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5F30E" w14:textId="77777777" w:rsidR="00421C69" w:rsidRDefault="00421C69">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kern w:val="36"/>
          <w:sz w:val="48"/>
          <w:szCs w:val="48"/>
          <w14:ligatures w14:val="none"/>
        </w:rPr>
      </w:pPr>
      <w:proofErr w:type="spellStart"/>
      <w:r>
        <w:rPr>
          <w:rFonts w:ascii="Courier New" w:hAnsi="Courier New" w:cs="Courier New"/>
          <w:color w:val="000000"/>
        </w:rPr>
        <w:t>BlastyBiz</w:t>
      </w:r>
      <w:proofErr w:type="spellEnd"/>
      <w:r>
        <w:rPr>
          <w:rFonts w:ascii="Courier New" w:hAnsi="Courier New" w:cs="Courier New"/>
          <w:color w:val="000000"/>
        </w:rPr>
        <w:t xml:space="preserve"> — Full Site Audit</w:t>
      </w:r>
    </w:p>
    <w:p w14:paraId="02EA313D" w14:textId="77777777" w:rsidR="00421C69" w:rsidRDefault="00421C69">
      <w:pPr>
        <w:pStyle w:val="HTMLPreformatted"/>
        <w:rPr>
          <w:color w:val="000000"/>
        </w:rPr>
      </w:pPr>
    </w:p>
    <w:p w14:paraId="6D6F99C5"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Style w:val="Strong"/>
          <w:rFonts w:ascii="Courier New" w:hAnsi="Courier New" w:cs="Courier New"/>
          <w:color w:val="000000"/>
          <w:sz w:val="20"/>
          <w:szCs w:val="20"/>
        </w:rPr>
        <w:t xml:space="preserve">Last updated: July 4, 2026 (Session 37 — Onboarding </w:t>
      </w:r>
      <w:proofErr w:type="spellStart"/>
      <w:r>
        <w:rPr>
          <w:rStyle w:val="Strong"/>
          <w:rFonts w:ascii="Courier New" w:hAnsi="Courier New" w:cs="Courier New"/>
          <w:color w:val="000000"/>
          <w:sz w:val="20"/>
          <w:szCs w:val="20"/>
        </w:rPr>
        <w:t>createBusiness</w:t>
      </w:r>
      <w:proofErr w:type="spellEnd"/>
      <w:r>
        <w:rPr>
          <w:rStyle w:val="Strong"/>
          <w:rFonts w:ascii="Courier New" w:hAnsi="Courier New" w:cs="Courier New"/>
          <w:color w:val="000000"/>
          <w:sz w:val="20"/>
          <w:szCs w:val="20"/>
        </w:rPr>
        <w:t xml:space="preserve"> CF never firing; </w:t>
      </w:r>
      <w:proofErr w:type="spellStart"/>
      <w:r>
        <w:rPr>
          <w:rStyle w:val="Strong"/>
          <w:rFonts w:ascii="Courier New" w:hAnsi="Courier New" w:cs="Courier New"/>
          <w:color w:val="000000"/>
          <w:sz w:val="20"/>
          <w:szCs w:val="20"/>
        </w:rPr>
        <w:t>window.currentStep</w:t>
      </w:r>
      <w:proofErr w:type="spellEnd"/>
      <w:r>
        <w:rPr>
          <w:rStyle w:val="Strong"/>
          <w:rFonts w:ascii="Courier New" w:hAnsi="Courier New" w:cs="Courier New"/>
          <w:color w:val="000000"/>
          <w:sz w:val="20"/>
          <w:szCs w:val="20"/>
        </w:rPr>
        <w:t xml:space="preserve"> bug fixed)</w:t>
      </w:r>
    </w:p>
    <w:p w14:paraId="6D6B05A4"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Style w:val="Strong"/>
          <w:rFonts w:ascii="Courier New" w:hAnsi="Courier New" w:cs="Courier New"/>
          <w:color w:val="000000"/>
          <w:sz w:val="20"/>
          <w:szCs w:val="20"/>
        </w:rPr>
        <w:t>Firebase Project:</w:t>
      </w:r>
      <w:r>
        <w:rPr>
          <w:rFonts w:ascii="Courier New" w:hAnsi="Courier New" w:cs="Courier New"/>
          <w:color w:val="000000"/>
          <w:sz w:val="20"/>
          <w:szCs w:val="20"/>
        </w:rPr>
        <w:t xml:space="preserve"> blastybiz-9523e</w:t>
      </w:r>
    </w:p>
    <w:p w14:paraId="3DC444B6"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Style w:val="Strong"/>
          <w:rFonts w:ascii="Courier New" w:hAnsi="Courier New" w:cs="Courier New"/>
          <w:color w:val="000000"/>
          <w:sz w:val="20"/>
          <w:szCs w:val="20"/>
        </w:rPr>
        <w:t>Live URL:</w:t>
      </w:r>
      <w:r>
        <w:rPr>
          <w:rFonts w:ascii="Courier New" w:hAnsi="Courier New" w:cs="Courier New"/>
          <w:color w:val="000000"/>
          <w:sz w:val="20"/>
          <w:szCs w:val="20"/>
        </w:rPr>
        <w:t xml:space="preserve"> </w:t>
      </w:r>
      <w:hyperlink r:id="rId5" w:history="1">
        <w:r>
          <w:rPr>
            <w:rStyle w:val="Hyperlink"/>
            <w:rFonts w:ascii="Courier New" w:hAnsi="Courier New" w:cs="Courier New"/>
            <w:sz w:val="20"/>
            <w:szCs w:val="20"/>
          </w:rPr>
          <w:t>https://blastybiz-9523e.web.app</w:t>
        </w:r>
      </w:hyperlink>
    </w:p>
    <w:p w14:paraId="2D8CD5C2" w14:textId="77777777" w:rsidR="00421C69" w:rsidRDefault="00421C69">
      <w:pPr>
        <w:pStyle w:val="HTMLPreformatted"/>
        <w:rPr>
          <w:color w:val="000000"/>
        </w:rPr>
      </w:pPr>
    </w:p>
    <w:p w14:paraId="0EF12C93" w14:textId="77777777" w:rsidR="00421C69" w:rsidRDefault="00421C69">
      <w:pPr>
        <w:pStyle w:val="HTMLPreformatted"/>
        <w:rPr>
          <w:color w:val="000000"/>
        </w:rPr>
      </w:pPr>
      <w:r>
        <w:rPr>
          <w:noProof/>
          <w:color w:val="000000"/>
        </w:rPr>
        <mc:AlternateContent>
          <mc:Choice Requires="wps">
            <w:drawing>
              <wp:inline distT="0" distB="0" distL="0" distR="0" wp14:anchorId="5B16BB24" wp14:editId="2354E10F">
                <wp:extent cx="5943600" cy="1270"/>
                <wp:effectExtent l="0" t="31750" r="0" b="36830"/>
                <wp:docPr id="122306687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545386"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547C69D" w14:textId="77777777" w:rsidR="00421C69" w:rsidRDefault="00421C69">
      <w:pPr>
        <w:pStyle w:val="HTMLPreformatted"/>
        <w:rPr>
          <w:color w:val="000000"/>
        </w:rPr>
      </w:pPr>
    </w:p>
    <w:p w14:paraId="3D9B4C41"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t>Deployed Cloud Functions (45 total — all v2, us-central1)</w:t>
      </w:r>
    </w:p>
    <w:p w14:paraId="09C91D94"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478"/>
        <w:gridCol w:w="3358"/>
        <w:gridCol w:w="1275"/>
        <w:gridCol w:w="4233"/>
      </w:tblGrid>
      <w:tr w:rsidR="00421C69" w14:paraId="069D76B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03806094"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6F05CEE0" w14:textId="77777777" w:rsidR="00421C69" w:rsidRDefault="00421C69">
            <w:pPr>
              <w:spacing w:before="150" w:after="150"/>
              <w:rPr>
                <w:rFonts w:eastAsia="Times New Roman"/>
                <w:b/>
                <w:bCs/>
              </w:rPr>
            </w:pPr>
            <w:r>
              <w:rPr>
                <w:rFonts w:eastAsia="Times New Roman"/>
                <w:b/>
                <w:bCs/>
              </w:rPr>
              <w:t>Function</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4CDE61A8" w14:textId="77777777" w:rsidR="00421C69" w:rsidRDefault="00421C69">
            <w:pPr>
              <w:spacing w:before="150" w:after="150"/>
              <w:rPr>
                <w:rFonts w:eastAsia="Times New Roman"/>
                <w:b/>
                <w:bCs/>
              </w:rPr>
            </w:pPr>
            <w:r>
              <w:rPr>
                <w:rFonts w:eastAsia="Times New Roman"/>
                <w:b/>
                <w:bCs/>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0A5554A8" w14:textId="77777777" w:rsidR="00421C69" w:rsidRDefault="00421C69">
            <w:pPr>
              <w:spacing w:before="150" w:after="150"/>
              <w:rPr>
                <w:rFonts w:eastAsia="Times New Roman"/>
                <w:b/>
                <w:bCs/>
              </w:rPr>
            </w:pPr>
            <w:r>
              <w:rPr>
                <w:rFonts w:eastAsia="Times New Roman"/>
                <w:b/>
                <w:bCs/>
              </w:rPr>
              <w:t>Purpose</w:t>
            </w:r>
          </w:p>
        </w:tc>
      </w:tr>
      <w:tr w:rsidR="00421C69" w14:paraId="1E51DB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E02178" w14:textId="77777777" w:rsidR="00421C69" w:rsidRDefault="00421C69">
            <w:pPr>
              <w:spacing w:before="150" w:after="150"/>
              <w:rPr>
                <w:rFonts w:eastAsia="Times New Roman"/>
              </w:rPr>
            </w:pPr>
            <w:r>
              <w:rPr>
                <w:rFonts w:eastAsia="Times New Roman"/>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70F45F" w14:textId="77777777" w:rsidR="00421C69" w:rsidRDefault="00421C69">
            <w:pPr>
              <w:spacing w:before="150" w:after="150"/>
              <w:rPr>
                <w:rFonts w:eastAsia="Times New Roman"/>
              </w:rPr>
            </w:pPr>
            <w:proofErr w:type="spellStart"/>
            <w:r>
              <w:rPr>
                <w:rStyle w:val="HTMLCode"/>
              </w:rPr>
              <w:t>generateEnrichmentQuestions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5BE368"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301993" w14:textId="77777777" w:rsidR="00421C69" w:rsidRDefault="00421C69">
            <w:pPr>
              <w:spacing w:before="150" w:after="150"/>
              <w:rPr>
                <w:rFonts w:eastAsia="Times New Roman"/>
              </w:rPr>
            </w:pPr>
            <w:r>
              <w:rPr>
                <w:rFonts w:eastAsia="Times New Roman"/>
              </w:rPr>
              <w:t xml:space="preserve">AI generates 2–3 follow-up questions (claude-haiku-4-5); </w:t>
            </w:r>
            <w:proofErr w:type="spellStart"/>
            <w:r>
              <w:rPr>
                <w:rFonts w:eastAsia="Times New Roman"/>
              </w:rPr>
              <w:t>verifyBearer</w:t>
            </w:r>
            <w:proofErr w:type="spellEnd"/>
            <w:r>
              <w:rPr>
                <w:rFonts w:eastAsia="Times New Roman"/>
              </w:rPr>
              <w:t xml:space="preserve">(); </w:t>
            </w:r>
            <w:proofErr w:type="spellStart"/>
            <w:r>
              <w:rPr>
                <w:rFonts w:eastAsia="Times New Roman"/>
              </w:rPr>
              <w:t>trackAiUsage</w:t>
            </w:r>
            <w:proofErr w:type="spellEnd"/>
          </w:p>
        </w:tc>
      </w:tr>
      <w:tr w:rsidR="00421C69" w14:paraId="0E0169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61283C" w14:textId="77777777" w:rsidR="00421C69" w:rsidRDefault="00421C69">
            <w:pPr>
              <w:spacing w:before="150" w:after="150"/>
              <w:rPr>
                <w:rFonts w:eastAsia="Times New Roman"/>
              </w:rPr>
            </w:pPr>
            <w:r>
              <w:rPr>
                <w:rFonts w:eastAsia="Times New Roman"/>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51687A" w14:textId="77777777" w:rsidR="00421C69" w:rsidRDefault="00421C69">
            <w:pPr>
              <w:spacing w:before="150" w:after="150"/>
              <w:rPr>
                <w:rFonts w:eastAsia="Times New Roman"/>
              </w:rPr>
            </w:pPr>
            <w:proofErr w:type="spellStart"/>
            <w:r>
              <w:rPr>
                <w:rStyle w:val="HTMLCode"/>
              </w:rPr>
              <w:t>adaptListing</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21F2A0"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65C9F4" w14:textId="77777777" w:rsidR="00421C69" w:rsidRDefault="00421C69">
            <w:pPr>
              <w:spacing w:before="150" w:after="150"/>
              <w:rPr>
                <w:rFonts w:eastAsia="Times New Roman"/>
              </w:rPr>
            </w:pPr>
            <w:r>
              <w:rPr>
                <w:rFonts w:eastAsia="Times New Roman"/>
              </w:rPr>
              <w:t xml:space="preserve">AI listing adaptation (claude-sonnet-4-5-20250929); </w:t>
            </w:r>
            <w:proofErr w:type="spellStart"/>
            <w:r>
              <w:rPr>
                <w:rFonts w:eastAsia="Times New Roman"/>
              </w:rPr>
              <w:t>verifyBearer</w:t>
            </w:r>
            <w:proofErr w:type="spellEnd"/>
            <w:r>
              <w:rPr>
                <w:rFonts w:eastAsia="Times New Roman"/>
              </w:rPr>
              <w:t xml:space="preserve">() + AI_LIMITS cap; </w:t>
            </w:r>
            <w:proofErr w:type="spellStart"/>
            <w:r>
              <w:rPr>
                <w:rFonts w:eastAsia="Times New Roman"/>
              </w:rPr>
              <w:t>trackAiUsage</w:t>
            </w:r>
            <w:proofErr w:type="spellEnd"/>
          </w:p>
        </w:tc>
      </w:tr>
      <w:tr w:rsidR="00421C69" w14:paraId="1C665E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413D50" w14:textId="77777777" w:rsidR="00421C69" w:rsidRDefault="00421C69">
            <w:pPr>
              <w:spacing w:before="150" w:after="150"/>
              <w:rPr>
                <w:rFonts w:eastAsia="Times New Roman"/>
              </w:rPr>
            </w:pPr>
            <w:r>
              <w:rPr>
                <w:rFonts w:eastAsia="Times New Roman"/>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DA09DE" w14:textId="77777777" w:rsidR="00421C69" w:rsidRDefault="00421C69">
            <w:pPr>
              <w:spacing w:before="150" w:after="150"/>
              <w:rPr>
                <w:rFonts w:eastAsia="Times New Roman"/>
              </w:rPr>
            </w:pPr>
            <w:proofErr w:type="spellStart"/>
            <w:r>
              <w:rPr>
                <w:rStyle w:val="HTMLCode"/>
              </w:rPr>
              <w:t>resolveCategories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B96163"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DA07B4" w14:textId="77777777" w:rsidR="00421C69" w:rsidRDefault="00421C69">
            <w:pPr>
              <w:spacing w:before="150" w:after="150"/>
              <w:rPr>
                <w:rFonts w:eastAsia="Times New Roman"/>
              </w:rPr>
            </w:pPr>
            <w:r>
              <w:rPr>
                <w:rFonts w:eastAsia="Times New Roman"/>
              </w:rPr>
              <w:t xml:space="preserve">AI category resolution (claude-sonnet-4-5-20250929); </w:t>
            </w:r>
            <w:proofErr w:type="spellStart"/>
            <w:r>
              <w:rPr>
                <w:rFonts w:eastAsia="Times New Roman"/>
              </w:rPr>
              <w:t>verifyBearer</w:t>
            </w:r>
            <w:proofErr w:type="spellEnd"/>
            <w:r>
              <w:rPr>
                <w:rFonts w:eastAsia="Times New Roman"/>
              </w:rPr>
              <w:t xml:space="preserve">() + AI_LIMITS cap; </w:t>
            </w:r>
            <w:proofErr w:type="spellStart"/>
            <w:r>
              <w:rPr>
                <w:rFonts w:eastAsia="Times New Roman"/>
              </w:rPr>
              <w:t>trackAiUsage</w:t>
            </w:r>
            <w:proofErr w:type="spellEnd"/>
          </w:p>
        </w:tc>
      </w:tr>
      <w:tr w:rsidR="00421C69" w14:paraId="4BA1FF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340F5E" w14:textId="77777777" w:rsidR="00421C69" w:rsidRDefault="00421C69">
            <w:pPr>
              <w:spacing w:before="150" w:after="150"/>
              <w:rPr>
                <w:rFonts w:eastAsia="Times New Roman"/>
              </w:rPr>
            </w:pPr>
            <w:r>
              <w:rPr>
                <w:rFonts w:eastAsia="Times New Roman"/>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3E446B" w14:textId="77777777" w:rsidR="00421C69" w:rsidRDefault="00421C69">
            <w:pPr>
              <w:spacing w:before="150" w:after="150"/>
              <w:rPr>
                <w:rFonts w:eastAsia="Times New Roman"/>
              </w:rPr>
            </w:pPr>
            <w:proofErr w:type="spellStart"/>
            <w:r>
              <w:rPr>
                <w:rStyle w:val="HTMLCode"/>
              </w:rPr>
              <w:t>approvePendingPost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D38A59"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6F4B20" w14:textId="77777777" w:rsidR="00421C69" w:rsidRDefault="00421C69">
            <w:pPr>
              <w:spacing w:before="150" w:after="150"/>
              <w:rPr>
                <w:rFonts w:eastAsia="Times New Roman"/>
              </w:rPr>
            </w:pPr>
            <w:r>
              <w:rPr>
                <w:rFonts w:eastAsia="Times New Roman"/>
              </w:rPr>
              <w:t xml:space="preserve">Owner approves a scheduled pending draft; creates </w:t>
            </w:r>
            <w:proofErr w:type="spellStart"/>
            <w:r>
              <w:rPr>
                <w:rFonts w:eastAsia="Times New Roman"/>
              </w:rPr>
              <w:t>publishJobs</w:t>
            </w:r>
            <w:proofErr w:type="spellEnd"/>
            <w:r>
              <w:rPr>
                <w:rFonts w:eastAsia="Times New Roman"/>
              </w:rPr>
              <w:t xml:space="preserve">; </w:t>
            </w:r>
            <w:proofErr w:type="spellStart"/>
            <w:r>
              <w:rPr>
                <w:rFonts w:eastAsia="Times New Roman"/>
              </w:rPr>
              <w:t>verifyBearer</w:t>
            </w:r>
            <w:proofErr w:type="spellEnd"/>
            <w:r>
              <w:rPr>
                <w:rFonts w:eastAsia="Times New Roman"/>
              </w:rPr>
              <w:t>() + ownership check</w:t>
            </w:r>
          </w:p>
        </w:tc>
      </w:tr>
      <w:tr w:rsidR="00421C69" w14:paraId="7FB3400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DFABB3" w14:textId="77777777" w:rsidR="00421C69" w:rsidRDefault="00421C69">
            <w:pPr>
              <w:spacing w:before="150" w:after="150"/>
              <w:rPr>
                <w:rFonts w:eastAsia="Times New Roman"/>
              </w:rPr>
            </w:pPr>
            <w:r>
              <w:rPr>
                <w:rFonts w:eastAsia="Times New Roman"/>
              </w:rPr>
              <w:lastRenderedPageBreak/>
              <w:t>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CAC366" w14:textId="77777777" w:rsidR="00421C69" w:rsidRDefault="00421C69">
            <w:pPr>
              <w:spacing w:before="150" w:after="150"/>
              <w:rPr>
                <w:rFonts w:eastAsia="Times New Roman"/>
              </w:rPr>
            </w:pPr>
            <w:proofErr w:type="spellStart"/>
            <w:r>
              <w:rPr>
                <w:rStyle w:val="HTMLCode"/>
              </w:rPr>
              <w:t>approveDraft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B703EF"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1EC688" w14:textId="77777777" w:rsidR="00421C69" w:rsidRDefault="00421C69">
            <w:pPr>
              <w:spacing w:before="150" w:after="150"/>
              <w:rPr>
                <w:rFonts w:eastAsia="Times New Roman"/>
              </w:rPr>
            </w:pPr>
            <w:r>
              <w:rPr>
                <w:rFonts w:eastAsia="Times New Roman"/>
              </w:rPr>
              <w:t xml:space="preserve">Creates </w:t>
            </w:r>
            <w:proofErr w:type="spellStart"/>
            <w:r>
              <w:rPr>
                <w:rFonts w:eastAsia="Times New Roman"/>
              </w:rPr>
              <w:t>publishJobs</w:t>
            </w:r>
            <w:proofErr w:type="spellEnd"/>
            <w:r>
              <w:rPr>
                <w:rFonts w:eastAsia="Times New Roman"/>
              </w:rPr>
              <w:t xml:space="preserve"> batch from a listing draft; </w:t>
            </w:r>
            <w:proofErr w:type="spellStart"/>
            <w:r>
              <w:rPr>
                <w:rFonts w:eastAsia="Times New Roman"/>
              </w:rPr>
              <w:t>verifyBearer</w:t>
            </w:r>
            <w:proofErr w:type="spellEnd"/>
            <w:r>
              <w:rPr>
                <w:rFonts w:eastAsia="Times New Roman"/>
              </w:rPr>
              <w:t>(); Starter plan-gating</w:t>
            </w:r>
          </w:p>
        </w:tc>
      </w:tr>
      <w:tr w:rsidR="00421C69" w14:paraId="29C4DBE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AC003F" w14:textId="77777777" w:rsidR="00421C69" w:rsidRDefault="00421C69">
            <w:pPr>
              <w:spacing w:before="150" w:after="150"/>
              <w:rPr>
                <w:rFonts w:eastAsia="Times New Roman"/>
              </w:rPr>
            </w:pPr>
            <w:r>
              <w:rPr>
                <w:rFonts w:eastAsia="Times New Roman"/>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923119" w14:textId="77777777" w:rsidR="00421C69" w:rsidRDefault="00421C69">
            <w:pPr>
              <w:spacing w:before="150" w:after="150"/>
              <w:rPr>
                <w:rFonts w:eastAsia="Times New Roman"/>
              </w:rPr>
            </w:pPr>
            <w:proofErr w:type="spellStart"/>
            <w:r>
              <w:rPr>
                <w:rStyle w:val="HTMLCode"/>
              </w:rPr>
              <w:t>uploadImage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727F79"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91144F" w14:textId="77777777" w:rsidR="00421C69" w:rsidRDefault="00421C69">
            <w:pPr>
              <w:spacing w:before="150" w:after="150"/>
              <w:rPr>
                <w:rFonts w:eastAsia="Times New Roman"/>
              </w:rPr>
            </w:pPr>
            <w:r>
              <w:rPr>
                <w:rFonts w:eastAsia="Times New Roman"/>
              </w:rPr>
              <w:t xml:space="preserve">Uploads images to Firebase Storage; </w:t>
            </w:r>
            <w:proofErr w:type="spellStart"/>
            <w:r>
              <w:rPr>
                <w:rFonts w:eastAsia="Times New Roman"/>
              </w:rPr>
              <w:t>verifyBearer</w:t>
            </w:r>
            <w:proofErr w:type="spellEnd"/>
            <w:r>
              <w:rPr>
                <w:rFonts w:eastAsia="Times New Roman"/>
              </w:rPr>
              <w:t>()</w:t>
            </w:r>
          </w:p>
        </w:tc>
      </w:tr>
      <w:tr w:rsidR="00421C69" w14:paraId="62CCBB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346E5B" w14:textId="77777777" w:rsidR="00421C69" w:rsidRDefault="00421C69">
            <w:pPr>
              <w:spacing w:before="150" w:after="150"/>
              <w:rPr>
                <w:rFonts w:eastAsia="Times New Roman"/>
              </w:rPr>
            </w:pPr>
            <w:r>
              <w:rPr>
                <w:rFonts w:eastAsia="Times New Roman"/>
              </w:rPr>
              <w:t>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7A5932" w14:textId="77777777" w:rsidR="00421C69" w:rsidRDefault="00421C69">
            <w:pPr>
              <w:spacing w:before="150" w:after="150"/>
              <w:rPr>
                <w:rFonts w:eastAsia="Times New Roman"/>
              </w:rPr>
            </w:pPr>
            <w:proofErr w:type="spellStart"/>
            <w:r>
              <w:rPr>
                <w:rStyle w:val="HTMLCode"/>
              </w:rPr>
              <w:t>createCheckoutSession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BCBF96"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0EBF46" w14:textId="77777777" w:rsidR="00421C69" w:rsidRDefault="00421C69">
            <w:pPr>
              <w:spacing w:before="150" w:after="150"/>
              <w:rPr>
                <w:rFonts w:eastAsia="Times New Roman"/>
              </w:rPr>
            </w:pPr>
            <w:r>
              <w:rPr>
                <w:rFonts w:eastAsia="Times New Roman"/>
              </w:rPr>
              <w:t xml:space="preserve">Square </w:t>
            </w:r>
            <w:proofErr w:type="spellStart"/>
            <w:r>
              <w:rPr>
                <w:rFonts w:eastAsia="Times New Roman"/>
              </w:rPr>
              <w:t>quickPay</w:t>
            </w:r>
            <w:proofErr w:type="spellEnd"/>
            <w:r>
              <w:rPr>
                <w:rFonts w:eastAsia="Times New Roman"/>
              </w:rPr>
              <w:t xml:space="preserve"> checkout (price from </w:t>
            </w:r>
            <w:proofErr w:type="spellStart"/>
            <w:r>
              <w:rPr>
                <w:rFonts w:eastAsia="Times New Roman"/>
              </w:rPr>
              <w:t>Firestore</w:t>
            </w:r>
            <w:proofErr w:type="spellEnd"/>
            <w:r>
              <w:rPr>
                <w:rFonts w:eastAsia="Times New Roman"/>
              </w:rPr>
              <w:t xml:space="preserve"> settings/pricing); </w:t>
            </w:r>
            <w:proofErr w:type="spellStart"/>
            <w:r>
              <w:rPr>
                <w:rFonts w:eastAsia="Times New Roman"/>
              </w:rPr>
              <w:t>verifyBearer</w:t>
            </w:r>
            <w:proofErr w:type="spellEnd"/>
            <w:r>
              <w:rPr>
                <w:rFonts w:eastAsia="Times New Roman"/>
              </w:rPr>
              <w:t>()</w:t>
            </w:r>
          </w:p>
        </w:tc>
      </w:tr>
      <w:tr w:rsidR="00421C69" w14:paraId="3DFB6FC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4F1805" w14:textId="77777777" w:rsidR="00421C69" w:rsidRDefault="00421C69">
            <w:pPr>
              <w:spacing w:before="150" w:after="150"/>
              <w:rPr>
                <w:rFonts w:eastAsia="Times New Roman"/>
              </w:rPr>
            </w:pPr>
            <w:r>
              <w:rPr>
                <w:rFonts w:eastAsia="Times New Roman"/>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596DC0" w14:textId="77777777" w:rsidR="00421C69" w:rsidRDefault="00421C69">
            <w:pPr>
              <w:spacing w:before="150" w:after="150"/>
              <w:rPr>
                <w:rFonts w:eastAsia="Times New Roman"/>
              </w:rPr>
            </w:pPr>
            <w:proofErr w:type="spellStart"/>
            <w:r>
              <w:rPr>
                <w:rStyle w:val="HTMLCode"/>
              </w:rPr>
              <w:t>createPortalSession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D45B35"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BBCEDB" w14:textId="77777777" w:rsidR="00421C69" w:rsidRDefault="00421C69">
            <w:pPr>
              <w:spacing w:before="150" w:after="150"/>
              <w:rPr>
                <w:rFonts w:eastAsia="Times New Roman"/>
              </w:rPr>
            </w:pPr>
            <w:r>
              <w:rPr>
                <w:rFonts w:eastAsia="Times New Roman"/>
              </w:rPr>
              <w:t xml:space="preserve">Returns mailto billing support link (no Square hosted portal); </w:t>
            </w:r>
            <w:proofErr w:type="spellStart"/>
            <w:r>
              <w:rPr>
                <w:rFonts w:eastAsia="Times New Roman"/>
              </w:rPr>
              <w:t>verifyBearer</w:t>
            </w:r>
            <w:proofErr w:type="spellEnd"/>
            <w:r>
              <w:rPr>
                <w:rFonts w:eastAsia="Times New Roman"/>
              </w:rPr>
              <w:t>()</w:t>
            </w:r>
          </w:p>
        </w:tc>
      </w:tr>
      <w:tr w:rsidR="00421C69" w14:paraId="55B11D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FC761E" w14:textId="77777777" w:rsidR="00421C69" w:rsidRDefault="00421C69">
            <w:pPr>
              <w:spacing w:before="150" w:after="150"/>
              <w:rPr>
                <w:rFonts w:eastAsia="Times New Roman"/>
              </w:rPr>
            </w:pPr>
            <w:r>
              <w:rPr>
                <w:rFonts w:eastAsia="Times New Roman"/>
              </w:rPr>
              <w:t>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4C3FA7" w14:textId="77777777" w:rsidR="00421C69" w:rsidRDefault="00421C69">
            <w:pPr>
              <w:spacing w:before="150" w:after="150"/>
              <w:rPr>
                <w:rFonts w:eastAsia="Times New Roman"/>
              </w:rPr>
            </w:pPr>
            <w:proofErr w:type="spellStart"/>
            <w:r>
              <w:rPr>
                <w:rStyle w:val="HTMLCode"/>
              </w:rPr>
              <w:t>squareWebhook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32D2F1"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D34955" w14:textId="77777777" w:rsidR="00421C69" w:rsidRDefault="00421C69">
            <w:pPr>
              <w:spacing w:before="150" w:after="150"/>
              <w:rPr>
                <w:rFonts w:eastAsia="Times New Roman"/>
              </w:rPr>
            </w:pPr>
            <w:r>
              <w:rPr>
                <w:rFonts w:eastAsia="Times New Roman"/>
              </w:rPr>
              <w:t xml:space="preserve">Square HMAC-SHA256; handles </w:t>
            </w:r>
            <w:proofErr w:type="spellStart"/>
            <w:r>
              <w:rPr>
                <w:rFonts w:eastAsia="Times New Roman"/>
              </w:rPr>
              <w:t>payment.completed</w:t>
            </w:r>
            <w:proofErr w:type="spellEnd"/>
            <w:r>
              <w:rPr>
                <w:rFonts w:eastAsia="Times New Roman"/>
              </w:rPr>
              <w:t xml:space="preserve"> + </w:t>
            </w:r>
            <w:proofErr w:type="spellStart"/>
            <w:r>
              <w:rPr>
                <w:rFonts w:eastAsia="Times New Roman"/>
              </w:rPr>
              <w:t>subscription.created</w:t>
            </w:r>
            <w:proofErr w:type="spellEnd"/>
            <w:r>
              <w:rPr>
                <w:rFonts w:eastAsia="Times New Roman"/>
              </w:rPr>
              <w:t xml:space="preserve"> + </w:t>
            </w:r>
            <w:proofErr w:type="spellStart"/>
            <w:r>
              <w:rPr>
                <w:rFonts w:eastAsia="Times New Roman"/>
              </w:rPr>
              <w:t>subscription.canceled</w:t>
            </w:r>
            <w:proofErr w:type="spellEnd"/>
          </w:p>
        </w:tc>
      </w:tr>
      <w:tr w:rsidR="00421C69" w14:paraId="0A877E4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C070AD" w14:textId="77777777" w:rsidR="00421C69" w:rsidRDefault="00421C69">
            <w:pPr>
              <w:spacing w:before="150" w:after="150"/>
              <w:rPr>
                <w:rFonts w:eastAsia="Times New Roman"/>
              </w:rPr>
            </w:pPr>
            <w:r>
              <w:rPr>
                <w:rFonts w:eastAsia="Times New Roman"/>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AF41F1" w14:textId="77777777" w:rsidR="00421C69" w:rsidRDefault="00421C69">
            <w:pPr>
              <w:spacing w:before="150" w:after="150"/>
              <w:rPr>
                <w:rFonts w:eastAsia="Times New Roman"/>
              </w:rPr>
            </w:pPr>
            <w:proofErr w:type="spellStart"/>
            <w:r>
              <w:rPr>
                <w:rStyle w:val="HTMLCode"/>
              </w:rPr>
              <w:t>initiateGoogleOAuth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816AA8"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E57A08" w14:textId="77777777" w:rsidR="00421C69" w:rsidRDefault="00421C69">
            <w:pPr>
              <w:spacing w:before="150" w:after="150"/>
              <w:rPr>
                <w:rFonts w:eastAsia="Times New Roman"/>
              </w:rPr>
            </w:pPr>
            <w:r>
              <w:rPr>
                <w:rFonts w:eastAsia="Times New Roman"/>
              </w:rPr>
              <w:t xml:space="preserve">Starts Google OAuth (redirect to consent screen); includes </w:t>
            </w:r>
            <w:proofErr w:type="spellStart"/>
            <w:r>
              <w:rPr>
                <w:rFonts w:eastAsia="Times New Roman"/>
              </w:rPr>
              <w:t>returnTo</w:t>
            </w:r>
            <w:proofErr w:type="spellEnd"/>
            <w:r>
              <w:rPr>
                <w:rFonts w:eastAsia="Times New Roman"/>
              </w:rPr>
              <w:t xml:space="preserve"> in state</w:t>
            </w:r>
          </w:p>
        </w:tc>
      </w:tr>
      <w:tr w:rsidR="00421C69" w14:paraId="7B40F7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04C09E" w14:textId="77777777" w:rsidR="00421C69" w:rsidRDefault="00421C69">
            <w:pPr>
              <w:spacing w:before="150" w:after="150"/>
              <w:rPr>
                <w:rFonts w:eastAsia="Times New Roman"/>
              </w:rPr>
            </w:pPr>
            <w:r>
              <w:rPr>
                <w:rFonts w:eastAsia="Times New Roman"/>
              </w:rPr>
              <w:t>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5E17CF" w14:textId="77777777" w:rsidR="00421C69" w:rsidRDefault="00421C69">
            <w:pPr>
              <w:spacing w:before="150" w:after="150"/>
              <w:rPr>
                <w:rFonts w:eastAsia="Times New Roman"/>
              </w:rPr>
            </w:pPr>
            <w:proofErr w:type="spellStart"/>
            <w:r>
              <w:rPr>
                <w:rStyle w:val="HTMLCode"/>
              </w:rPr>
              <w:t>googleOAuthCallback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C432B2"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D9AFFB" w14:textId="77777777" w:rsidR="00421C69" w:rsidRDefault="00421C69">
            <w:pPr>
              <w:spacing w:before="150" w:after="150"/>
              <w:rPr>
                <w:rFonts w:eastAsia="Times New Roman"/>
              </w:rPr>
            </w:pPr>
            <w:r>
              <w:rPr>
                <w:rFonts w:eastAsia="Times New Roman"/>
              </w:rPr>
              <w:t xml:space="preserve">Exchanges code for tokens; stores </w:t>
            </w:r>
            <w:proofErr w:type="spellStart"/>
            <w:r>
              <w:rPr>
                <w:rFonts w:eastAsia="Times New Roman"/>
              </w:rPr>
              <w:t>accessToken</w:t>
            </w:r>
            <w:proofErr w:type="spellEnd"/>
            <w:r>
              <w:rPr>
                <w:rFonts w:eastAsia="Times New Roman"/>
              </w:rPr>
              <w:t>/</w:t>
            </w:r>
            <w:proofErr w:type="spellStart"/>
            <w:r>
              <w:rPr>
                <w:rFonts w:eastAsia="Times New Roman"/>
              </w:rPr>
              <w:t>refreshToken</w:t>
            </w:r>
            <w:proofErr w:type="spellEnd"/>
            <w:r>
              <w:rPr>
                <w:rFonts w:eastAsia="Times New Roman"/>
              </w:rPr>
              <w:t xml:space="preserve"> in </w:t>
            </w:r>
            <w:proofErr w:type="spellStart"/>
            <w:r>
              <w:rPr>
                <w:rFonts w:eastAsia="Times New Roman"/>
              </w:rPr>
              <w:t>platformConnections</w:t>
            </w:r>
            <w:proofErr w:type="spellEnd"/>
          </w:p>
        </w:tc>
      </w:tr>
      <w:tr w:rsidR="00421C69" w14:paraId="6EF1D3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6179EE" w14:textId="77777777" w:rsidR="00421C69" w:rsidRDefault="00421C69">
            <w:pPr>
              <w:spacing w:before="150" w:after="150"/>
              <w:rPr>
                <w:rFonts w:eastAsia="Times New Roman"/>
              </w:rPr>
            </w:pPr>
            <w:r>
              <w:rPr>
                <w:rFonts w:eastAsia="Times New Roman"/>
              </w:rPr>
              <w:lastRenderedPageBreak/>
              <w:t>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8F44B3" w14:textId="77777777" w:rsidR="00421C69" w:rsidRDefault="00421C69">
            <w:pPr>
              <w:spacing w:before="150" w:after="150"/>
              <w:rPr>
                <w:rFonts w:eastAsia="Times New Roman"/>
              </w:rPr>
            </w:pPr>
            <w:proofErr w:type="spellStart"/>
            <w:r>
              <w:rPr>
                <w:rStyle w:val="HTMLCode"/>
              </w:rPr>
              <w:t>initiateFacebookOAuth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4B6B6E"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654416" w14:textId="77777777" w:rsidR="00421C69" w:rsidRDefault="00421C69">
            <w:pPr>
              <w:spacing w:before="150" w:after="150"/>
              <w:rPr>
                <w:rFonts w:eastAsia="Times New Roman"/>
              </w:rPr>
            </w:pPr>
            <w:r>
              <w:rPr>
                <w:rFonts w:eastAsia="Times New Roman"/>
              </w:rPr>
              <w:t xml:space="preserve">Starts Facebook OAuth (redirect to consent screen); includes </w:t>
            </w:r>
            <w:proofErr w:type="spellStart"/>
            <w:r>
              <w:rPr>
                <w:rFonts w:eastAsia="Times New Roman"/>
              </w:rPr>
              <w:t>returnTo</w:t>
            </w:r>
            <w:proofErr w:type="spellEnd"/>
            <w:r>
              <w:rPr>
                <w:rFonts w:eastAsia="Times New Roman"/>
              </w:rPr>
              <w:t xml:space="preserve"> in state</w:t>
            </w:r>
          </w:p>
        </w:tc>
      </w:tr>
      <w:tr w:rsidR="00421C69" w14:paraId="6DF230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55BC87" w14:textId="77777777" w:rsidR="00421C69" w:rsidRDefault="00421C69">
            <w:pPr>
              <w:spacing w:before="150" w:after="150"/>
              <w:rPr>
                <w:rFonts w:eastAsia="Times New Roman"/>
              </w:rPr>
            </w:pPr>
            <w:r>
              <w:rPr>
                <w:rFonts w:eastAsia="Times New Roman"/>
              </w:rPr>
              <w:t>13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2E550B" w14:textId="77777777" w:rsidR="00421C69" w:rsidRDefault="00421C69">
            <w:pPr>
              <w:spacing w:before="150" w:after="150"/>
              <w:rPr>
                <w:rFonts w:eastAsia="Times New Roman"/>
              </w:rPr>
            </w:pPr>
            <w:proofErr w:type="spellStart"/>
            <w:r>
              <w:rPr>
                <w:rStyle w:val="HTMLCode"/>
              </w:rPr>
              <w:t>facebookOAuthCallback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816434"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EE1D97" w14:textId="77777777" w:rsidR="00421C69" w:rsidRDefault="00421C69">
            <w:pPr>
              <w:spacing w:before="150" w:after="150"/>
              <w:rPr>
                <w:rFonts w:eastAsia="Times New Roman"/>
              </w:rPr>
            </w:pPr>
            <w:r>
              <w:rPr>
                <w:rFonts w:eastAsia="Times New Roman"/>
              </w:rPr>
              <w:t xml:space="preserve">Exchanges code for page token; stores page + Instagram </w:t>
            </w:r>
            <w:proofErr w:type="spellStart"/>
            <w:r>
              <w:rPr>
                <w:rFonts w:eastAsia="Times New Roman"/>
              </w:rPr>
              <w:t>platformConnections</w:t>
            </w:r>
            <w:proofErr w:type="spellEnd"/>
          </w:p>
        </w:tc>
      </w:tr>
      <w:tr w:rsidR="00421C69" w14:paraId="7ACA62D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2A48D9" w14:textId="77777777" w:rsidR="00421C69" w:rsidRDefault="00421C69">
            <w:pPr>
              <w:spacing w:before="150" w:after="150"/>
              <w:rPr>
                <w:rFonts w:eastAsia="Times New Roman"/>
              </w:rPr>
            </w:pPr>
            <w:r>
              <w:rPr>
                <w:rFonts w:eastAsia="Times New Roman"/>
              </w:rPr>
              <w:t>14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399CDA" w14:textId="77777777" w:rsidR="00421C69" w:rsidRDefault="00421C69">
            <w:pPr>
              <w:spacing w:before="150" w:after="150"/>
              <w:rPr>
                <w:rFonts w:eastAsia="Times New Roman"/>
              </w:rPr>
            </w:pPr>
            <w:proofErr w:type="spellStart"/>
            <w:r>
              <w:rPr>
                <w:rStyle w:val="HTMLCode"/>
              </w:rPr>
              <w:t>postToBing</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431FF4"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2D956E" w14:textId="77777777" w:rsidR="00421C69" w:rsidRDefault="00421C69">
            <w:pPr>
              <w:spacing w:before="150" w:after="150"/>
              <w:rPr>
                <w:rFonts w:eastAsia="Times New Roman"/>
              </w:rPr>
            </w:pPr>
            <w:r>
              <w:rPr>
                <w:rFonts w:eastAsia="Times New Roman"/>
              </w:rPr>
              <w:t xml:space="preserve">Marks job </w:t>
            </w:r>
            <w:proofErr w:type="spellStart"/>
            <w:r>
              <w:rPr>
                <w:rFonts w:eastAsia="Times New Roman"/>
              </w:rPr>
              <w:t>manual_required</w:t>
            </w:r>
            <w:proofErr w:type="spellEnd"/>
            <w:r>
              <w:rPr>
                <w:rFonts w:eastAsia="Times New Roman"/>
              </w:rPr>
              <w:t xml:space="preserve"> (Bing has no public write API)</w:t>
            </w:r>
          </w:p>
        </w:tc>
      </w:tr>
      <w:tr w:rsidR="00421C69" w14:paraId="073642E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3FD60C" w14:textId="77777777" w:rsidR="00421C69" w:rsidRDefault="00421C69">
            <w:pPr>
              <w:spacing w:before="150" w:after="150"/>
              <w:rPr>
                <w:rFonts w:eastAsia="Times New Roman"/>
              </w:rPr>
            </w:pPr>
            <w:r>
              <w:rPr>
                <w:rFonts w:eastAsia="Times New Roman"/>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03621A" w14:textId="77777777" w:rsidR="00421C69" w:rsidRDefault="00421C69">
            <w:pPr>
              <w:spacing w:before="150" w:after="150"/>
              <w:rPr>
                <w:rFonts w:eastAsia="Times New Roman"/>
              </w:rPr>
            </w:pPr>
            <w:proofErr w:type="spellStart"/>
            <w:r>
              <w:rPr>
                <w:rStyle w:val="HTMLCode"/>
              </w:rPr>
              <w:t>postToAppleMaps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D74DD3"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D14AFA" w14:textId="77777777" w:rsidR="00421C69" w:rsidRDefault="00421C69">
            <w:pPr>
              <w:spacing w:before="150" w:after="150"/>
              <w:rPr>
                <w:rFonts w:eastAsia="Times New Roman"/>
              </w:rPr>
            </w:pPr>
            <w:r>
              <w:rPr>
                <w:rFonts w:eastAsia="Times New Roman"/>
              </w:rPr>
              <w:t xml:space="preserve">Marks job </w:t>
            </w:r>
            <w:proofErr w:type="spellStart"/>
            <w:r>
              <w:rPr>
                <w:rFonts w:eastAsia="Times New Roman"/>
              </w:rPr>
              <w:t>manual_required</w:t>
            </w:r>
            <w:proofErr w:type="spellEnd"/>
            <w:r>
              <w:rPr>
                <w:rFonts w:eastAsia="Times New Roman"/>
              </w:rPr>
              <w:t xml:space="preserve"> (Apple Maps has no public write API)</w:t>
            </w:r>
          </w:p>
        </w:tc>
      </w:tr>
      <w:tr w:rsidR="00421C69" w14:paraId="0E49AE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B21301" w14:textId="77777777" w:rsidR="00421C69" w:rsidRDefault="00421C69">
            <w:pPr>
              <w:spacing w:before="150" w:after="150"/>
              <w:rPr>
                <w:rFonts w:eastAsia="Times New Roman"/>
              </w:rPr>
            </w:pPr>
            <w:r>
              <w:rPr>
                <w:rFonts w:eastAsia="Times New Roman"/>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8FDAD8" w14:textId="77777777" w:rsidR="00421C69" w:rsidRDefault="00421C69">
            <w:pPr>
              <w:spacing w:before="150" w:after="150"/>
              <w:rPr>
                <w:rFonts w:eastAsia="Times New Roman"/>
              </w:rPr>
            </w:pPr>
            <w:proofErr w:type="spellStart"/>
            <w:r>
              <w:rPr>
                <w:rStyle w:val="HTMLCode"/>
              </w:rPr>
              <w:t>dispatchPublishJob</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CB3CE7" w14:textId="77777777" w:rsidR="00421C69" w:rsidRDefault="00421C69">
            <w:pPr>
              <w:spacing w:before="150" w:after="150"/>
              <w:rPr>
                <w:rFonts w:eastAsia="Times New Roman"/>
              </w:rPr>
            </w:pPr>
            <w:proofErr w:type="spellStart"/>
            <w:r>
              <w:rPr>
                <w:rFonts w:eastAsia="Times New Roman"/>
              </w:rPr>
              <w:t>Firestore</w:t>
            </w:r>
            <w:proofErr w:type="spellEnd"/>
            <w:r>
              <w:rPr>
                <w:rFonts w:eastAsia="Times New Roman"/>
              </w:rPr>
              <w:t xml:space="preserve"> trigger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EC38BD" w14:textId="77777777" w:rsidR="00421C69" w:rsidRDefault="00421C69">
            <w:pPr>
              <w:spacing w:before="150" w:after="150"/>
              <w:rPr>
                <w:rFonts w:eastAsia="Times New Roman"/>
              </w:rPr>
            </w:pPr>
            <w:proofErr w:type="spellStart"/>
            <w:r>
              <w:rPr>
                <w:rFonts w:eastAsia="Times New Roman"/>
              </w:rPr>
              <w:t>publishJobs</w:t>
            </w:r>
            <w:proofErr w:type="spellEnd"/>
            <w:r>
              <w:rPr>
                <w:rFonts w:eastAsia="Times New Roman"/>
              </w:rPr>
              <w:t>/{</w:t>
            </w:r>
            <w:proofErr w:type="spellStart"/>
            <w:r>
              <w:rPr>
                <w:rFonts w:eastAsia="Times New Roman"/>
              </w:rPr>
              <w:t>jobId</w:t>
            </w:r>
            <w:proofErr w:type="spellEnd"/>
            <w:r>
              <w:rPr>
                <w:rFonts w:eastAsia="Times New Roman"/>
              </w:rPr>
              <w:t>} created → dispatches to platform helpers (Google/Facebook/Instagram/Bing/Apple)</w:t>
            </w:r>
          </w:p>
        </w:tc>
      </w:tr>
      <w:tr w:rsidR="00421C69" w14:paraId="6873C6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AB2C58" w14:textId="77777777" w:rsidR="00421C69" w:rsidRDefault="00421C69">
            <w:pPr>
              <w:spacing w:before="150" w:after="150"/>
              <w:rPr>
                <w:rFonts w:eastAsia="Times New Roman"/>
              </w:rPr>
            </w:pPr>
            <w:r>
              <w:rPr>
                <w:rFonts w:eastAsia="Times New Roman"/>
              </w:rPr>
              <w:t>17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D0F074" w14:textId="77777777" w:rsidR="00421C69" w:rsidRDefault="00421C69">
            <w:pPr>
              <w:spacing w:before="150" w:after="150"/>
              <w:rPr>
                <w:rFonts w:eastAsia="Times New Roman"/>
              </w:rPr>
            </w:pPr>
            <w:proofErr w:type="spellStart"/>
            <w:r>
              <w:rPr>
                <w:rStyle w:val="HTMLCode"/>
              </w:rPr>
              <w:t>jobFailedTrigger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A56CBA" w14:textId="77777777" w:rsidR="00421C69" w:rsidRDefault="00421C69">
            <w:pPr>
              <w:spacing w:before="150" w:after="150"/>
              <w:rPr>
                <w:rFonts w:eastAsia="Times New Roman"/>
              </w:rPr>
            </w:pPr>
            <w:proofErr w:type="spellStart"/>
            <w:r>
              <w:rPr>
                <w:rFonts w:eastAsia="Times New Roman"/>
              </w:rPr>
              <w:t>Firestore</w:t>
            </w:r>
            <w:proofErr w:type="spellEnd"/>
            <w:r>
              <w:rPr>
                <w:rFonts w:eastAsia="Times New Roman"/>
              </w:rPr>
              <w:t xml:space="preserve"> trigger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490C91" w14:textId="77777777" w:rsidR="00421C69" w:rsidRDefault="00421C69">
            <w:pPr>
              <w:spacing w:before="150" w:after="150"/>
              <w:rPr>
                <w:rFonts w:eastAsia="Times New Roman"/>
              </w:rPr>
            </w:pPr>
            <w:proofErr w:type="spellStart"/>
            <w:r>
              <w:rPr>
                <w:rFonts w:eastAsia="Times New Roman"/>
              </w:rPr>
              <w:t>publishJobs</w:t>
            </w:r>
            <w:proofErr w:type="spellEnd"/>
            <w:r>
              <w:rPr>
                <w:rFonts w:eastAsia="Times New Roman"/>
              </w:rPr>
              <w:t>/{</w:t>
            </w:r>
            <w:proofErr w:type="spellStart"/>
            <w:r>
              <w:rPr>
                <w:rFonts w:eastAsia="Times New Roman"/>
              </w:rPr>
              <w:t>jobId</w:t>
            </w:r>
            <w:proofErr w:type="spellEnd"/>
            <w:r>
              <w:rPr>
                <w:rFonts w:eastAsia="Times New Roman"/>
              </w:rPr>
              <w:t>} status → failed → sends failure email via Resend</w:t>
            </w:r>
          </w:p>
        </w:tc>
      </w:tr>
      <w:tr w:rsidR="00421C69" w14:paraId="74F13F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A09188" w14:textId="77777777" w:rsidR="00421C69" w:rsidRDefault="00421C69">
            <w:pPr>
              <w:spacing w:before="150" w:after="150"/>
              <w:rPr>
                <w:rFonts w:eastAsia="Times New Roman"/>
              </w:rPr>
            </w:pPr>
            <w:r>
              <w:rPr>
                <w:rFonts w:eastAsia="Times New Roman"/>
              </w:rPr>
              <w:t>18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FBDD4D" w14:textId="77777777" w:rsidR="00421C69" w:rsidRDefault="00421C69">
            <w:pPr>
              <w:spacing w:before="150" w:after="150"/>
              <w:rPr>
                <w:rFonts w:eastAsia="Times New Roman"/>
              </w:rPr>
            </w:pPr>
            <w:proofErr w:type="spellStart"/>
            <w:r>
              <w:rPr>
                <w:rStyle w:val="HTMLCode"/>
              </w:rPr>
              <w:t>userCreatedTrigger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65DD71" w14:textId="77777777" w:rsidR="00421C69" w:rsidRDefault="00421C69">
            <w:pPr>
              <w:spacing w:before="150" w:after="150"/>
              <w:rPr>
                <w:rFonts w:eastAsia="Times New Roman"/>
              </w:rPr>
            </w:pPr>
            <w:proofErr w:type="spellStart"/>
            <w:r>
              <w:rPr>
                <w:rFonts w:eastAsia="Times New Roman"/>
              </w:rPr>
              <w:t>Firestore</w:t>
            </w:r>
            <w:proofErr w:type="spellEnd"/>
            <w:r>
              <w:rPr>
                <w:rFonts w:eastAsia="Times New Roman"/>
              </w:rPr>
              <w:t xml:space="preserve"> trigger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ED054D" w14:textId="77777777" w:rsidR="00421C69" w:rsidRDefault="00421C69">
            <w:pPr>
              <w:spacing w:before="150" w:after="150"/>
              <w:rPr>
                <w:rFonts w:eastAsia="Times New Roman"/>
              </w:rPr>
            </w:pPr>
            <w:r>
              <w:rPr>
                <w:rFonts w:eastAsia="Times New Roman"/>
              </w:rPr>
              <w:t>users/{</w:t>
            </w:r>
            <w:proofErr w:type="spellStart"/>
            <w:r>
              <w:rPr>
                <w:rFonts w:eastAsia="Times New Roman"/>
              </w:rPr>
              <w:t>uid</w:t>
            </w:r>
            <w:proofErr w:type="spellEnd"/>
            <w:r>
              <w:rPr>
                <w:rFonts w:eastAsia="Times New Roman"/>
              </w:rPr>
              <w:t>} created → sends welcome email via Resend</w:t>
            </w:r>
          </w:p>
        </w:tc>
      </w:tr>
      <w:tr w:rsidR="00421C69" w14:paraId="4BA53D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136F42" w14:textId="77777777" w:rsidR="00421C69" w:rsidRDefault="00421C69">
            <w:pPr>
              <w:spacing w:before="150" w:after="150"/>
              <w:rPr>
                <w:rFonts w:eastAsia="Times New Roman"/>
              </w:rPr>
            </w:pPr>
            <w:r>
              <w:rPr>
                <w:rFonts w:eastAsia="Times New Roman"/>
              </w:rPr>
              <w:t>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A01311" w14:textId="77777777" w:rsidR="00421C69" w:rsidRDefault="00421C69">
            <w:pPr>
              <w:spacing w:before="150" w:after="150"/>
              <w:rPr>
                <w:rFonts w:eastAsia="Times New Roman"/>
              </w:rPr>
            </w:pPr>
            <w:proofErr w:type="spellStart"/>
            <w:r>
              <w:rPr>
                <w:rStyle w:val="HTMLCode"/>
              </w:rPr>
              <w:t>deleteAccount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082FB8"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1B76B1" w14:textId="77777777" w:rsidR="00421C69" w:rsidRDefault="00421C69">
            <w:pPr>
              <w:spacing w:before="150" w:after="150"/>
              <w:rPr>
                <w:rFonts w:eastAsia="Times New Roman"/>
              </w:rPr>
            </w:pPr>
            <w:r>
              <w:rPr>
                <w:rFonts w:eastAsia="Times New Roman"/>
              </w:rPr>
              <w:t xml:space="preserve">Wipes all </w:t>
            </w:r>
            <w:proofErr w:type="spellStart"/>
            <w:r>
              <w:rPr>
                <w:rFonts w:eastAsia="Times New Roman"/>
              </w:rPr>
              <w:t>Firestore</w:t>
            </w:r>
            <w:proofErr w:type="spellEnd"/>
            <w:r>
              <w:rPr>
                <w:rFonts w:eastAsia="Times New Roman"/>
              </w:rPr>
              <w:t xml:space="preserve"> docs; deletes </w:t>
            </w:r>
            <w:proofErr w:type="spellStart"/>
            <w:r>
              <w:rPr>
                <w:rFonts w:eastAsia="Times New Roman"/>
              </w:rPr>
              <w:t>Auth</w:t>
            </w:r>
            <w:proofErr w:type="spellEnd"/>
            <w:r>
              <w:rPr>
                <w:rFonts w:eastAsia="Times New Roman"/>
              </w:rPr>
              <w:t xml:space="preserve"> user; cancels Square subscription</w:t>
            </w:r>
          </w:p>
        </w:tc>
      </w:tr>
      <w:tr w:rsidR="00421C69" w14:paraId="35719D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3F5D66" w14:textId="77777777" w:rsidR="00421C69" w:rsidRDefault="00421C69">
            <w:pPr>
              <w:spacing w:before="150" w:after="150"/>
              <w:rPr>
                <w:rFonts w:eastAsia="Times New Roman"/>
              </w:rPr>
            </w:pPr>
            <w:r>
              <w:rPr>
                <w:rFonts w:eastAsia="Times New Roman"/>
              </w:rPr>
              <w:lastRenderedPageBreak/>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EED9B0" w14:textId="77777777" w:rsidR="00421C69" w:rsidRDefault="00421C69">
            <w:pPr>
              <w:spacing w:before="150" w:after="150"/>
              <w:rPr>
                <w:rFonts w:eastAsia="Times New Roman"/>
              </w:rPr>
            </w:pPr>
            <w:proofErr w:type="spellStart"/>
            <w:r>
              <w:rPr>
                <w:rStyle w:val="HTMLCode"/>
              </w:rPr>
              <w:t>setOperatorSecret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22014A"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98513E" w14:textId="77777777" w:rsidR="00421C69" w:rsidRDefault="00421C69">
            <w:pPr>
              <w:spacing w:before="150" w:after="150"/>
              <w:rPr>
                <w:rFonts w:eastAsia="Times New Roman"/>
              </w:rPr>
            </w:pPr>
            <w:r>
              <w:rPr>
                <w:rFonts w:eastAsia="Times New Roman"/>
              </w:rPr>
              <w:t>Admin-only: writes/updates Firebase Secret Manager secrets via Cloud IAM token</w:t>
            </w:r>
          </w:p>
        </w:tc>
      </w:tr>
      <w:tr w:rsidR="00421C69" w14:paraId="2168ED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BF9910" w14:textId="77777777" w:rsidR="00421C69" w:rsidRDefault="00421C69">
            <w:pPr>
              <w:spacing w:before="150" w:after="150"/>
              <w:rPr>
                <w:rFonts w:eastAsia="Times New Roman"/>
              </w:rPr>
            </w:pPr>
            <w:r>
              <w:rPr>
                <w:rFonts w:eastAsia="Times New Roman"/>
              </w:rPr>
              <w:t>21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5FE19D" w14:textId="77777777" w:rsidR="00421C69" w:rsidRDefault="00421C69">
            <w:pPr>
              <w:spacing w:before="150" w:after="150"/>
              <w:rPr>
                <w:rFonts w:eastAsia="Times New Roman"/>
              </w:rPr>
            </w:pPr>
            <w:proofErr w:type="spellStart"/>
            <w:r>
              <w:rPr>
                <w:rStyle w:val="HTMLCode"/>
              </w:rPr>
              <w:t>adminListPublishJobs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5F25F7"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405E27" w14:textId="77777777" w:rsidR="00421C69" w:rsidRDefault="00421C69">
            <w:pPr>
              <w:spacing w:before="150" w:after="150"/>
              <w:rPr>
                <w:rFonts w:eastAsia="Times New Roman"/>
              </w:rPr>
            </w:pPr>
            <w:r>
              <w:rPr>
                <w:rFonts w:eastAsia="Times New Roman"/>
              </w:rPr>
              <w:t xml:space="preserve">Admin: </w:t>
            </w:r>
            <w:proofErr w:type="spellStart"/>
            <w:r>
              <w:rPr>
                <w:rFonts w:eastAsia="Times New Roman"/>
              </w:rPr>
              <w:t>publishJobs</w:t>
            </w:r>
            <w:proofErr w:type="spellEnd"/>
            <w:r>
              <w:rPr>
                <w:rFonts w:eastAsia="Times New Roman"/>
              </w:rPr>
              <w:t xml:space="preserve"> list with optional status filter; </w:t>
            </w:r>
            <w:proofErr w:type="spellStart"/>
            <w:r>
              <w:rPr>
                <w:rFonts w:eastAsia="Times New Roman"/>
              </w:rPr>
              <w:t>requireAdmin</w:t>
            </w:r>
            <w:proofErr w:type="spellEnd"/>
            <w:r>
              <w:rPr>
                <w:rFonts w:eastAsia="Times New Roman"/>
              </w:rPr>
              <w:t>()</w:t>
            </w:r>
          </w:p>
        </w:tc>
      </w:tr>
      <w:tr w:rsidR="00421C69" w14:paraId="69A774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7810C4" w14:textId="77777777" w:rsidR="00421C69" w:rsidRDefault="00421C69">
            <w:pPr>
              <w:spacing w:before="150" w:after="150"/>
              <w:rPr>
                <w:rFonts w:eastAsia="Times New Roman"/>
              </w:rPr>
            </w:pPr>
            <w:r>
              <w:rPr>
                <w:rFonts w:eastAsia="Times New Roman"/>
              </w:rPr>
              <w:t>22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27FEA2" w14:textId="77777777" w:rsidR="00421C69" w:rsidRDefault="00421C69">
            <w:pPr>
              <w:spacing w:before="150" w:after="150"/>
              <w:rPr>
                <w:rFonts w:eastAsia="Times New Roman"/>
              </w:rPr>
            </w:pPr>
            <w:proofErr w:type="spellStart"/>
            <w:r>
              <w:rPr>
                <w:rStyle w:val="HTMLCode"/>
              </w:rPr>
              <w:t>adminListFailedJobs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602EA5"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EA46B5" w14:textId="77777777" w:rsidR="00421C69" w:rsidRDefault="00421C69">
            <w:pPr>
              <w:spacing w:before="150" w:after="150"/>
              <w:rPr>
                <w:rFonts w:eastAsia="Times New Roman"/>
              </w:rPr>
            </w:pPr>
            <w:r>
              <w:rPr>
                <w:rFonts w:eastAsia="Times New Roman"/>
              </w:rPr>
              <w:t>Admin: failed/</w:t>
            </w:r>
            <w:proofErr w:type="spellStart"/>
            <w:r>
              <w:rPr>
                <w:rFonts w:eastAsia="Times New Roman"/>
              </w:rPr>
              <w:t>manual_required</w:t>
            </w:r>
            <w:proofErr w:type="spellEnd"/>
            <w:r>
              <w:rPr>
                <w:rFonts w:eastAsia="Times New Roman"/>
              </w:rPr>
              <w:t>/</w:t>
            </w:r>
            <w:proofErr w:type="spellStart"/>
            <w:r>
              <w:rPr>
                <w:rFonts w:eastAsia="Times New Roman"/>
              </w:rPr>
              <w:t>manual_followup</w:t>
            </w:r>
            <w:proofErr w:type="spellEnd"/>
            <w:r>
              <w:rPr>
                <w:rFonts w:eastAsia="Times New Roman"/>
              </w:rPr>
              <w:t xml:space="preserve"> jobs; </w:t>
            </w:r>
            <w:proofErr w:type="spellStart"/>
            <w:r>
              <w:rPr>
                <w:rFonts w:eastAsia="Times New Roman"/>
              </w:rPr>
              <w:t>requireAdmin</w:t>
            </w:r>
            <w:proofErr w:type="spellEnd"/>
            <w:r>
              <w:rPr>
                <w:rFonts w:eastAsia="Times New Roman"/>
              </w:rPr>
              <w:t>()</w:t>
            </w:r>
          </w:p>
        </w:tc>
      </w:tr>
      <w:tr w:rsidR="00421C69" w14:paraId="543BF6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322D63" w14:textId="77777777" w:rsidR="00421C69" w:rsidRDefault="00421C69">
            <w:pPr>
              <w:spacing w:before="150" w:after="150"/>
              <w:rPr>
                <w:rFonts w:eastAsia="Times New Roman"/>
              </w:rPr>
            </w:pPr>
            <w:r>
              <w:rPr>
                <w:rFonts w:eastAsia="Times New Roman"/>
              </w:rPr>
              <w:t>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041432" w14:textId="77777777" w:rsidR="00421C69" w:rsidRDefault="00421C69">
            <w:pPr>
              <w:spacing w:before="150" w:after="150"/>
              <w:rPr>
                <w:rFonts w:eastAsia="Times New Roman"/>
              </w:rPr>
            </w:pPr>
            <w:proofErr w:type="spellStart"/>
            <w:r>
              <w:rPr>
                <w:rStyle w:val="HTMLCode"/>
              </w:rPr>
              <w:t>adminRetryJob</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8784D9"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006BFF" w14:textId="77777777" w:rsidR="00421C69" w:rsidRDefault="00421C69">
            <w:pPr>
              <w:spacing w:before="150" w:after="150"/>
              <w:rPr>
                <w:rFonts w:eastAsia="Times New Roman"/>
              </w:rPr>
            </w:pPr>
            <w:r>
              <w:rPr>
                <w:rFonts w:eastAsia="Times New Roman"/>
              </w:rPr>
              <w:t xml:space="preserve">Admin: directly calls platform publish helper + writes result (no re-queue); </w:t>
            </w:r>
            <w:proofErr w:type="spellStart"/>
            <w:r>
              <w:rPr>
                <w:rFonts w:eastAsia="Times New Roman"/>
              </w:rPr>
              <w:t>requireAdmin</w:t>
            </w:r>
            <w:proofErr w:type="spellEnd"/>
            <w:r>
              <w:rPr>
                <w:rFonts w:eastAsia="Times New Roman"/>
              </w:rPr>
              <w:t>()</w:t>
            </w:r>
          </w:p>
        </w:tc>
      </w:tr>
      <w:tr w:rsidR="00421C69" w14:paraId="312ED22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6D20D7" w14:textId="77777777" w:rsidR="00421C69" w:rsidRDefault="00421C69">
            <w:pPr>
              <w:spacing w:before="150" w:after="150"/>
              <w:rPr>
                <w:rFonts w:eastAsia="Times New Roman"/>
              </w:rPr>
            </w:pPr>
            <w:r>
              <w:rPr>
                <w:rFonts w:eastAsia="Times New Roman"/>
              </w:rPr>
              <w:t>24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918763" w14:textId="77777777" w:rsidR="00421C69" w:rsidRDefault="00421C69">
            <w:pPr>
              <w:spacing w:before="150" w:after="150"/>
              <w:rPr>
                <w:rFonts w:eastAsia="Times New Roman"/>
              </w:rPr>
            </w:pPr>
            <w:proofErr w:type="spellStart"/>
            <w:r>
              <w:rPr>
                <w:rStyle w:val="HTMLCode"/>
              </w:rPr>
              <w:t>adminMarkManualFollowup</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03AC0C"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EBFBFD" w14:textId="77777777" w:rsidR="00421C69" w:rsidRDefault="00421C69">
            <w:pPr>
              <w:spacing w:before="150" w:after="150"/>
              <w:rPr>
                <w:rFonts w:eastAsia="Times New Roman"/>
              </w:rPr>
            </w:pPr>
            <w:r>
              <w:rPr>
                <w:rFonts w:eastAsia="Times New Roman"/>
              </w:rPr>
              <w:t xml:space="preserve">Admin: sets job status → </w:t>
            </w:r>
            <w:proofErr w:type="spellStart"/>
            <w:r>
              <w:rPr>
                <w:rFonts w:eastAsia="Times New Roman"/>
              </w:rPr>
              <w:t>manual_followup</w:t>
            </w:r>
            <w:proofErr w:type="spellEnd"/>
            <w:r>
              <w:rPr>
                <w:rFonts w:eastAsia="Times New Roman"/>
              </w:rPr>
              <w:t xml:space="preserve">; </w:t>
            </w:r>
            <w:proofErr w:type="spellStart"/>
            <w:r>
              <w:rPr>
                <w:rFonts w:eastAsia="Times New Roman"/>
              </w:rPr>
              <w:t>requireAdmin</w:t>
            </w:r>
            <w:proofErr w:type="spellEnd"/>
            <w:r>
              <w:rPr>
                <w:rFonts w:eastAsia="Times New Roman"/>
              </w:rPr>
              <w:t>()</w:t>
            </w:r>
          </w:p>
        </w:tc>
      </w:tr>
      <w:tr w:rsidR="00421C69" w14:paraId="18D400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4119AD" w14:textId="77777777" w:rsidR="00421C69" w:rsidRDefault="00421C69">
            <w:pPr>
              <w:spacing w:before="150" w:after="150"/>
              <w:rPr>
                <w:rFonts w:eastAsia="Times New Roman"/>
              </w:rPr>
            </w:pPr>
            <w:r>
              <w:rPr>
                <w:rFonts w:eastAsia="Times New Roman"/>
              </w:rPr>
              <w:t>25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82F730" w14:textId="77777777" w:rsidR="00421C69" w:rsidRDefault="00421C69">
            <w:pPr>
              <w:spacing w:before="150" w:after="150"/>
              <w:rPr>
                <w:rFonts w:eastAsia="Times New Roman"/>
              </w:rPr>
            </w:pPr>
            <w:proofErr w:type="spellStart"/>
            <w:r>
              <w:rPr>
                <w:rStyle w:val="HTMLCode"/>
              </w:rPr>
              <w:t>adminListBusinesses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51B125"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05C7F0" w14:textId="77777777" w:rsidR="00421C69" w:rsidRDefault="00421C69">
            <w:pPr>
              <w:spacing w:before="150" w:after="150"/>
              <w:rPr>
                <w:rFonts w:eastAsia="Times New Roman"/>
              </w:rPr>
            </w:pPr>
            <w:r>
              <w:rPr>
                <w:rFonts w:eastAsia="Times New Roman"/>
              </w:rPr>
              <w:t xml:space="preserve">Admin: all businesses ordered by </w:t>
            </w:r>
            <w:proofErr w:type="spellStart"/>
            <w:r>
              <w:rPr>
                <w:rFonts w:eastAsia="Times New Roman"/>
              </w:rPr>
              <w:t>createdAt</w:t>
            </w:r>
            <w:proofErr w:type="spellEnd"/>
            <w:r>
              <w:rPr>
                <w:rFonts w:eastAsia="Times New Roman"/>
              </w:rPr>
              <w:t xml:space="preserve"> </w:t>
            </w:r>
            <w:proofErr w:type="spellStart"/>
            <w:r>
              <w:rPr>
                <w:rFonts w:eastAsia="Times New Roman"/>
              </w:rPr>
              <w:t>desc</w:t>
            </w:r>
            <w:proofErr w:type="spellEnd"/>
            <w:r>
              <w:rPr>
                <w:rFonts w:eastAsia="Times New Roman"/>
              </w:rPr>
              <w:t xml:space="preserve">; </w:t>
            </w:r>
            <w:proofErr w:type="spellStart"/>
            <w:r>
              <w:rPr>
                <w:rFonts w:eastAsia="Times New Roman"/>
              </w:rPr>
              <w:t>requireAdmin</w:t>
            </w:r>
            <w:proofErr w:type="spellEnd"/>
            <w:r>
              <w:rPr>
                <w:rFonts w:eastAsia="Times New Roman"/>
              </w:rPr>
              <w:t>()</w:t>
            </w:r>
          </w:p>
        </w:tc>
      </w:tr>
      <w:tr w:rsidR="00421C69" w14:paraId="5F10DD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2239CF" w14:textId="77777777" w:rsidR="00421C69" w:rsidRDefault="00421C69">
            <w:pPr>
              <w:spacing w:before="150" w:after="150"/>
              <w:rPr>
                <w:rFonts w:eastAsia="Times New Roman"/>
              </w:rPr>
            </w:pPr>
            <w:r>
              <w:rPr>
                <w:rFonts w:eastAsia="Times New Roman"/>
              </w:rPr>
              <w:t>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10819A" w14:textId="77777777" w:rsidR="00421C69" w:rsidRDefault="00421C69">
            <w:pPr>
              <w:spacing w:before="150" w:after="150"/>
              <w:rPr>
                <w:rFonts w:eastAsia="Times New Roman"/>
              </w:rPr>
            </w:pPr>
            <w:proofErr w:type="spellStart"/>
            <w:r>
              <w:rPr>
                <w:rStyle w:val="HTMLCode"/>
              </w:rPr>
              <w:t>adminListPlatformConnections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48F51F"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F0699F" w14:textId="77777777" w:rsidR="00421C69" w:rsidRDefault="00421C69">
            <w:pPr>
              <w:spacing w:before="150" w:after="150"/>
              <w:rPr>
                <w:rFonts w:eastAsia="Times New Roman"/>
              </w:rPr>
            </w:pPr>
            <w:r>
              <w:rPr>
                <w:rFonts w:eastAsia="Times New Roman"/>
              </w:rPr>
              <w:t xml:space="preserve">Admin: all </w:t>
            </w:r>
            <w:proofErr w:type="spellStart"/>
            <w:r>
              <w:rPr>
                <w:rFonts w:eastAsia="Times New Roman"/>
              </w:rPr>
              <w:t>platformConnections</w:t>
            </w:r>
            <w:proofErr w:type="spellEnd"/>
            <w:r>
              <w:rPr>
                <w:rFonts w:eastAsia="Times New Roman"/>
              </w:rPr>
              <w:t xml:space="preserve">; </w:t>
            </w:r>
            <w:proofErr w:type="spellStart"/>
            <w:r>
              <w:rPr>
                <w:rFonts w:eastAsia="Times New Roman"/>
              </w:rPr>
              <w:t>requireAdmin</w:t>
            </w:r>
            <w:proofErr w:type="spellEnd"/>
            <w:r>
              <w:rPr>
                <w:rFonts w:eastAsia="Times New Roman"/>
              </w:rPr>
              <w:t>()</w:t>
            </w:r>
          </w:p>
        </w:tc>
      </w:tr>
      <w:tr w:rsidR="00421C69" w14:paraId="2D957C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1E3C17" w14:textId="77777777" w:rsidR="00421C69" w:rsidRDefault="00421C69">
            <w:pPr>
              <w:spacing w:before="150" w:after="150"/>
              <w:rPr>
                <w:rFonts w:eastAsia="Times New Roman"/>
              </w:rPr>
            </w:pPr>
            <w:r>
              <w:rPr>
                <w:rFonts w:eastAsia="Times New Roman"/>
              </w:rPr>
              <w:t>27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F40F48" w14:textId="77777777" w:rsidR="00421C69" w:rsidRDefault="00421C69">
            <w:pPr>
              <w:spacing w:before="150" w:after="150"/>
              <w:rPr>
                <w:rFonts w:eastAsia="Times New Roman"/>
              </w:rPr>
            </w:pPr>
            <w:proofErr w:type="spellStart"/>
            <w:r>
              <w:rPr>
                <w:rStyle w:val="HTMLCode"/>
              </w:rPr>
              <w:t>adminPlatformHealth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FAF73B"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EB3D24" w14:textId="77777777" w:rsidR="00421C69" w:rsidRDefault="00421C69">
            <w:pPr>
              <w:spacing w:before="150" w:after="150"/>
              <w:rPr>
                <w:rFonts w:eastAsia="Times New Roman"/>
              </w:rPr>
            </w:pPr>
            <w:r>
              <w:rPr>
                <w:rFonts w:eastAsia="Times New Roman"/>
              </w:rPr>
              <w:t xml:space="preserve">Admin: connection counts by status + broken list joined with business names; </w:t>
            </w:r>
            <w:proofErr w:type="spellStart"/>
            <w:r>
              <w:rPr>
                <w:rFonts w:eastAsia="Times New Roman"/>
              </w:rPr>
              <w:t>requireAdmin</w:t>
            </w:r>
            <w:proofErr w:type="spellEnd"/>
            <w:r>
              <w:rPr>
                <w:rFonts w:eastAsia="Times New Roman"/>
              </w:rPr>
              <w:t>()</w:t>
            </w:r>
          </w:p>
        </w:tc>
      </w:tr>
      <w:tr w:rsidR="00421C69" w14:paraId="19CC31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D410AE" w14:textId="77777777" w:rsidR="00421C69" w:rsidRDefault="00421C69">
            <w:pPr>
              <w:spacing w:before="150" w:after="150"/>
              <w:rPr>
                <w:rFonts w:eastAsia="Times New Roman"/>
              </w:rPr>
            </w:pPr>
            <w:r>
              <w:rPr>
                <w:rFonts w:eastAsia="Times New Roman"/>
              </w:rPr>
              <w:lastRenderedPageBreak/>
              <w:t>28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90D94D" w14:textId="77777777" w:rsidR="00421C69" w:rsidRDefault="00421C69">
            <w:pPr>
              <w:spacing w:before="150" w:after="150"/>
              <w:rPr>
                <w:rFonts w:eastAsia="Times New Roman"/>
              </w:rPr>
            </w:pPr>
            <w:proofErr w:type="spellStart"/>
            <w:r>
              <w:rPr>
                <w:rStyle w:val="HTMLCode"/>
              </w:rPr>
              <w:t>adminSendReconnectNudge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ED1CA4"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7085DD" w14:textId="77777777" w:rsidR="00421C69" w:rsidRDefault="00421C69">
            <w:pPr>
              <w:spacing w:before="150" w:after="150"/>
              <w:rPr>
                <w:rFonts w:eastAsia="Times New Roman"/>
              </w:rPr>
            </w:pPr>
            <w:r>
              <w:rPr>
                <w:rFonts w:eastAsia="Times New Roman"/>
              </w:rPr>
              <w:t xml:space="preserve">Admin: sends Resend reconnect email to business owner for a given </w:t>
            </w:r>
            <w:proofErr w:type="spellStart"/>
            <w:r>
              <w:rPr>
                <w:rFonts w:eastAsia="Times New Roman"/>
              </w:rPr>
              <w:t>connectionId</w:t>
            </w:r>
            <w:proofErr w:type="spellEnd"/>
            <w:r>
              <w:rPr>
                <w:rFonts w:eastAsia="Times New Roman"/>
              </w:rPr>
              <w:t xml:space="preserve">; </w:t>
            </w:r>
            <w:proofErr w:type="spellStart"/>
            <w:r>
              <w:rPr>
                <w:rFonts w:eastAsia="Times New Roman"/>
              </w:rPr>
              <w:t>requireAdmin</w:t>
            </w:r>
            <w:proofErr w:type="spellEnd"/>
            <w:r>
              <w:rPr>
                <w:rFonts w:eastAsia="Times New Roman"/>
              </w:rPr>
              <w:t>()</w:t>
            </w:r>
          </w:p>
        </w:tc>
      </w:tr>
      <w:tr w:rsidR="00421C69" w14:paraId="29E80B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8C0B6C" w14:textId="77777777" w:rsidR="00421C69" w:rsidRDefault="00421C69">
            <w:pPr>
              <w:spacing w:before="150" w:after="150"/>
              <w:rPr>
                <w:rFonts w:eastAsia="Times New Roman"/>
              </w:rPr>
            </w:pPr>
            <w:r>
              <w:rPr>
                <w:rFonts w:eastAsia="Times New Roman"/>
              </w:rPr>
              <w:t>29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9F0DC5" w14:textId="77777777" w:rsidR="00421C69" w:rsidRDefault="00421C69">
            <w:pPr>
              <w:spacing w:before="150" w:after="150"/>
              <w:rPr>
                <w:rFonts w:eastAsia="Times New Roman"/>
              </w:rPr>
            </w:pPr>
            <w:proofErr w:type="spellStart"/>
            <w:r>
              <w:rPr>
                <w:rStyle w:val="HTMLCode"/>
              </w:rPr>
              <w:t>adminListActivityLogs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E008BF"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BC5A7B" w14:textId="77777777" w:rsidR="00421C69" w:rsidRDefault="00421C69">
            <w:pPr>
              <w:spacing w:before="150" w:after="150"/>
              <w:rPr>
                <w:rFonts w:eastAsia="Times New Roman"/>
              </w:rPr>
            </w:pPr>
            <w:r>
              <w:rPr>
                <w:rFonts w:eastAsia="Times New Roman"/>
              </w:rPr>
              <w:t xml:space="preserve">Admin: </w:t>
            </w:r>
            <w:proofErr w:type="spellStart"/>
            <w:r>
              <w:rPr>
                <w:rFonts w:eastAsia="Times New Roman"/>
              </w:rPr>
              <w:t>activityLogs</w:t>
            </w:r>
            <w:proofErr w:type="spellEnd"/>
            <w:r>
              <w:rPr>
                <w:rFonts w:eastAsia="Times New Roman"/>
              </w:rPr>
              <w:t xml:space="preserve"> with optional </w:t>
            </w:r>
            <w:proofErr w:type="spellStart"/>
            <w:r>
              <w:rPr>
                <w:rFonts w:eastAsia="Times New Roman"/>
              </w:rPr>
              <w:t>uid</w:t>
            </w:r>
            <w:proofErr w:type="spellEnd"/>
            <w:r>
              <w:rPr>
                <w:rFonts w:eastAsia="Times New Roman"/>
              </w:rPr>
              <w:t xml:space="preserve"> filter; </w:t>
            </w:r>
            <w:proofErr w:type="spellStart"/>
            <w:r>
              <w:rPr>
                <w:rFonts w:eastAsia="Times New Roman"/>
              </w:rPr>
              <w:t>requireAdmin</w:t>
            </w:r>
            <w:proofErr w:type="spellEnd"/>
            <w:r>
              <w:rPr>
                <w:rFonts w:eastAsia="Times New Roman"/>
              </w:rPr>
              <w:t>()</w:t>
            </w:r>
          </w:p>
        </w:tc>
      </w:tr>
      <w:tr w:rsidR="00421C69" w14:paraId="7410F8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097B41" w14:textId="77777777" w:rsidR="00421C69" w:rsidRDefault="00421C69">
            <w:pPr>
              <w:spacing w:before="150" w:after="150"/>
              <w:rPr>
                <w:rFonts w:eastAsia="Times New Roman"/>
              </w:rPr>
            </w:pPr>
            <w:r>
              <w:rPr>
                <w:rFonts w:eastAsia="Times New Roman"/>
              </w:rPr>
              <w:t>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CA3F7B" w14:textId="77777777" w:rsidR="00421C69" w:rsidRDefault="00421C69">
            <w:pPr>
              <w:spacing w:before="150" w:after="150"/>
              <w:rPr>
                <w:rFonts w:eastAsia="Times New Roman"/>
              </w:rPr>
            </w:pPr>
            <w:proofErr w:type="spellStart"/>
            <w:r>
              <w:rPr>
                <w:rStyle w:val="HTMLCode"/>
              </w:rPr>
              <w:t>adminSubscriptionSummary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F24DD8"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A10A32" w14:textId="77777777" w:rsidR="00421C69" w:rsidRDefault="00421C69">
            <w:pPr>
              <w:spacing w:before="150" w:after="150"/>
              <w:rPr>
                <w:rFonts w:eastAsia="Times New Roman"/>
              </w:rPr>
            </w:pPr>
            <w:r>
              <w:rPr>
                <w:rFonts w:eastAsia="Times New Roman"/>
              </w:rPr>
              <w:t xml:space="preserve">Admin: live plan counts + MRR from </w:t>
            </w:r>
            <w:proofErr w:type="spellStart"/>
            <w:r>
              <w:rPr>
                <w:rFonts w:eastAsia="Times New Roman"/>
              </w:rPr>
              <w:t>Firestore</w:t>
            </w:r>
            <w:proofErr w:type="spellEnd"/>
            <w:r>
              <w:rPr>
                <w:rFonts w:eastAsia="Times New Roman"/>
              </w:rPr>
              <w:t xml:space="preserve">; </w:t>
            </w:r>
            <w:proofErr w:type="spellStart"/>
            <w:r>
              <w:rPr>
                <w:rFonts w:eastAsia="Times New Roman"/>
              </w:rPr>
              <w:t>requireAdmin</w:t>
            </w:r>
            <w:proofErr w:type="spellEnd"/>
            <w:r>
              <w:rPr>
                <w:rFonts w:eastAsia="Times New Roman"/>
              </w:rPr>
              <w:t>()</w:t>
            </w:r>
          </w:p>
        </w:tc>
      </w:tr>
      <w:tr w:rsidR="00421C69" w14:paraId="3BA888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28ABFA" w14:textId="77777777" w:rsidR="00421C69" w:rsidRDefault="00421C69">
            <w:pPr>
              <w:spacing w:before="150" w:after="150"/>
              <w:rPr>
                <w:rFonts w:eastAsia="Times New Roman"/>
              </w:rPr>
            </w:pPr>
            <w:r>
              <w:rPr>
                <w:rFonts w:eastAsia="Times New Roman"/>
              </w:rPr>
              <w:t>31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5A6060" w14:textId="77777777" w:rsidR="00421C69" w:rsidRDefault="00421C69">
            <w:pPr>
              <w:spacing w:before="150" w:after="150"/>
              <w:rPr>
                <w:rFonts w:eastAsia="Times New Roman"/>
              </w:rPr>
            </w:pPr>
            <w:proofErr w:type="spellStart"/>
            <w:r>
              <w:rPr>
                <w:rStyle w:val="HTMLCode"/>
              </w:rPr>
              <w:t>suggestPlatforms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301273"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409BDF" w14:textId="77777777" w:rsidR="00421C69" w:rsidRDefault="00421C69">
            <w:pPr>
              <w:spacing w:before="150" w:after="150"/>
              <w:rPr>
                <w:rFonts w:eastAsia="Times New Roman"/>
              </w:rPr>
            </w:pPr>
            <w:r>
              <w:rPr>
                <w:rFonts w:eastAsia="Times New Roman"/>
              </w:rPr>
              <w:t xml:space="preserve">AI recommends which platforms fit a business (claude-sonnet-4-5-20250929); </w:t>
            </w:r>
            <w:proofErr w:type="spellStart"/>
            <w:r>
              <w:rPr>
                <w:rFonts w:eastAsia="Times New Roman"/>
              </w:rPr>
              <w:t>verifyBearer</w:t>
            </w:r>
            <w:proofErr w:type="spellEnd"/>
            <w:r>
              <w:rPr>
                <w:rFonts w:eastAsia="Times New Roman"/>
              </w:rPr>
              <w:t xml:space="preserve">(); </w:t>
            </w:r>
            <w:proofErr w:type="spellStart"/>
            <w:r>
              <w:rPr>
                <w:rFonts w:eastAsia="Times New Roman"/>
              </w:rPr>
              <w:t>trackAiUsage</w:t>
            </w:r>
            <w:proofErr w:type="spellEnd"/>
          </w:p>
        </w:tc>
      </w:tr>
      <w:tr w:rsidR="00421C69" w14:paraId="08DB76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8AD765" w14:textId="77777777" w:rsidR="00421C69" w:rsidRDefault="00421C69">
            <w:pPr>
              <w:spacing w:before="150" w:after="150"/>
              <w:rPr>
                <w:rFonts w:eastAsia="Times New Roman"/>
              </w:rPr>
            </w:pPr>
            <w:r>
              <w:rPr>
                <w:rFonts w:eastAsia="Times New Roman"/>
              </w:rPr>
              <w:t>32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761F8D" w14:textId="77777777" w:rsidR="00421C69" w:rsidRDefault="00421C69">
            <w:pPr>
              <w:spacing w:before="150" w:after="150"/>
              <w:rPr>
                <w:rFonts w:eastAsia="Times New Roman"/>
              </w:rPr>
            </w:pPr>
            <w:proofErr w:type="spellStart"/>
            <w:r>
              <w:rPr>
                <w:rStyle w:val="HTMLCode"/>
              </w:rPr>
              <w:t>sendTestEmail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A5203D"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D2B0F5" w14:textId="77777777" w:rsidR="00421C69" w:rsidRDefault="00421C69">
            <w:pPr>
              <w:spacing w:before="150" w:after="150"/>
              <w:rPr>
                <w:rFonts w:eastAsia="Times New Roman"/>
              </w:rPr>
            </w:pPr>
            <w:r>
              <w:rPr>
                <w:rFonts w:eastAsia="Times New Roman"/>
              </w:rPr>
              <w:t xml:space="preserve">Sends a test email via Resend; </w:t>
            </w:r>
            <w:proofErr w:type="spellStart"/>
            <w:r>
              <w:rPr>
                <w:rFonts w:eastAsia="Times New Roman"/>
              </w:rPr>
              <w:t>requireAdmin</w:t>
            </w:r>
            <w:proofErr w:type="spellEnd"/>
            <w:r>
              <w:rPr>
                <w:rFonts w:eastAsia="Times New Roman"/>
              </w:rPr>
              <w:t>()</w:t>
            </w:r>
          </w:p>
        </w:tc>
      </w:tr>
      <w:tr w:rsidR="00421C69" w14:paraId="59465D5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6F4136" w14:textId="77777777" w:rsidR="00421C69" w:rsidRDefault="00421C69">
            <w:pPr>
              <w:spacing w:before="150" w:after="150"/>
              <w:rPr>
                <w:rFonts w:eastAsia="Times New Roman"/>
              </w:rPr>
            </w:pPr>
            <w:r>
              <w:rPr>
                <w:rFonts w:eastAsia="Times New Roman"/>
              </w:rPr>
              <w:t>33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2594E6" w14:textId="77777777" w:rsidR="00421C69" w:rsidRDefault="00421C69">
            <w:pPr>
              <w:spacing w:before="150" w:after="150"/>
              <w:rPr>
                <w:rFonts w:eastAsia="Times New Roman"/>
              </w:rPr>
            </w:pPr>
            <w:proofErr w:type="spellStart"/>
            <w:r>
              <w:rPr>
                <w:rStyle w:val="HTMLCode"/>
              </w:rPr>
              <w:t>adminUpdatePricing</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CE250E"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705A56" w14:textId="77777777" w:rsidR="00421C69" w:rsidRDefault="00421C69">
            <w:pPr>
              <w:spacing w:before="150" w:after="150"/>
              <w:rPr>
                <w:rFonts w:eastAsia="Times New Roman"/>
              </w:rPr>
            </w:pPr>
            <w:r>
              <w:rPr>
                <w:rFonts w:eastAsia="Times New Roman"/>
              </w:rPr>
              <w:t xml:space="preserve">Creates Square subscription plan catalog objects; saves IDs to </w:t>
            </w:r>
            <w:proofErr w:type="spellStart"/>
            <w:r>
              <w:rPr>
                <w:rFonts w:eastAsia="Times New Roman"/>
              </w:rPr>
              <w:t>Firestore</w:t>
            </w:r>
            <w:proofErr w:type="spellEnd"/>
            <w:r>
              <w:rPr>
                <w:rFonts w:eastAsia="Times New Roman"/>
              </w:rPr>
              <w:t xml:space="preserve"> settings/pricing; </w:t>
            </w:r>
            <w:proofErr w:type="spellStart"/>
            <w:r>
              <w:rPr>
                <w:rFonts w:eastAsia="Times New Roman"/>
              </w:rPr>
              <w:t>requireAdmin</w:t>
            </w:r>
            <w:proofErr w:type="spellEnd"/>
            <w:r>
              <w:rPr>
                <w:rFonts w:eastAsia="Times New Roman"/>
              </w:rPr>
              <w:t>()</w:t>
            </w:r>
          </w:p>
        </w:tc>
      </w:tr>
      <w:tr w:rsidR="00421C69" w14:paraId="0BBE46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7708F3" w14:textId="77777777" w:rsidR="00421C69" w:rsidRDefault="00421C69">
            <w:pPr>
              <w:spacing w:before="150" w:after="150"/>
              <w:rPr>
                <w:rFonts w:eastAsia="Times New Roman"/>
              </w:rPr>
            </w:pPr>
            <w:r>
              <w:rPr>
                <w:rFonts w:eastAsia="Times New Roman"/>
              </w:rPr>
              <w:t>34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9F3D47" w14:textId="77777777" w:rsidR="00421C69" w:rsidRDefault="00421C69">
            <w:pPr>
              <w:spacing w:before="150" w:after="150"/>
              <w:rPr>
                <w:rFonts w:eastAsia="Times New Roman"/>
              </w:rPr>
            </w:pPr>
            <w:proofErr w:type="spellStart"/>
            <w:r>
              <w:rPr>
                <w:rStyle w:val="HTMLCode"/>
              </w:rPr>
              <w:t>refreshYelpCategories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FE8EF5" w14:textId="77777777" w:rsidR="00421C69" w:rsidRDefault="00421C69">
            <w:pPr>
              <w:spacing w:before="150" w:after="150"/>
              <w:rPr>
                <w:rFonts w:eastAsia="Times New Roman"/>
              </w:rPr>
            </w:pPr>
            <w:r>
              <w:rPr>
                <w:rFonts w:eastAsia="Times New Roman"/>
              </w:rPr>
              <w:t>HTTP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BF0F65" w14:textId="77777777" w:rsidR="00421C69" w:rsidRDefault="00421C69">
            <w:pPr>
              <w:spacing w:before="150" w:after="150"/>
              <w:rPr>
                <w:rFonts w:eastAsia="Times New Roman"/>
              </w:rPr>
            </w:pPr>
            <w:r>
              <w:rPr>
                <w:rFonts w:eastAsia="Times New Roman"/>
              </w:rPr>
              <w:t xml:space="preserve">Fetches latest Yelp category taxonomy; caches in </w:t>
            </w:r>
            <w:proofErr w:type="spellStart"/>
            <w:r>
              <w:rPr>
                <w:rFonts w:eastAsia="Times New Roman"/>
              </w:rPr>
              <w:t>Firestore</w:t>
            </w:r>
            <w:proofErr w:type="spellEnd"/>
            <w:r>
              <w:rPr>
                <w:rFonts w:eastAsia="Times New Roman"/>
              </w:rPr>
              <w:t xml:space="preserve"> </w:t>
            </w:r>
            <w:proofErr w:type="spellStart"/>
            <w:r>
              <w:rPr>
                <w:rFonts w:eastAsia="Times New Roman"/>
              </w:rPr>
              <w:t>platformCategoryCache</w:t>
            </w:r>
            <w:proofErr w:type="spellEnd"/>
            <w:r>
              <w:rPr>
                <w:rFonts w:eastAsia="Times New Roman"/>
              </w:rPr>
              <w:t xml:space="preserve">; </w:t>
            </w:r>
            <w:proofErr w:type="spellStart"/>
            <w:r>
              <w:rPr>
                <w:rFonts w:eastAsia="Times New Roman"/>
              </w:rPr>
              <w:t>verifyBearer</w:t>
            </w:r>
            <w:proofErr w:type="spellEnd"/>
            <w:r>
              <w:rPr>
                <w:rFonts w:eastAsia="Times New Roman"/>
              </w:rPr>
              <w:t>()</w:t>
            </w:r>
          </w:p>
        </w:tc>
      </w:tr>
      <w:tr w:rsidR="00421C69" w14:paraId="02E663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A80CB1" w14:textId="77777777" w:rsidR="00421C69" w:rsidRDefault="00421C69">
            <w:pPr>
              <w:spacing w:before="150" w:after="150"/>
              <w:rPr>
                <w:rFonts w:eastAsia="Times New Roman"/>
              </w:rPr>
            </w:pPr>
            <w:r>
              <w:rPr>
                <w:rFonts w:eastAsia="Times New Roman"/>
              </w:rPr>
              <w:t>35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FBAE5A" w14:textId="77777777" w:rsidR="00421C69" w:rsidRDefault="00421C69">
            <w:pPr>
              <w:spacing w:before="150" w:after="150"/>
              <w:rPr>
                <w:rFonts w:eastAsia="Times New Roman"/>
              </w:rPr>
            </w:pPr>
            <w:proofErr w:type="spellStart"/>
            <w:r>
              <w:rPr>
                <w:rStyle w:val="HTMLCode"/>
              </w:rPr>
              <w:t>scheduledPostingCheck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5C9A8C" w14:textId="77777777" w:rsidR="00421C69" w:rsidRDefault="00421C69">
            <w:pPr>
              <w:spacing w:before="150" w:after="150"/>
              <w:rPr>
                <w:rFonts w:eastAsia="Times New Roman"/>
              </w:rPr>
            </w:pPr>
            <w:r>
              <w:rPr>
                <w:rFonts w:eastAsia="Times New Roman"/>
              </w:rPr>
              <w:t>Scheduled (hourly)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A1BD42" w14:textId="77777777" w:rsidR="00421C69" w:rsidRDefault="00421C69">
            <w:pPr>
              <w:spacing w:before="150" w:after="150"/>
              <w:rPr>
                <w:rFonts w:eastAsia="Times New Roman"/>
              </w:rPr>
            </w:pPr>
            <w:r>
              <w:rPr>
                <w:rFonts w:eastAsia="Times New Roman"/>
              </w:rPr>
              <w:t xml:space="preserve">Queries businesses with enabled schedules; generates AI content (claude-sonnet-4-5-20250929); </w:t>
            </w:r>
            <w:r>
              <w:rPr>
                <w:rFonts w:eastAsia="Times New Roman"/>
              </w:rPr>
              <w:lastRenderedPageBreak/>
              <w:t xml:space="preserve">creates </w:t>
            </w:r>
            <w:proofErr w:type="spellStart"/>
            <w:r>
              <w:rPr>
                <w:rFonts w:eastAsia="Times New Roman"/>
              </w:rPr>
              <w:t>publishJobs</w:t>
            </w:r>
            <w:proofErr w:type="spellEnd"/>
            <w:r>
              <w:rPr>
                <w:rFonts w:eastAsia="Times New Roman"/>
              </w:rPr>
              <w:t xml:space="preserve"> or </w:t>
            </w:r>
            <w:proofErr w:type="spellStart"/>
            <w:r>
              <w:rPr>
                <w:rFonts w:eastAsia="Times New Roman"/>
              </w:rPr>
              <w:t>pendingPosts</w:t>
            </w:r>
            <w:proofErr w:type="spellEnd"/>
            <w:r>
              <w:rPr>
                <w:rFonts w:eastAsia="Times New Roman"/>
              </w:rPr>
              <w:t xml:space="preserve">; </w:t>
            </w:r>
            <w:proofErr w:type="spellStart"/>
            <w:r>
              <w:rPr>
                <w:rFonts w:eastAsia="Times New Roman"/>
              </w:rPr>
              <w:t>trackAiUsage</w:t>
            </w:r>
            <w:proofErr w:type="spellEnd"/>
          </w:p>
        </w:tc>
      </w:tr>
      <w:tr w:rsidR="00421C69" w14:paraId="054A48B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709831" w14:textId="77777777" w:rsidR="00421C69" w:rsidRDefault="00421C69">
            <w:pPr>
              <w:spacing w:before="150" w:after="150"/>
              <w:rPr>
                <w:rFonts w:eastAsia="Times New Roman"/>
              </w:rPr>
            </w:pPr>
            <w:r>
              <w:rPr>
                <w:rFonts w:eastAsia="Times New Roman"/>
              </w:rPr>
              <w:lastRenderedPageBreak/>
              <w:t>36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8B7B8E" w14:textId="77777777" w:rsidR="00421C69" w:rsidRDefault="00421C69">
            <w:pPr>
              <w:spacing w:before="150" w:after="150"/>
              <w:rPr>
                <w:rFonts w:eastAsia="Times New Roman"/>
              </w:rPr>
            </w:pPr>
            <w:proofErr w:type="spellStart"/>
            <w:r>
              <w:rPr>
                <w:rStyle w:val="HTMLCode"/>
              </w:rPr>
              <w:t>scheduledYelpCategoryRefresh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0FA258" w14:textId="77777777" w:rsidR="00421C69" w:rsidRDefault="00421C69">
            <w:pPr>
              <w:spacing w:before="150" w:after="150"/>
              <w:rPr>
                <w:rFonts w:eastAsia="Times New Roman"/>
              </w:rPr>
            </w:pPr>
            <w:r>
              <w:rPr>
                <w:rFonts w:eastAsia="Times New Roman"/>
              </w:rPr>
              <w:t>Scheduled (weekly)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D3E6CE" w14:textId="77777777" w:rsidR="00421C69" w:rsidRDefault="00421C69">
            <w:pPr>
              <w:spacing w:before="150" w:after="150"/>
              <w:rPr>
                <w:rFonts w:eastAsia="Times New Roman"/>
              </w:rPr>
            </w:pPr>
            <w:r>
              <w:rPr>
                <w:rFonts w:eastAsia="Times New Roman"/>
              </w:rPr>
              <w:t xml:space="preserve">Refreshes Yelp category cache via </w:t>
            </w:r>
            <w:proofErr w:type="spellStart"/>
            <w:r>
              <w:rPr>
                <w:rFonts w:eastAsia="Times New Roman"/>
              </w:rPr>
              <w:t>refreshYelpCategories</w:t>
            </w:r>
            <w:proofErr w:type="spellEnd"/>
          </w:p>
        </w:tc>
      </w:tr>
      <w:tr w:rsidR="00421C69" w14:paraId="68657D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D3C908" w14:textId="77777777" w:rsidR="00421C69" w:rsidRDefault="00421C69">
            <w:pPr>
              <w:spacing w:before="150" w:after="150"/>
              <w:rPr>
                <w:rFonts w:eastAsia="Times New Roman"/>
              </w:rPr>
            </w:pPr>
            <w:r>
              <w:rPr>
                <w:rFonts w:eastAsia="Times New Roman"/>
              </w:rPr>
              <w:t>37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D3EEC2" w14:textId="77777777" w:rsidR="00421C69" w:rsidRDefault="00421C69">
            <w:pPr>
              <w:spacing w:before="150" w:after="150"/>
              <w:rPr>
                <w:rFonts w:eastAsia="Times New Roman"/>
              </w:rPr>
            </w:pPr>
            <w:proofErr w:type="spellStart"/>
            <w:r>
              <w:rPr>
                <w:rStyle w:val="HTMLCode"/>
              </w:rPr>
              <w:t>jobCompletedTrigger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7B3A75" w14:textId="77777777" w:rsidR="00421C69" w:rsidRDefault="00421C69">
            <w:pPr>
              <w:spacing w:before="150" w:after="150"/>
              <w:rPr>
                <w:rFonts w:eastAsia="Times New Roman"/>
              </w:rPr>
            </w:pPr>
            <w:proofErr w:type="spellStart"/>
            <w:r>
              <w:rPr>
                <w:rFonts w:eastAsia="Times New Roman"/>
              </w:rPr>
              <w:t>Firestore</w:t>
            </w:r>
            <w:proofErr w:type="spellEnd"/>
            <w:r>
              <w:rPr>
                <w:rFonts w:eastAsia="Times New Roman"/>
              </w:rPr>
              <w:t xml:space="preserve"> trigger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7E53E6" w14:textId="77777777" w:rsidR="00421C69" w:rsidRDefault="00421C69">
            <w:pPr>
              <w:spacing w:before="150" w:after="150"/>
              <w:rPr>
                <w:rFonts w:eastAsia="Times New Roman"/>
              </w:rPr>
            </w:pPr>
            <w:proofErr w:type="spellStart"/>
            <w:r>
              <w:rPr>
                <w:rFonts w:eastAsia="Times New Roman"/>
              </w:rPr>
              <w:t>publishJobs</w:t>
            </w:r>
            <w:proofErr w:type="spellEnd"/>
            <w:r>
              <w:rPr>
                <w:rFonts w:eastAsia="Times New Roman"/>
              </w:rPr>
              <w:t>/{</w:t>
            </w:r>
            <w:proofErr w:type="spellStart"/>
            <w:r>
              <w:rPr>
                <w:rFonts w:eastAsia="Times New Roman"/>
              </w:rPr>
              <w:t>jobId</w:t>
            </w:r>
            <w:proofErr w:type="spellEnd"/>
            <w:r>
              <w:rPr>
                <w:rFonts w:eastAsia="Times New Roman"/>
              </w:rPr>
              <w:t>} status → 'success' → sends "listing is live" email via Resend</w:t>
            </w:r>
          </w:p>
        </w:tc>
      </w:tr>
      <w:tr w:rsidR="00421C69" w14:paraId="53F3B9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91C363" w14:textId="77777777" w:rsidR="00421C69" w:rsidRDefault="00421C69">
            <w:pPr>
              <w:spacing w:before="150" w:after="150"/>
              <w:rPr>
                <w:rFonts w:eastAsia="Times New Roman"/>
              </w:rPr>
            </w:pPr>
            <w:r>
              <w:rPr>
                <w:rFonts w:eastAsia="Times New Roman"/>
              </w:rPr>
              <w:t>38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017965" w14:textId="77777777" w:rsidR="00421C69" w:rsidRDefault="00421C69">
            <w:pPr>
              <w:spacing w:before="150" w:after="150"/>
              <w:rPr>
                <w:rFonts w:eastAsia="Times New Roman"/>
              </w:rPr>
            </w:pPr>
            <w:proofErr w:type="spellStart"/>
            <w:r>
              <w:rPr>
                <w:rStyle w:val="HTMLCode"/>
              </w:rPr>
              <w:t>scheduledUpgradeNudge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9AD5A8" w14:textId="77777777" w:rsidR="00421C69" w:rsidRDefault="00421C69">
            <w:pPr>
              <w:spacing w:before="150" w:after="150"/>
              <w:rPr>
                <w:rFonts w:eastAsia="Times New Roman"/>
              </w:rPr>
            </w:pPr>
            <w:r>
              <w:rPr>
                <w:rFonts w:eastAsia="Times New Roman"/>
              </w:rPr>
              <w:t>Scheduled (daily 10am ET)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037030" w14:textId="77777777" w:rsidR="00421C69" w:rsidRDefault="00421C69">
            <w:pPr>
              <w:spacing w:before="150" w:after="150"/>
              <w:rPr>
                <w:rFonts w:eastAsia="Times New Roman"/>
              </w:rPr>
            </w:pPr>
            <w:r>
              <w:rPr>
                <w:rFonts w:eastAsia="Times New Roman"/>
              </w:rPr>
              <w:t>Queries starter users created 7–8 days ago; sends upgrade nudge email via Resend</w:t>
            </w:r>
          </w:p>
        </w:tc>
      </w:tr>
      <w:tr w:rsidR="00421C69" w14:paraId="0A67AE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19A7D4" w14:textId="77777777" w:rsidR="00421C69" w:rsidRDefault="00421C69">
            <w:pPr>
              <w:spacing w:before="150" w:after="150"/>
              <w:rPr>
                <w:rFonts w:eastAsia="Times New Roman"/>
              </w:rPr>
            </w:pPr>
            <w:r>
              <w:rPr>
                <w:rFonts w:eastAsia="Times New Roman"/>
              </w:rPr>
              <w:t>39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484177" w14:textId="77777777" w:rsidR="00421C69" w:rsidRDefault="00421C69">
            <w:pPr>
              <w:spacing w:before="150" w:after="150"/>
              <w:rPr>
                <w:rFonts w:eastAsia="Times New Roman"/>
              </w:rPr>
            </w:pPr>
            <w:proofErr w:type="spellStart"/>
            <w:r>
              <w:rPr>
                <w:rStyle w:val="HTMLCode"/>
              </w:rPr>
              <w:t>scheduledWeeklyDigest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0436B7" w14:textId="77777777" w:rsidR="00421C69" w:rsidRDefault="00421C69">
            <w:pPr>
              <w:spacing w:before="150" w:after="150"/>
              <w:rPr>
                <w:rFonts w:eastAsia="Times New Roman"/>
              </w:rPr>
            </w:pPr>
            <w:r>
              <w:rPr>
                <w:rFonts w:eastAsia="Times New Roman"/>
              </w:rPr>
              <w:t>Scheduled (Monday 8am ET)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B3E512" w14:textId="77777777" w:rsidR="00421C69" w:rsidRDefault="00421C69">
            <w:pPr>
              <w:spacing w:before="150" w:after="150"/>
              <w:rPr>
                <w:rFonts w:eastAsia="Times New Roman"/>
              </w:rPr>
            </w:pPr>
            <w:r>
              <w:rPr>
                <w:rFonts w:eastAsia="Times New Roman"/>
              </w:rPr>
              <w:t>Queries all paid users (</w:t>
            </w:r>
            <w:proofErr w:type="spellStart"/>
            <w:r>
              <w:rPr>
                <w:rFonts w:eastAsia="Times New Roman"/>
              </w:rPr>
              <w:t>planActive</w:t>
            </w:r>
            <w:proofErr w:type="spellEnd"/>
            <w:r>
              <w:rPr>
                <w:rFonts w:eastAsia="Times New Roman"/>
              </w:rPr>
              <w:t>=true); sends weekly recap (job count + platforms) via Resend</w:t>
            </w:r>
          </w:p>
        </w:tc>
      </w:tr>
      <w:tr w:rsidR="00421C69" w14:paraId="1E5075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917E2A" w14:textId="77777777" w:rsidR="00421C69" w:rsidRDefault="00421C69">
            <w:pPr>
              <w:spacing w:before="150" w:after="150"/>
              <w:rPr>
                <w:rFonts w:eastAsia="Times New Roman"/>
              </w:rPr>
            </w:pPr>
            <w:r>
              <w:rPr>
                <w:rFonts w:eastAsia="Times New Roman"/>
              </w:rPr>
              <w:t>40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A1E33A" w14:textId="77777777" w:rsidR="00421C69" w:rsidRDefault="00421C69">
            <w:pPr>
              <w:spacing w:before="150" w:after="150"/>
              <w:rPr>
                <w:rFonts w:eastAsia="Times New Roman"/>
              </w:rPr>
            </w:pPr>
            <w:proofErr w:type="spellStart"/>
            <w:r>
              <w:rPr>
                <w:rStyle w:val="HTMLCode"/>
              </w:rPr>
              <w:t>contactForm</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971D56" w14:textId="77777777" w:rsidR="00421C69" w:rsidRDefault="00421C69">
            <w:pPr>
              <w:spacing w:before="150" w:after="150"/>
              <w:rPr>
                <w:rFonts w:eastAsia="Times New Roman"/>
              </w:rPr>
            </w:pPr>
            <w:r>
              <w:rPr>
                <w:rFonts w:eastAsia="Times New Roman"/>
              </w:rPr>
              <w:t>HTTP (public)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4D29FD" w14:textId="77777777" w:rsidR="00421C69" w:rsidRDefault="00421C69">
            <w:pPr>
              <w:spacing w:before="150" w:after="150"/>
              <w:rPr>
                <w:rFonts w:eastAsia="Times New Roman"/>
              </w:rPr>
            </w:pPr>
            <w:r>
              <w:rPr>
                <w:rFonts w:eastAsia="Times New Roman"/>
              </w:rPr>
              <w:t xml:space="preserve">Contact page form handler — validates recipient, sends message via Resend with </w:t>
            </w:r>
            <w:proofErr w:type="spellStart"/>
            <w:r>
              <w:rPr>
                <w:rFonts w:eastAsia="Times New Roman"/>
              </w:rPr>
              <w:t>reply_to</w:t>
            </w:r>
            <w:proofErr w:type="spellEnd"/>
            <w:r>
              <w:rPr>
                <w:rFonts w:eastAsia="Times New Roman"/>
              </w:rPr>
              <w:t xml:space="preserve"> set to visitor's email</w:t>
            </w:r>
          </w:p>
        </w:tc>
      </w:tr>
      <w:tr w:rsidR="00421C69" w14:paraId="4CD376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C3F75E" w14:textId="77777777" w:rsidR="00421C69" w:rsidRDefault="00421C69">
            <w:pPr>
              <w:spacing w:before="150" w:after="150"/>
              <w:rPr>
                <w:rFonts w:eastAsia="Times New Roman"/>
              </w:rPr>
            </w:pPr>
            <w:r>
              <w:rPr>
                <w:rFonts w:eastAsia="Times New Roman"/>
              </w:rPr>
              <w:t>41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F585F8" w14:textId="77777777" w:rsidR="00421C69" w:rsidRDefault="00421C69">
            <w:pPr>
              <w:spacing w:before="150" w:after="150"/>
              <w:rPr>
                <w:rFonts w:eastAsia="Times New Roman"/>
              </w:rPr>
            </w:pPr>
            <w:proofErr w:type="spellStart"/>
            <w:r>
              <w:rPr>
                <w:rStyle w:val="HTMLCode"/>
              </w:rPr>
              <w:t>businessCreatedTrigger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217D78" w14:textId="77777777" w:rsidR="00421C69" w:rsidRDefault="00421C69">
            <w:pPr>
              <w:spacing w:before="150" w:after="150"/>
              <w:rPr>
                <w:rFonts w:eastAsia="Times New Roman"/>
              </w:rPr>
            </w:pPr>
            <w:proofErr w:type="spellStart"/>
            <w:r>
              <w:rPr>
                <w:rFonts w:eastAsia="Times New Roman"/>
              </w:rPr>
              <w:t>Firestore</w:t>
            </w:r>
            <w:proofErr w:type="spellEnd"/>
            <w:r>
              <w:rPr>
                <w:rFonts w:eastAsia="Times New Roman"/>
              </w:rPr>
              <w:t xml:space="preserve"> trigger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D74088" w14:textId="77777777" w:rsidR="00421C69" w:rsidRDefault="00421C69">
            <w:pPr>
              <w:spacing w:before="150" w:after="150"/>
              <w:rPr>
                <w:rFonts w:eastAsia="Times New Roman"/>
              </w:rPr>
            </w:pPr>
            <w:r>
              <w:rPr>
                <w:rFonts w:eastAsia="Times New Roman"/>
              </w:rPr>
              <w:t>businesses/{</w:t>
            </w:r>
            <w:proofErr w:type="spellStart"/>
            <w:r>
              <w:rPr>
                <w:rFonts w:eastAsia="Times New Roman"/>
              </w:rPr>
              <w:t>bizId</w:t>
            </w:r>
            <w:proofErr w:type="spellEnd"/>
            <w:r>
              <w:rPr>
                <w:rFonts w:eastAsia="Times New Roman"/>
              </w:rPr>
              <w:t xml:space="preserve">} created (end of onboarding step 6) → sends welcome email + admin alert with real </w:t>
            </w:r>
            <w:proofErr w:type="spellStart"/>
            <w:r>
              <w:rPr>
                <w:rFonts w:eastAsia="Times New Roman"/>
              </w:rPr>
              <w:t>businessName</w:t>
            </w:r>
            <w:proofErr w:type="spellEnd"/>
          </w:p>
        </w:tc>
      </w:tr>
      <w:tr w:rsidR="00421C69" w14:paraId="2D8535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7119F6" w14:textId="77777777" w:rsidR="00421C69" w:rsidRDefault="00421C69">
            <w:pPr>
              <w:spacing w:before="150" w:after="150"/>
              <w:rPr>
                <w:rFonts w:eastAsia="Times New Roman"/>
              </w:rPr>
            </w:pPr>
            <w:r>
              <w:rPr>
                <w:rFonts w:eastAsia="Times New Roman"/>
              </w:rPr>
              <w:lastRenderedPageBreak/>
              <w:t>42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FDF171" w14:textId="77777777" w:rsidR="00421C69" w:rsidRDefault="00421C69">
            <w:pPr>
              <w:spacing w:before="150" w:after="150"/>
              <w:rPr>
                <w:rFonts w:eastAsia="Times New Roman"/>
              </w:rPr>
            </w:pPr>
            <w:proofErr w:type="spellStart"/>
            <w:r>
              <w:rPr>
                <w:rStyle w:val="HTMLCode"/>
              </w:rPr>
              <w:t>checkPlatformTokenExpiry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247EA7" w14:textId="77777777" w:rsidR="00421C69" w:rsidRDefault="00421C69">
            <w:pPr>
              <w:spacing w:before="150" w:after="150"/>
              <w:rPr>
                <w:rFonts w:eastAsia="Times New Roman"/>
              </w:rPr>
            </w:pPr>
            <w:r>
              <w:rPr>
                <w:rFonts w:eastAsia="Times New Roman"/>
              </w:rPr>
              <w:t>Scheduled (every 30 min)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1B9739" w14:textId="77777777" w:rsidR="00421C69" w:rsidRDefault="00421C69">
            <w:pPr>
              <w:spacing w:before="150" w:after="150"/>
              <w:rPr>
                <w:rFonts w:eastAsia="Times New Roman"/>
              </w:rPr>
            </w:pPr>
            <w:r>
              <w:rPr>
                <w:rFonts w:eastAsia="Times New Roman"/>
              </w:rPr>
              <w:t xml:space="preserve">Queries all connected </w:t>
            </w:r>
            <w:proofErr w:type="spellStart"/>
            <w:r>
              <w:rPr>
                <w:rFonts w:eastAsia="Times New Roman"/>
              </w:rPr>
              <w:t>platformConnections</w:t>
            </w:r>
            <w:proofErr w:type="spellEnd"/>
            <w:r>
              <w:rPr>
                <w:rFonts w:eastAsia="Times New Roman"/>
              </w:rPr>
              <w:t xml:space="preserve">; refreshes expiring Google tokens via OAuth refresh grant (updates </w:t>
            </w:r>
            <w:proofErr w:type="spellStart"/>
            <w:r>
              <w:rPr>
                <w:rFonts w:eastAsia="Times New Roman"/>
              </w:rPr>
              <w:t>accessToken</w:t>
            </w:r>
            <w:proofErr w:type="spellEnd"/>
            <w:r>
              <w:rPr>
                <w:rFonts w:eastAsia="Times New Roman"/>
              </w:rPr>
              <w:t xml:space="preserve"> + </w:t>
            </w:r>
            <w:proofErr w:type="spellStart"/>
            <w:r>
              <w:rPr>
                <w:rFonts w:eastAsia="Times New Roman"/>
              </w:rPr>
              <w:t>expiresAt</w:t>
            </w:r>
            <w:proofErr w:type="spellEnd"/>
            <w:r>
              <w:rPr>
                <w:rFonts w:eastAsia="Times New Roman"/>
              </w:rPr>
              <w:t>); marks non-refreshable connections 'expired' so Connect page shows Reconnect UI</w:t>
            </w:r>
          </w:p>
        </w:tc>
      </w:tr>
    </w:tbl>
    <w:p w14:paraId="6A59E13F" w14:textId="77777777" w:rsidR="00421C69" w:rsidRDefault="00421C69">
      <w:pPr>
        <w:pStyle w:val="HTMLPreformatted"/>
        <w:rPr>
          <w:color w:val="000000"/>
        </w:rPr>
      </w:pPr>
    </w:p>
    <w:p w14:paraId="152322C7"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Style w:val="Strong"/>
          <w:rFonts w:ascii="Courier New" w:hAnsi="Courier New" w:cs="Courier New"/>
          <w:color w:val="000000"/>
          <w:sz w:val="20"/>
          <w:szCs w:val="20"/>
        </w:rPr>
        <w:t xml:space="preserve">Deleted (no longer in </w:t>
      </w:r>
      <w:proofErr w:type="spellStart"/>
      <w:r>
        <w:rPr>
          <w:rStyle w:val="Strong"/>
          <w:rFonts w:ascii="Courier New" w:hAnsi="Courier New" w:cs="Courier New"/>
          <w:color w:val="000000"/>
          <w:sz w:val="20"/>
          <w:szCs w:val="20"/>
        </w:rPr>
        <w:t>index.js</w:t>
      </w:r>
      <w:proofErr w:type="spellEnd"/>
      <w:r>
        <w:rPr>
          <w:rStyle w:val="Strong"/>
          <w:rFonts w:ascii="Courier New" w:hAnsi="Courier New" w:cs="Courier New"/>
          <w:color w:val="000000"/>
          <w:sz w:val="20"/>
          <w:szCs w:val="20"/>
        </w:rPr>
        <w:t xml:space="preserve"> or Firebase):</w:t>
      </w:r>
      <w:r>
        <w:rPr>
          <w:rFonts w:ascii="Courier New" w:hAnsi="Courier New" w:cs="Courier New"/>
          <w:color w:val="000000"/>
          <w:sz w:val="20"/>
          <w:szCs w:val="20"/>
        </w:rPr>
        <w:t xml:space="preserve"> </w:t>
      </w:r>
      <w:proofErr w:type="spellStart"/>
      <w:r>
        <w:rPr>
          <w:rStyle w:val="HTMLCode"/>
          <w:color w:val="000000"/>
        </w:rPr>
        <w:t>postToGoogle</w:t>
      </w:r>
      <w:proofErr w:type="spellEnd"/>
      <w:r>
        <w:rPr>
          <w:rFonts w:ascii="Courier New" w:hAnsi="Courier New" w:cs="Courier New"/>
          <w:color w:val="000000"/>
          <w:sz w:val="20"/>
          <w:szCs w:val="20"/>
        </w:rPr>
        <w:t xml:space="preserve">, </w:t>
      </w:r>
      <w:proofErr w:type="spellStart"/>
      <w:r>
        <w:rPr>
          <w:rStyle w:val="HTMLCode"/>
          <w:color w:val="000000"/>
        </w:rPr>
        <w:t>postToFacebook</w:t>
      </w:r>
      <w:proofErr w:type="spellEnd"/>
      <w:r>
        <w:rPr>
          <w:rFonts w:ascii="Courier New" w:hAnsi="Courier New" w:cs="Courier New"/>
          <w:color w:val="000000"/>
          <w:sz w:val="20"/>
          <w:szCs w:val="20"/>
        </w:rPr>
        <w:t xml:space="preserve">, </w:t>
      </w:r>
      <w:proofErr w:type="spellStart"/>
      <w:r>
        <w:rPr>
          <w:rStyle w:val="HTMLCode"/>
          <w:color w:val="000000"/>
        </w:rPr>
        <w:t>postToInstagram</w:t>
      </w:r>
      <w:proofErr w:type="spellEnd"/>
      <w:r>
        <w:rPr>
          <w:rFonts w:ascii="Courier New" w:hAnsi="Courier New" w:cs="Courier New"/>
          <w:color w:val="000000"/>
          <w:sz w:val="20"/>
          <w:szCs w:val="20"/>
        </w:rPr>
        <w:t xml:space="preserve"> — removed Jun 20, 2026; posting to those platforms is handled internally by </w:t>
      </w:r>
      <w:proofErr w:type="spellStart"/>
      <w:r>
        <w:rPr>
          <w:rStyle w:val="HTMLCode"/>
          <w:color w:val="000000"/>
        </w:rPr>
        <w:t>dispatchPublishJob</w:t>
      </w:r>
      <w:proofErr w:type="spellEnd"/>
      <w:r>
        <w:rPr>
          <w:rFonts w:ascii="Courier New" w:hAnsi="Courier New" w:cs="Courier New"/>
          <w:color w:val="000000"/>
          <w:sz w:val="20"/>
          <w:szCs w:val="20"/>
        </w:rPr>
        <w:t xml:space="preserve">. </w:t>
      </w:r>
      <w:proofErr w:type="spellStart"/>
      <w:r>
        <w:rPr>
          <w:rStyle w:val="HTMLCode"/>
          <w:color w:val="000000"/>
        </w:rPr>
        <w:t>jobCreatedTrigger</w:t>
      </w:r>
      <w:proofErr w:type="spellEnd"/>
      <w:r>
        <w:rPr>
          <w:rFonts w:ascii="Courier New" w:hAnsi="Courier New" w:cs="Courier New"/>
          <w:color w:val="000000"/>
          <w:sz w:val="20"/>
          <w:szCs w:val="20"/>
        </w:rPr>
        <w:t xml:space="preserve">, </w:t>
      </w:r>
      <w:proofErr w:type="spellStart"/>
      <w:r>
        <w:rPr>
          <w:rStyle w:val="HTMLCode"/>
          <w:color w:val="000000"/>
        </w:rPr>
        <w:t>onJobCreated</w:t>
      </w:r>
      <w:proofErr w:type="spellEnd"/>
      <w:r>
        <w:rPr>
          <w:rFonts w:ascii="Courier New" w:hAnsi="Courier New" w:cs="Courier New"/>
          <w:color w:val="000000"/>
          <w:sz w:val="20"/>
          <w:szCs w:val="20"/>
        </w:rPr>
        <w:t xml:space="preserve">, </w:t>
      </w:r>
      <w:proofErr w:type="spellStart"/>
      <w:r>
        <w:rPr>
          <w:rStyle w:val="HTMLCode"/>
          <w:color w:val="000000"/>
        </w:rPr>
        <w:t>onPublishJobCreated</w:t>
      </w:r>
      <w:proofErr w:type="spellEnd"/>
      <w:r>
        <w:rPr>
          <w:rFonts w:ascii="Courier New" w:hAnsi="Courier New" w:cs="Courier New"/>
          <w:color w:val="000000"/>
          <w:sz w:val="20"/>
          <w:szCs w:val="20"/>
        </w:rPr>
        <w:t xml:space="preserve"> — ghost HTTPS functions deleted Jul 2, 2026.</w:t>
      </w:r>
    </w:p>
    <w:p w14:paraId="7FF9ED8D" w14:textId="77777777" w:rsidR="00421C69" w:rsidRDefault="00421C69">
      <w:pPr>
        <w:pStyle w:val="HTMLPreformatted"/>
        <w:rPr>
          <w:color w:val="000000"/>
        </w:rPr>
      </w:pPr>
    </w:p>
    <w:p w14:paraId="321B4272" w14:textId="77777777" w:rsidR="00421C69" w:rsidRDefault="00421C69">
      <w:pPr>
        <w:pStyle w:val="HTMLPreformatted"/>
        <w:rPr>
          <w:color w:val="000000"/>
        </w:rPr>
      </w:pPr>
      <w:r>
        <w:rPr>
          <w:noProof/>
          <w:color w:val="000000"/>
        </w:rPr>
        <mc:AlternateContent>
          <mc:Choice Requires="wps">
            <w:drawing>
              <wp:inline distT="0" distB="0" distL="0" distR="0" wp14:anchorId="121640A7" wp14:editId="0B957497">
                <wp:extent cx="5943600" cy="1270"/>
                <wp:effectExtent l="0" t="31750" r="0" b="36830"/>
                <wp:docPr id="22053822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A957FA"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AD0CB6E" w14:textId="77777777" w:rsidR="00421C69" w:rsidRDefault="00421C69">
      <w:pPr>
        <w:pStyle w:val="HTMLPreformatted"/>
        <w:rPr>
          <w:color w:val="000000"/>
        </w:rPr>
      </w:pPr>
    </w:p>
    <w:p w14:paraId="171927C2"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t>HTML Pages (24 total — all deployed to Firebase Hosting)</w:t>
      </w:r>
    </w:p>
    <w:p w14:paraId="3B170D6D"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2217"/>
        <w:gridCol w:w="911"/>
        <w:gridCol w:w="4504"/>
      </w:tblGrid>
      <w:tr w:rsidR="00421C69" w14:paraId="6843C1F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7E6AE12A"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Page</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654D0EE7" w14:textId="77777777" w:rsidR="00421C69" w:rsidRDefault="00421C69">
            <w:pPr>
              <w:spacing w:before="150" w:after="150"/>
              <w:rPr>
                <w:rFonts w:eastAsia="Times New Roman"/>
                <w:b/>
                <w:bCs/>
              </w:rPr>
            </w:pPr>
            <w:proofErr w:type="spellStart"/>
            <w:r>
              <w:rPr>
                <w:rFonts w:eastAsia="Times New Roman"/>
                <w:b/>
                <w:bCs/>
              </w:rPr>
              <w:t>Auth</w:t>
            </w:r>
            <w:proofErr w:type="spellEnd"/>
            <w:r>
              <w:rPr>
                <w:rFonts w:eastAsia="Times New Roman"/>
                <w:b/>
                <w:bCs/>
              </w:rPr>
              <w:t xml:space="preserve"> Guard</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58419D7E" w14:textId="77777777" w:rsidR="00421C69" w:rsidRDefault="00421C69">
            <w:pPr>
              <w:spacing w:before="150" w:after="150"/>
              <w:rPr>
                <w:rFonts w:eastAsia="Times New Roman"/>
                <w:b/>
                <w:bCs/>
              </w:rPr>
            </w:pPr>
            <w:r>
              <w:rPr>
                <w:rFonts w:eastAsia="Times New Roman"/>
                <w:b/>
                <w:bCs/>
              </w:rPr>
              <w:t>Notes</w:t>
            </w:r>
          </w:p>
        </w:tc>
      </w:tr>
      <w:tr w:rsidR="00421C69" w14:paraId="35E58B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75F13D" w14:textId="77777777" w:rsidR="00421C69" w:rsidRDefault="00421C69">
            <w:pPr>
              <w:spacing w:before="150" w:after="150"/>
              <w:rPr>
                <w:rFonts w:eastAsia="Times New Roman"/>
              </w:rPr>
            </w:pPr>
            <w:r>
              <w:rPr>
                <w:rFonts w:eastAsia="Times New Roman"/>
              </w:rPr>
              <w:t>index.html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B45AF8" w14:textId="77777777" w:rsidR="00421C69" w:rsidRDefault="00421C69">
            <w:pPr>
              <w:spacing w:before="150" w:after="150"/>
              <w:rPr>
                <w:rFonts w:eastAsia="Times New Roman"/>
              </w:rPr>
            </w:pPr>
            <w:r>
              <w:rPr>
                <w:rFonts w:eastAsia="Times New Roman"/>
              </w:rPr>
              <w:t>No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12C392" w14:textId="77777777" w:rsidR="00421C69" w:rsidRDefault="00421C69">
            <w:pPr>
              <w:spacing w:before="150" w:after="150"/>
              <w:rPr>
                <w:rFonts w:eastAsia="Times New Roman"/>
              </w:rPr>
            </w:pPr>
            <w:r>
              <w:rPr>
                <w:rFonts w:eastAsia="Times New Roman"/>
              </w:rPr>
              <w:t>Root — meta-refresh + JS redirect to BlastyBiz-Home.html; no CDN redirect rule</w:t>
            </w:r>
          </w:p>
        </w:tc>
      </w:tr>
      <w:tr w:rsidR="00421C69" w14:paraId="376F78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3720A1" w14:textId="77777777" w:rsidR="00421C69" w:rsidRDefault="00421C69">
            <w:pPr>
              <w:spacing w:before="150" w:after="150"/>
              <w:rPr>
                <w:rFonts w:eastAsia="Times New Roman"/>
              </w:rPr>
            </w:pPr>
            <w:r>
              <w:rPr>
                <w:rFonts w:eastAsia="Times New Roman"/>
              </w:rPr>
              <w:t>BlastyBiz-Home.html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EB862C" w14:textId="77777777" w:rsidR="00421C69" w:rsidRDefault="00421C69">
            <w:pPr>
              <w:spacing w:before="150" w:after="150"/>
              <w:rPr>
                <w:rFonts w:eastAsia="Times New Roman"/>
              </w:rPr>
            </w:pPr>
            <w:r>
              <w:rPr>
                <w:rFonts w:eastAsia="Times New Roman"/>
              </w:rPr>
              <w:t>No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871CFB" w14:textId="77777777" w:rsidR="00421C69" w:rsidRDefault="00421C69">
            <w:pPr>
              <w:spacing w:before="150" w:after="150"/>
              <w:rPr>
                <w:rFonts w:eastAsia="Times New Roman"/>
              </w:rPr>
            </w:pPr>
            <w:r>
              <w:rPr>
                <w:rFonts w:eastAsia="Times New Roman"/>
              </w:rPr>
              <w:t>Marketing landing page; hero badge "</w:t>
            </w:r>
            <w:r>
              <w:rPr>
                <w:rFonts w:ascii="Segoe UI Emoji" w:eastAsia="Times New Roman" w:hAnsi="Segoe UI Emoji" w:cs="Segoe UI Emoji"/>
              </w:rPr>
              <w:t>⚡</w:t>
            </w:r>
            <w:r>
              <w:rPr>
                <w:rFonts w:eastAsia="Times New Roman"/>
              </w:rPr>
              <w:t xml:space="preserve"> AI-Powered Marketing"</w:t>
            </w:r>
          </w:p>
        </w:tc>
      </w:tr>
      <w:tr w:rsidR="00421C69" w14:paraId="6024BA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6498B3" w14:textId="77777777" w:rsidR="00421C69" w:rsidRDefault="00421C69">
            <w:pPr>
              <w:spacing w:before="150" w:after="150"/>
              <w:rPr>
                <w:rFonts w:eastAsia="Times New Roman"/>
              </w:rPr>
            </w:pPr>
            <w:r>
              <w:rPr>
                <w:rFonts w:eastAsia="Times New Roman"/>
              </w:rPr>
              <w:t>BlastyBiz-Login.html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42D67C" w14:textId="77777777" w:rsidR="00421C69" w:rsidRDefault="00421C69">
            <w:pPr>
              <w:spacing w:before="150" w:after="150"/>
              <w:rPr>
                <w:rFonts w:eastAsia="Times New Roman"/>
              </w:rPr>
            </w:pPr>
            <w:r>
              <w:rPr>
                <w:rFonts w:eastAsia="Times New Roman"/>
              </w:rPr>
              <w:t>No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2B0326" w14:textId="77777777" w:rsidR="00421C69" w:rsidRDefault="00421C69">
            <w:pPr>
              <w:spacing w:before="150" w:after="150"/>
              <w:rPr>
                <w:rFonts w:eastAsia="Times New Roman"/>
              </w:rPr>
            </w:pPr>
            <w:r>
              <w:rPr>
                <w:rFonts w:eastAsia="Times New Roman"/>
              </w:rPr>
              <w:t>Email/password + Google (popup desktop / redirect mobile) + Facebook</w:t>
            </w:r>
          </w:p>
        </w:tc>
      </w:tr>
      <w:tr w:rsidR="00421C69" w14:paraId="1F61F47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06FD14" w14:textId="77777777" w:rsidR="00421C69" w:rsidRDefault="00421C69">
            <w:pPr>
              <w:spacing w:before="150" w:after="150"/>
              <w:rPr>
                <w:rFonts w:eastAsia="Times New Roman"/>
              </w:rPr>
            </w:pPr>
            <w:r>
              <w:rPr>
                <w:rFonts w:eastAsia="Times New Roman"/>
              </w:rPr>
              <w:lastRenderedPageBreak/>
              <w:t>BlastyBiz.html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27D2F7" w14:textId="77777777" w:rsidR="00421C69" w:rsidRDefault="00421C69">
            <w:pPr>
              <w:spacing w:before="150" w:after="150"/>
              <w:rPr>
                <w:rFonts w:eastAsia="Times New Roman"/>
              </w:rPr>
            </w:pPr>
            <w:proofErr w:type="spellStart"/>
            <w:r>
              <w:rPr>
                <w:rFonts w:eastAsia="Times New Roman"/>
              </w:rPr>
              <w:t>Auth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D51A63" w14:textId="77777777" w:rsidR="00421C69" w:rsidRDefault="00421C69">
            <w:pPr>
              <w:spacing w:before="150" w:after="150"/>
              <w:rPr>
                <w:rFonts w:eastAsia="Times New Roman"/>
              </w:rPr>
            </w:pPr>
            <w:r>
              <w:rPr>
                <w:rFonts w:eastAsia="Times New Roman"/>
              </w:rPr>
              <w:t>Main app — Create tab (Campaign → Ad → AI) + Profile tab; inline AI copy per platform accordion</w:t>
            </w:r>
          </w:p>
        </w:tc>
      </w:tr>
      <w:tr w:rsidR="00421C69" w14:paraId="01AECFA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EC9BC1" w14:textId="77777777" w:rsidR="00421C69" w:rsidRDefault="00421C69">
            <w:pPr>
              <w:spacing w:before="150" w:after="150"/>
              <w:rPr>
                <w:rFonts w:eastAsia="Times New Roman"/>
              </w:rPr>
            </w:pPr>
            <w:r>
              <w:rPr>
                <w:rFonts w:eastAsia="Times New Roman"/>
              </w:rPr>
              <w:t>BlastyBiz-Dashboard.html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1FEDC5" w14:textId="77777777" w:rsidR="00421C69" w:rsidRDefault="00421C69">
            <w:pPr>
              <w:spacing w:before="150" w:after="150"/>
              <w:rPr>
                <w:rFonts w:eastAsia="Times New Roman"/>
              </w:rPr>
            </w:pPr>
            <w:proofErr w:type="spellStart"/>
            <w:r>
              <w:rPr>
                <w:rFonts w:eastAsia="Times New Roman"/>
              </w:rPr>
              <w:t>Auth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F149F3" w14:textId="77777777" w:rsidR="00421C69" w:rsidRDefault="00421C69">
            <w:pPr>
              <w:spacing w:before="150" w:after="150"/>
              <w:rPr>
                <w:rFonts w:eastAsia="Times New Roman"/>
              </w:rPr>
            </w:pPr>
            <w:r>
              <w:rPr>
                <w:rFonts w:eastAsia="Times New Roman"/>
              </w:rPr>
              <w:t>User dashboard — plan/billing/business switcher/delete account</w:t>
            </w:r>
          </w:p>
        </w:tc>
      </w:tr>
      <w:tr w:rsidR="00421C69" w14:paraId="19CD3B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606A52" w14:textId="77777777" w:rsidR="00421C69" w:rsidRDefault="00421C69">
            <w:pPr>
              <w:spacing w:before="150" w:after="150"/>
              <w:rPr>
                <w:rFonts w:eastAsia="Times New Roman"/>
              </w:rPr>
            </w:pPr>
            <w:r>
              <w:rPr>
                <w:rFonts w:eastAsia="Times New Roman"/>
              </w:rPr>
              <w:t>BlastyBiz-Onboarding.html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DB97EB" w14:textId="77777777" w:rsidR="00421C69" w:rsidRDefault="00421C69">
            <w:pPr>
              <w:spacing w:before="150" w:after="150"/>
              <w:rPr>
                <w:rFonts w:eastAsia="Times New Roman"/>
              </w:rPr>
            </w:pPr>
            <w:proofErr w:type="spellStart"/>
            <w:r>
              <w:rPr>
                <w:rFonts w:eastAsia="Times New Roman"/>
              </w:rPr>
              <w:t>Auth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5FF1D5" w14:textId="77777777" w:rsidR="00421C69" w:rsidRDefault="00421C69">
            <w:pPr>
              <w:spacing w:before="150" w:after="150"/>
              <w:rPr>
                <w:rFonts w:eastAsia="Times New Roman"/>
              </w:rPr>
            </w:pPr>
            <w:r>
              <w:rPr>
                <w:rFonts w:eastAsia="Times New Roman"/>
              </w:rPr>
              <w:t>Multi-step business setup wizard (5 steps)</w:t>
            </w:r>
          </w:p>
        </w:tc>
      </w:tr>
      <w:tr w:rsidR="00421C69" w14:paraId="1E4DC4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73E712" w14:textId="77777777" w:rsidR="00421C69" w:rsidRDefault="00421C69">
            <w:pPr>
              <w:spacing w:before="150" w:after="150"/>
              <w:rPr>
                <w:rFonts w:eastAsia="Times New Roman"/>
              </w:rPr>
            </w:pPr>
            <w:r>
              <w:rPr>
                <w:rFonts w:eastAsia="Times New Roman"/>
              </w:rPr>
              <w:t>BlastyBiz-Connect.html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7487DE" w14:textId="77777777" w:rsidR="00421C69" w:rsidRDefault="00421C69">
            <w:pPr>
              <w:spacing w:before="150" w:after="150"/>
              <w:rPr>
                <w:rFonts w:eastAsia="Times New Roman"/>
              </w:rPr>
            </w:pPr>
            <w:proofErr w:type="spellStart"/>
            <w:r>
              <w:rPr>
                <w:rFonts w:eastAsia="Times New Roman"/>
              </w:rPr>
              <w:t>Auth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8CF989" w14:textId="77777777" w:rsidR="00421C69" w:rsidRDefault="00421C69">
            <w:pPr>
              <w:spacing w:before="150" w:after="150"/>
              <w:rPr>
                <w:rFonts w:eastAsia="Times New Roman"/>
              </w:rPr>
            </w:pPr>
            <w:r>
              <w:rPr>
                <w:rFonts w:eastAsia="Times New Roman"/>
              </w:rPr>
              <w:t xml:space="preserve">Google + Facebook OAuth platform connect; </w:t>
            </w:r>
            <w:proofErr w:type="spellStart"/>
            <w:r>
              <w:rPr>
                <w:rFonts w:eastAsia="Times New Roman"/>
              </w:rPr>
              <w:t>returnTo</w:t>
            </w:r>
            <w:proofErr w:type="spellEnd"/>
            <w:r>
              <w:rPr>
                <w:rFonts w:eastAsia="Times New Roman"/>
              </w:rPr>
              <w:t xml:space="preserve"> </w:t>
            </w:r>
            <w:proofErr w:type="spellStart"/>
            <w:r>
              <w:rPr>
                <w:rFonts w:eastAsia="Times New Roman"/>
              </w:rPr>
              <w:t>param</w:t>
            </w:r>
            <w:proofErr w:type="spellEnd"/>
            <w:r>
              <w:rPr>
                <w:rFonts w:eastAsia="Times New Roman"/>
              </w:rPr>
              <w:t xml:space="preserve"> survives OAuth round-trip</w:t>
            </w:r>
          </w:p>
        </w:tc>
      </w:tr>
      <w:tr w:rsidR="00421C69" w14:paraId="4DD1E59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85AEFF" w14:textId="77777777" w:rsidR="00421C69" w:rsidRDefault="00421C69">
            <w:pPr>
              <w:spacing w:before="150" w:after="150"/>
              <w:rPr>
                <w:rFonts w:eastAsia="Times New Roman"/>
              </w:rPr>
            </w:pPr>
            <w:r>
              <w:rPr>
                <w:rFonts w:eastAsia="Times New Roman"/>
              </w:rPr>
              <w:t>BlastyBiz-Connected.html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973146" w14:textId="77777777" w:rsidR="00421C69" w:rsidRDefault="00421C69">
            <w:pPr>
              <w:spacing w:before="150" w:after="150"/>
              <w:rPr>
                <w:rFonts w:eastAsia="Times New Roman"/>
              </w:rPr>
            </w:pPr>
            <w:proofErr w:type="spellStart"/>
            <w:r>
              <w:rPr>
                <w:rFonts w:eastAsia="Times New Roman"/>
              </w:rPr>
              <w:t>Auth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4A0C97" w14:textId="77777777" w:rsidR="00421C69" w:rsidRDefault="00421C69">
            <w:pPr>
              <w:spacing w:before="150" w:after="150"/>
              <w:rPr>
                <w:rFonts w:eastAsia="Times New Roman"/>
              </w:rPr>
            </w:pPr>
            <w:r>
              <w:rPr>
                <w:rFonts w:eastAsia="Times New Roman"/>
              </w:rPr>
              <w:t>Post-OAuth landing; shows linked account; routes back to onboarding or dashboard</w:t>
            </w:r>
          </w:p>
        </w:tc>
      </w:tr>
      <w:tr w:rsidR="00421C69" w14:paraId="1C4D9E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62429B" w14:textId="77777777" w:rsidR="00421C69" w:rsidRDefault="00421C69">
            <w:pPr>
              <w:spacing w:before="150" w:after="150"/>
              <w:rPr>
                <w:rFonts w:eastAsia="Times New Roman"/>
              </w:rPr>
            </w:pPr>
            <w:proofErr w:type="spellStart"/>
            <w:r>
              <w:rPr>
                <w:rFonts w:eastAsia="Times New Roman"/>
              </w:rPr>
              <w:t>BlastyBiz</w:t>
            </w:r>
            <w:proofErr w:type="spellEnd"/>
            <w:r>
              <w:rPr>
                <w:rFonts w:eastAsia="Times New Roman"/>
              </w:rPr>
              <w:t>-Publishing-Status.html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A1D8E0" w14:textId="77777777" w:rsidR="00421C69" w:rsidRDefault="00421C69">
            <w:pPr>
              <w:spacing w:before="150" w:after="150"/>
              <w:rPr>
                <w:rFonts w:eastAsia="Times New Roman"/>
              </w:rPr>
            </w:pPr>
            <w:proofErr w:type="spellStart"/>
            <w:r>
              <w:rPr>
                <w:rFonts w:eastAsia="Times New Roman"/>
              </w:rPr>
              <w:t>Auth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09D56E" w14:textId="77777777" w:rsidR="00421C69" w:rsidRDefault="00421C69">
            <w:pPr>
              <w:spacing w:before="150" w:after="150"/>
              <w:rPr>
                <w:rFonts w:eastAsia="Times New Roman"/>
              </w:rPr>
            </w:pPr>
            <w:r>
              <w:rPr>
                <w:rFonts w:eastAsia="Times New Roman"/>
              </w:rPr>
              <w:t xml:space="preserve">Live publish job status via </w:t>
            </w:r>
            <w:proofErr w:type="spellStart"/>
            <w:r>
              <w:rPr>
                <w:rFonts w:eastAsia="Times New Roman"/>
              </w:rPr>
              <w:t>Firestore</w:t>
            </w:r>
            <w:proofErr w:type="spellEnd"/>
            <w:r>
              <w:rPr>
                <w:rFonts w:eastAsia="Times New Roman"/>
              </w:rPr>
              <w:t xml:space="preserve"> </w:t>
            </w:r>
            <w:proofErr w:type="spellStart"/>
            <w:r>
              <w:rPr>
                <w:rFonts w:eastAsia="Times New Roman"/>
              </w:rPr>
              <w:t>onSnapshot</w:t>
            </w:r>
            <w:proofErr w:type="spellEnd"/>
          </w:p>
        </w:tc>
      </w:tr>
      <w:tr w:rsidR="00421C69" w14:paraId="0E419C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C4722C" w14:textId="77777777" w:rsidR="00421C69" w:rsidRDefault="00421C69">
            <w:pPr>
              <w:spacing w:before="150" w:after="150"/>
              <w:rPr>
                <w:rFonts w:eastAsia="Times New Roman"/>
              </w:rPr>
            </w:pPr>
            <w:proofErr w:type="spellStart"/>
            <w:r>
              <w:rPr>
                <w:rFonts w:eastAsia="Times New Roman"/>
              </w:rPr>
              <w:t>BlastyBiz</w:t>
            </w:r>
            <w:proofErr w:type="spellEnd"/>
            <w:r>
              <w:rPr>
                <w:rFonts w:eastAsia="Times New Roman"/>
              </w:rPr>
              <w:t>-Listing-Preview.html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5CFE5D" w14:textId="77777777" w:rsidR="00421C69" w:rsidRDefault="00421C69">
            <w:pPr>
              <w:spacing w:before="150" w:after="150"/>
              <w:rPr>
                <w:rFonts w:eastAsia="Times New Roman"/>
              </w:rPr>
            </w:pPr>
            <w:proofErr w:type="spellStart"/>
            <w:r>
              <w:rPr>
                <w:rFonts w:eastAsia="Times New Roman"/>
              </w:rPr>
              <w:t>Auth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9723B5" w14:textId="77777777" w:rsidR="00421C69" w:rsidRDefault="00421C69">
            <w:pPr>
              <w:spacing w:before="150" w:after="150"/>
              <w:rPr>
                <w:rFonts w:eastAsia="Times New Roman"/>
              </w:rPr>
            </w:pPr>
            <w:r>
              <w:rPr>
                <w:rFonts w:eastAsia="Times New Roman"/>
              </w:rPr>
              <w:t>Legacy per-platform review page (pre-Jun 26 flow; file retained)</w:t>
            </w:r>
          </w:p>
        </w:tc>
      </w:tr>
      <w:tr w:rsidR="00421C69" w14:paraId="3F7CF70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0FCC33" w14:textId="77777777" w:rsidR="00421C69" w:rsidRDefault="00421C69">
            <w:pPr>
              <w:spacing w:before="150" w:after="150"/>
              <w:rPr>
                <w:rFonts w:eastAsia="Times New Roman"/>
              </w:rPr>
            </w:pPr>
            <w:r>
              <w:rPr>
                <w:rFonts w:eastAsia="Times New Roman"/>
              </w:rPr>
              <w:t>BlastyBiz-BizContext.html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198012" w14:textId="77777777" w:rsidR="00421C69" w:rsidRDefault="00421C69">
            <w:pPr>
              <w:spacing w:before="150" w:after="150"/>
              <w:rPr>
                <w:rFonts w:eastAsia="Times New Roman"/>
              </w:rPr>
            </w:pPr>
            <w:proofErr w:type="spellStart"/>
            <w:r>
              <w:rPr>
                <w:rFonts w:eastAsia="Times New Roman"/>
              </w:rPr>
              <w:t>Auth</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52E737" w14:textId="77777777" w:rsidR="00421C69" w:rsidRDefault="00421C69">
            <w:pPr>
              <w:spacing w:before="150" w:after="150"/>
              <w:rPr>
                <w:rFonts w:eastAsia="Times New Roman"/>
              </w:rPr>
            </w:pPr>
            <w:r>
              <w:rPr>
                <w:rFonts w:eastAsia="Times New Roman"/>
              </w:rPr>
              <w:t>Business context / AI enrichment data page</w:t>
            </w:r>
          </w:p>
        </w:tc>
      </w:tr>
      <w:tr w:rsidR="00421C69" w14:paraId="2422053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1EB844" w14:textId="77777777" w:rsidR="00421C69" w:rsidRDefault="00421C69">
            <w:pPr>
              <w:spacing w:before="150" w:after="150"/>
              <w:rPr>
                <w:rFonts w:eastAsia="Times New Roman"/>
              </w:rPr>
            </w:pPr>
            <w:r>
              <w:rPr>
                <w:rFonts w:eastAsia="Times New Roman"/>
              </w:rPr>
              <w:lastRenderedPageBreak/>
              <w:t>BlastyBiz-About.html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8FDCED" w14:textId="77777777" w:rsidR="00421C69" w:rsidRDefault="00421C69">
            <w:pPr>
              <w:spacing w:before="150" w:after="150"/>
              <w:rPr>
                <w:rFonts w:eastAsia="Times New Roman"/>
              </w:rPr>
            </w:pPr>
            <w:r>
              <w:rPr>
                <w:rFonts w:eastAsia="Times New Roman"/>
              </w:rPr>
              <w:t>No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1B29DE" w14:textId="77777777" w:rsidR="00421C69" w:rsidRDefault="00421C69">
            <w:pPr>
              <w:spacing w:before="150" w:after="150"/>
              <w:rPr>
                <w:rFonts w:eastAsia="Times New Roman"/>
              </w:rPr>
            </w:pPr>
            <w:r>
              <w:rPr>
                <w:rFonts w:eastAsia="Times New Roman"/>
              </w:rPr>
              <w:t xml:space="preserve">About Us — Dave </w:t>
            </w:r>
            <w:proofErr w:type="spellStart"/>
            <w:r>
              <w:rPr>
                <w:rFonts w:eastAsia="Times New Roman"/>
              </w:rPr>
              <w:t>Percey</w:t>
            </w:r>
            <w:proofErr w:type="spellEnd"/>
            <w:r>
              <w:rPr>
                <w:rFonts w:eastAsia="Times New Roman"/>
              </w:rPr>
              <w:t xml:space="preserve"> / </w:t>
            </w:r>
            <w:proofErr w:type="spellStart"/>
            <w:r>
              <w:rPr>
                <w:rFonts w:eastAsia="Times New Roman"/>
              </w:rPr>
              <w:t>Fluba</w:t>
            </w:r>
            <w:proofErr w:type="spellEnd"/>
            <w:r>
              <w:rPr>
                <w:rFonts w:eastAsia="Times New Roman"/>
              </w:rPr>
              <w:t xml:space="preserve"> Designs LLC, Englewood FL</w:t>
            </w:r>
          </w:p>
        </w:tc>
      </w:tr>
      <w:tr w:rsidR="00421C69" w14:paraId="4E13CC3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2EC11B" w14:textId="77777777" w:rsidR="00421C69" w:rsidRDefault="00421C69">
            <w:pPr>
              <w:spacing w:before="150" w:after="150"/>
              <w:rPr>
                <w:rFonts w:eastAsia="Times New Roman"/>
              </w:rPr>
            </w:pPr>
            <w:r>
              <w:rPr>
                <w:rFonts w:eastAsia="Times New Roman"/>
              </w:rPr>
              <w:t>BlastyBiz-Contact.html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B31681" w14:textId="77777777" w:rsidR="00421C69" w:rsidRDefault="00421C69">
            <w:pPr>
              <w:spacing w:before="150" w:after="150"/>
              <w:rPr>
                <w:rFonts w:eastAsia="Times New Roman"/>
              </w:rPr>
            </w:pPr>
            <w:r>
              <w:rPr>
                <w:rFonts w:eastAsia="Times New Roman"/>
              </w:rPr>
              <w:t>No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7329B5" w14:textId="77777777" w:rsidR="00421C69" w:rsidRDefault="00421C69">
            <w:pPr>
              <w:spacing w:before="150" w:after="150"/>
              <w:rPr>
                <w:rFonts w:eastAsia="Times New Roman"/>
              </w:rPr>
            </w:pPr>
            <w:r>
              <w:rPr>
                <w:rFonts w:eastAsia="Times New Roman"/>
              </w:rPr>
              <w:t>Contact — support/sales/billing/</w:t>
            </w:r>
            <w:hyperlink r:id="rId6" w:history="1">
              <w:r>
                <w:rPr>
                  <w:rStyle w:val="Hyperlink"/>
                  <w:rFonts w:eastAsia="Times New Roman"/>
                </w:rPr>
                <w:t>info@blastybiz.com</w:t>
              </w:r>
            </w:hyperlink>
          </w:p>
        </w:tc>
      </w:tr>
      <w:tr w:rsidR="00421C69" w14:paraId="642E136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8EFE93" w14:textId="77777777" w:rsidR="00421C69" w:rsidRDefault="00421C69">
            <w:pPr>
              <w:spacing w:before="150" w:after="150"/>
              <w:rPr>
                <w:rFonts w:eastAsia="Times New Roman"/>
              </w:rPr>
            </w:pPr>
            <w:r>
              <w:rPr>
                <w:rFonts w:eastAsia="Times New Roman"/>
              </w:rPr>
              <w:t>BlastyBiz-Privacy.html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C93301" w14:textId="77777777" w:rsidR="00421C69" w:rsidRDefault="00421C69">
            <w:pPr>
              <w:spacing w:before="150" w:after="150"/>
              <w:rPr>
                <w:rFonts w:eastAsia="Times New Roman"/>
              </w:rPr>
            </w:pPr>
            <w:r>
              <w:rPr>
                <w:rFonts w:eastAsia="Times New Roman"/>
              </w:rPr>
              <w:t>No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B692E4" w14:textId="77777777" w:rsidR="00421C69" w:rsidRDefault="00421C69">
            <w:pPr>
              <w:spacing w:before="150" w:after="150"/>
              <w:rPr>
                <w:rFonts w:eastAsia="Times New Roman"/>
              </w:rPr>
            </w:pPr>
            <w:r>
              <w:rPr>
                <w:rFonts w:eastAsia="Times New Roman"/>
              </w:rPr>
              <w:t>Privacy policy</w:t>
            </w:r>
          </w:p>
        </w:tc>
      </w:tr>
      <w:tr w:rsidR="00421C69" w14:paraId="464A15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AA9FA5" w14:textId="77777777" w:rsidR="00421C69" w:rsidRDefault="00421C69">
            <w:pPr>
              <w:spacing w:before="150" w:after="150"/>
              <w:rPr>
                <w:rFonts w:eastAsia="Times New Roman"/>
              </w:rPr>
            </w:pPr>
            <w:r>
              <w:rPr>
                <w:rFonts w:eastAsia="Times New Roman"/>
              </w:rPr>
              <w:t>BlastyBiz-Terms.html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BB5F3F" w14:textId="77777777" w:rsidR="00421C69" w:rsidRDefault="00421C69">
            <w:pPr>
              <w:spacing w:before="150" w:after="150"/>
              <w:rPr>
                <w:rFonts w:eastAsia="Times New Roman"/>
              </w:rPr>
            </w:pPr>
            <w:r>
              <w:rPr>
                <w:rFonts w:eastAsia="Times New Roman"/>
              </w:rPr>
              <w:t>No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41D9B7" w14:textId="77777777" w:rsidR="00421C69" w:rsidRDefault="00421C69">
            <w:pPr>
              <w:spacing w:before="150" w:after="150"/>
              <w:rPr>
                <w:rFonts w:eastAsia="Times New Roman"/>
              </w:rPr>
            </w:pPr>
            <w:r>
              <w:rPr>
                <w:rFonts w:eastAsia="Times New Roman"/>
              </w:rPr>
              <w:t>Terms of service</w:t>
            </w:r>
          </w:p>
        </w:tc>
      </w:tr>
      <w:tr w:rsidR="00421C69" w14:paraId="18B1D33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29946C" w14:textId="77777777" w:rsidR="00421C69" w:rsidRDefault="00421C69">
            <w:pPr>
              <w:spacing w:before="150" w:after="150"/>
              <w:rPr>
                <w:rFonts w:eastAsia="Times New Roman"/>
              </w:rPr>
            </w:pPr>
            <w:r>
              <w:rPr>
                <w:rFonts w:eastAsia="Times New Roman"/>
              </w:rPr>
              <w:t>BlastyBiz-Admin.html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2FB0AE" w14:textId="77777777" w:rsidR="00421C69" w:rsidRDefault="00421C69">
            <w:pPr>
              <w:spacing w:before="150" w:after="150"/>
              <w:rPr>
                <w:rFonts w:eastAsia="Times New Roman"/>
              </w:rPr>
            </w:pPr>
            <w:r>
              <w:rPr>
                <w:rFonts w:eastAsia="Times New Roman"/>
              </w:rP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99B496" w14:textId="77777777" w:rsidR="00421C69" w:rsidRDefault="00421C69">
            <w:pPr>
              <w:spacing w:before="150" w:after="150"/>
              <w:rPr>
                <w:rFonts w:eastAsia="Times New Roman"/>
              </w:rPr>
            </w:pPr>
            <w:r>
              <w:rPr>
                <w:rFonts w:eastAsia="Times New Roman"/>
              </w:rPr>
              <w:t>Admin hub</w:t>
            </w:r>
          </w:p>
        </w:tc>
      </w:tr>
      <w:tr w:rsidR="00421C69" w14:paraId="434404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01581F" w14:textId="77777777" w:rsidR="00421C69" w:rsidRDefault="00421C69">
            <w:pPr>
              <w:spacing w:before="150" w:after="150"/>
              <w:rPr>
                <w:rFonts w:eastAsia="Times New Roman"/>
              </w:rPr>
            </w:pPr>
            <w:proofErr w:type="spellStart"/>
            <w:r>
              <w:rPr>
                <w:rFonts w:eastAsia="Times New Roman"/>
              </w:rPr>
              <w:t>BlastyBiz</w:t>
            </w:r>
            <w:proofErr w:type="spellEnd"/>
            <w:r>
              <w:rPr>
                <w:rFonts w:eastAsia="Times New Roman"/>
              </w:rPr>
              <w:t>-Admin-Queue-Manager.html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9E875C" w14:textId="77777777" w:rsidR="00421C69" w:rsidRDefault="00421C69">
            <w:pPr>
              <w:spacing w:before="150" w:after="150"/>
              <w:rPr>
                <w:rFonts w:eastAsia="Times New Roman"/>
              </w:rPr>
            </w:pPr>
            <w:r>
              <w:rPr>
                <w:rFonts w:eastAsia="Times New Roman"/>
              </w:rP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BBB60E" w14:textId="77777777" w:rsidR="00421C69" w:rsidRDefault="00421C69">
            <w:pPr>
              <w:spacing w:before="150" w:after="150"/>
              <w:rPr>
                <w:rFonts w:eastAsia="Times New Roman"/>
              </w:rPr>
            </w:pPr>
            <w:r>
              <w:rPr>
                <w:rFonts w:eastAsia="Times New Roman"/>
              </w:rPr>
              <w:t xml:space="preserve">Live job queue from </w:t>
            </w:r>
            <w:proofErr w:type="spellStart"/>
            <w:r>
              <w:rPr>
                <w:rFonts w:eastAsia="Times New Roman"/>
              </w:rPr>
              <w:t>Firestore</w:t>
            </w:r>
            <w:proofErr w:type="spellEnd"/>
          </w:p>
        </w:tc>
      </w:tr>
      <w:tr w:rsidR="00421C69" w14:paraId="742AAB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6FDB1C" w14:textId="77777777" w:rsidR="00421C69" w:rsidRDefault="00421C69">
            <w:pPr>
              <w:spacing w:before="150" w:after="150"/>
              <w:rPr>
                <w:rFonts w:eastAsia="Times New Roman"/>
              </w:rPr>
            </w:pPr>
            <w:proofErr w:type="spellStart"/>
            <w:r>
              <w:rPr>
                <w:rFonts w:eastAsia="Times New Roman"/>
              </w:rPr>
              <w:t>BlastyBiz</w:t>
            </w:r>
            <w:proofErr w:type="spellEnd"/>
            <w:r>
              <w:rPr>
                <w:rFonts w:eastAsia="Times New Roman"/>
              </w:rPr>
              <w:t>-Admin-Failed-Jobs.html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359000" w14:textId="77777777" w:rsidR="00421C69" w:rsidRDefault="00421C69">
            <w:pPr>
              <w:spacing w:before="150" w:after="150"/>
              <w:rPr>
                <w:rFonts w:eastAsia="Times New Roman"/>
              </w:rPr>
            </w:pPr>
            <w:r>
              <w:rPr>
                <w:rFonts w:eastAsia="Times New Roman"/>
              </w:rP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E206C6" w14:textId="77777777" w:rsidR="00421C69" w:rsidRDefault="00421C69">
            <w:pPr>
              <w:spacing w:before="150" w:after="150"/>
              <w:rPr>
                <w:rFonts w:eastAsia="Times New Roman"/>
              </w:rPr>
            </w:pPr>
            <w:r>
              <w:rPr>
                <w:rFonts w:eastAsia="Times New Roman"/>
              </w:rPr>
              <w:t>Failed/manual jobs; per-row Retry/Manual wired to CFs; Export CSV</w:t>
            </w:r>
          </w:p>
        </w:tc>
      </w:tr>
      <w:tr w:rsidR="00421C69" w14:paraId="79ECAE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FA8CDB" w14:textId="77777777" w:rsidR="00421C69" w:rsidRDefault="00421C69">
            <w:pPr>
              <w:spacing w:before="150" w:after="150"/>
              <w:rPr>
                <w:rFonts w:eastAsia="Times New Roman"/>
              </w:rPr>
            </w:pPr>
            <w:proofErr w:type="spellStart"/>
            <w:r>
              <w:rPr>
                <w:rFonts w:eastAsia="Times New Roman"/>
              </w:rPr>
              <w:t>BlastyBiz</w:t>
            </w:r>
            <w:proofErr w:type="spellEnd"/>
            <w:r>
              <w:rPr>
                <w:rFonts w:eastAsia="Times New Roman"/>
              </w:rPr>
              <w:t>-Admin-Subscriptions.html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FA65FA" w14:textId="77777777" w:rsidR="00421C69" w:rsidRDefault="00421C69">
            <w:pPr>
              <w:spacing w:before="150" w:after="150"/>
              <w:rPr>
                <w:rFonts w:eastAsia="Times New Roman"/>
              </w:rPr>
            </w:pPr>
            <w:r>
              <w:rPr>
                <w:rFonts w:eastAsia="Times New Roman"/>
              </w:rP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271F67" w14:textId="77777777" w:rsidR="00421C69" w:rsidRDefault="00421C69">
            <w:pPr>
              <w:spacing w:before="150" w:after="150"/>
              <w:rPr>
                <w:rFonts w:eastAsia="Times New Roman"/>
              </w:rPr>
            </w:pPr>
            <w:r>
              <w:rPr>
                <w:rFonts w:eastAsia="Times New Roman"/>
              </w:rPr>
              <w:t>Subscription overview — "Demo data" banner on Money Snapshot</w:t>
            </w:r>
          </w:p>
        </w:tc>
      </w:tr>
      <w:tr w:rsidR="00421C69" w14:paraId="19245C5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F7D62A" w14:textId="77777777" w:rsidR="00421C69" w:rsidRDefault="00421C69">
            <w:pPr>
              <w:spacing w:before="150" w:after="150"/>
              <w:rPr>
                <w:rFonts w:eastAsia="Times New Roman"/>
              </w:rPr>
            </w:pPr>
            <w:proofErr w:type="spellStart"/>
            <w:r>
              <w:rPr>
                <w:rFonts w:eastAsia="Times New Roman"/>
              </w:rPr>
              <w:t>BlastyBiz</w:t>
            </w:r>
            <w:proofErr w:type="spellEnd"/>
            <w:r>
              <w:rPr>
                <w:rFonts w:eastAsia="Times New Roman"/>
              </w:rPr>
              <w:t>-Admin-Users.html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DFAC66" w14:textId="77777777" w:rsidR="00421C69" w:rsidRDefault="00421C69">
            <w:pPr>
              <w:spacing w:before="150" w:after="150"/>
              <w:rPr>
                <w:rFonts w:eastAsia="Times New Roman"/>
              </w:rPr>
            </w:pPr>
            <w:r>
              <w:rPr>
                <w:rFonts w:eastAsia="Times New Roman"/>
              </w:rP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E5A62A" w14:textId="77777777" w:rsidR="00421C69" w:rsidRDefault="00421C69">
            <w:pPr>
              <w:spacing w:before="150" w:after="150"/>
              <w:rPr>
                <w:rFonts w:eastAsia="Times New Roman"/>
              </w:rPr>
            </w:pPr>
            <w:r>
              <w:rPr>
                <w:rFonts w:eastAsia="Times New Roman"/>
              </w:rPr>
              <w:t>All Accounts table + Accounts to Watch with admin delete</w:t>
            </w:r>
          </w:p>
        </w:tc>
      </w:tr>
      <w:tr w:rsidR="00421C69" w14:paraId="3A0594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F67F12" w14:textId="77777777" w:rsidR="00421C69" w:rsidRDefault="00421C69">
            <w:pPr>
              <w:spacing w:before="150" w:after="150"/>
              <w:rPr>
                <w:rFonts w:eastAsia="Times New Roman"/>
              </w:rPr>
            </w:pPr>
            <w:proofErr w:type="spellStart"/>
            <w:r>
              <w:rPr>
                <w:rFonts w:eastAsia="Times New Roman"/>
              </w:rPr>
              <w:lastRenderedPageBreak/>
              <w:t>BlastyBiz</w:t>
            </w:r>
            <w:proofErr w:type="spellEnd"/>
            <w:r>
              <w:rPr>
                <w:rFonts w:eastAsia="Times New Roman"/>
              </w:rPr>
              <w:t>-Admin-Platform-Health.html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75A1BD" w14:textId="77777777" w:rsidR="00421C69" w:rsidRDefault="00421C69">
            <w:pPr>
              <w:spacing w:before="150" w:after="150"/>
              <w:rPr>
                <w:rFonts w:eastAsia="Times New Roman"/>
              </w:rPr>
            </w:pPr>
            <w:r>
              <w:rPr>
                <w:rFonts w:eastAsia="Times New Roman"/>
              </w:rP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CAC572" w14:textId="77777777" w:rsidR="00421C69" w:rsidRDefault="00421C69">
            <w:pPr>
              <w:spacing w:before="150" w:after="150"/>
              <w:rPr>
                <w:rFonts w:eastAsia="Times New Roman"/>
              </w:rPr>
            </w:pPr>
            <w:r>
              <w:rPr>
                <w:rFonts w:eastAsia="Times New Roman"/>
              </w:rPr>
              <w:t>Platform health overview (static content)</w:t>
            </w:r>
          </w:p>
        </w:tc>
      </w:tr>
      <w:tr w:rsidR="00421C69" w14:paraId="1EC0C3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2F6BAC" w14:textId="77777777" w:rsidR="00421C69" w:rsidRDefault="00421C69">
            <w:pPr>
              <w:spacing w:before="150" w:after="150"/>
              <w:rPr>
                <w:rFonts w:eastAsia="Times New Roman"/>
              </w:rPr>
            </w:pPr>
            <w:proofErr w:type="spellStart"/>
            <w:r>
              <w:rPr>
                <w:rFonts w:eastAsia="Times New Roman"/>
              </w:rPr>
              <w:t>BlastyBiz</w:t>
            </w:r>
            <w:proofErr w:type="spellEnd"/>
            <w:r>
              <w:rPr>
                <w:rFonts w:eastAsia="Times New Roman"/>
              </w:rPr>
              <w:t>-Admin-Logs.html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42469A" w14:textId="77777777" w:rsidR="00421C69" w:rsidRDefault="00421C69">
            <w:pPr>
              <w:spacing w:before="150" w:after="150"/>
              <w:rPr>
                <w:rFonts w:eastAsia="Times New Roman"/>
              </w:rPr>
            </w:pPr>
            <w:r>
              <w:rPr>
                <w:rFonts w:eastAsia="Times New Roman"/>
              </w:rP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9B66BB" w14:textId="77777777" w:rsidR="00421C69" w:rsidRDefault="00421C69">
            <w:pPr>
              <w:spacing w:before="150" w:after="150"/>
              <w:rPr>
                <w:rFonts w:eastAsia="Times New Roman"/>
              </w:rPr>
            </w:pPr>
            <w:r>
              <w:rPr>
                <w:rFonts w:eastAsia="Times New Roman"/>
              </w:rPr>
              <w:t xml:space="preserve">Live </w:t>
            </w:r>
            <w:proofErr w:type="spellStart"/>
            <w:r>
              <w:rPr>
                <w:rFonts w:eastAsia="Times New Roman"/>
              </w:rPr>
              <w:t>activityLogs</w:t>
            </w:r>
            <w:proofErr w:type="spellEnd"/>
            <w:r>
              <w:rPr>
                <w:rFonts w:eastAsia="Times New Roman"/>
              </w:rPr>
              <w:t xml:space="preserve"> from </w:t>
            </w:r>
            <w:proofErr w:type="spellStart"/>
            <w:r>
              <w:rPr>
                <w:rFonts w:eastAsia="Times New Roman"/>
              </w:rPr>
              <w:t>Firestore</w:t>
            </w:r>
            <w:proofErr w:type="spellEnd"/>
          </w:p>
        </w:tc>
      </w:tr>
      <w:tr w:rsidR="00421C69" w14:paraId="45DAF5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24DF06" w14:textId="77777777" w:rsidR="00421C69" w:rsidRDefault="00421C69">
            <w:pPr>
              <w:spacing w:before="150" w:after="150"/>
              <w:rPr>
                <w:rFonts w:eastAsia="Times New Roman"/>
              </w:rPr>
            </w:pPr>
            <w:proofErr w:type="spellStart"/>
            <w:r>
              <w:rPr>
                <w:rFonts w:eastAsia="Times New Roman"/>
              </w:rPr>
              <w:t>BlastyBiz</w:t>
            </w:r>
            <w:proofErr w:type="spellEnd"/>
            <w:r>
              <w:rPr>
                <w:rFonts w:eastAsia="Times New Roman"/>
              </w:rPr>
              <w:t>-Admin-Operate.html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8CDF90" w14:textId="77777777" w:rsidR="00421C69" w:rsidRDefault="00421C69">
            <w:pPr>
              <w:spacing w:before="150" w:after="150"/>
              <w:rPr>
                <w:rFonts w:eastAsia="Times New Roman"/>
              </w:rPr>
            </w:pPr>
            <w:r>
              <w:rPr>
                <w:rFonts w:eastAsia="Times New Roman"/>
              </w:rP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699737" w14:textId="77777777" w:rsidR="00421C69" w:rsidRDefault="00421C69">
            <w:pPr>
              <w:spacing w:before="150" w:after="150"/>
              <w:rPr>
                <w:rFonts w:eastAsia="Times New Roman"/>
              </w:rPr>
            </w:pPr>
            <w:r>
              <w:rPr>
                <w:rFonts w:eastAsia="Times New Roman"/>
              </w:rPr>
              <w:t>Browser-based Secret Manager + operator setup guide</w:t>
            </w:r>
          </w:p>
        </w:tc>
      </w:tr>
      <w:tr w:rsidR="00421C69" w14:paraId="0724D5D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FE2FD2" w14:textId="77777777" w:rsidR="00421C69" w:rsidRDefault="00421C69">
            <w:pPr>
              <w:spacing w:before="150" w:after="150"/>
              <w:rPr>
                <w:rFonts w:eastAsia="Times New Roman"/>
              </w:rPr>
            </w:pPr>
            <w:r>
              <w:rPr>
                <w:rFonts w:eastAsia="Times New Roman"/>
              </w:rPr>
              <w:t>dev-login.html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7D7A42" w14:textId="77777777" w:rsidR="00421C69" w:rsidRDefault="00421C69">
            <w:pPr>
              <w:spacing w:before="150" w:after="150"/>
              <w:rPr>
                <w:rFonts w:eastAsia="Times New Roman"/>
              </w:rPr>
            </w:pPr>
            <w:r>
              <w:rPr>
                <w:rFonts w:eastAsia="Times New Roman"/>
              </w:rPr>
              <w:t>No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C81044" w14:textId="77777777" w:rsidR="00421C69" w:rsidRDefault="00421C69">
            <w:pPr>
              <w:spacing w:before="150" w:after="150"/>
              <w:rPr>
                <w:rFonts w:eastAsia="Times New Roman"/>
              </w:rPr>
            </w:pPr>
            <w:r>
              <w:rPr>
                <w:rFonts w:eastAsia="Times New Roman"/>
              </w:rPr>
              <w:t xml:space="preserve">Dev/test auto-login page — Playwright use only; not linked in </w:t>
            </w:r>
            <w:proofErr w:type="spellStart"/>
            <w:r>
              <w:rPr>
                <w:rFonts w:eastAsia="Times New Roman"/>
              </w:rPr>
              <w:t>nav</w:t>
            </w:r>
            <w:proofErr w:type="spellEnd"/>
          </w:p>
        </w:tc>
      </w:tr>
    </w:tbl>
    <w:p w14:paraId="2B2BC051" w14:textId="77777777" w:rsidR="00421C69" w:rsidRDefault="00421C69">
      <w:pPr>
        <w:pStyle w:val="HTMLPreformatted"/>
        <w:rPr>
          <w:color w:val="000000"/>
        </w:rPr>
      </w:pPr>
    </w:p>
    <w:p w14:paraId="487DB3E6" w14:textId="77777777" w:rsidR="00421C69" w:rsidRDefault="00421C69">
      <w:pPr>
        <w:pStyle w:val="HTMLPreformatted"/>
        <w:rPr>
          <w:color w:val="000000"/>
        </w:rPr>
      </w:pPr>
      <w:r>
        <w:rPr>
          <w:noProof/>
          <w:color w:val="000000"/>
        </w:rPr>
        <mc:AlternateContent>
          <mc:Choice Requires="wps">
            <w:drawing>
              <wp:inline distT="0" distB="0" distL="0" distR="0" wp14:anchorId="7ABB01B5" wp14:editId="620787B9">
                <wp:extent cx="5943600" cy="1270"/>
                <wp:effectExtent l="0" t="31750" r="0" b="36830"/>
                <wp:docPr id="19268179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99DE25"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96B5B8B" w14:textId="77777777" w:rsidR="00421C69" w:rsidRDefault="00421C69">
      <w:pPr>
        <w:pStyle w:val="HTMLPreformatted"/>
        <w:rPr>
          <w:color w:val="000000"/>
        </w:rPr>
      </w:pPr>
    </w:p>
    <w:p w14:paraId="46A3A6EE"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proofErr w:type="spellStart"/>
      <w:r>
        <w:rPr>
          <w:rFonts w:ascii="Courier New" w:hAnsi="Courier New" w:cs="Courier New"/>
          <w:color w:val="000000"/>
        </w:rPr>
        <w:t>Firestore</w:t>
      </w:r>
      <w:proofErr w:type="spellEnd"/>
      <w:r>
        <w:rPr>
          <w:rFonts w:ascii="Courier New" w:hAnsi="Courier New" w:cs="Courier New"/>
          <w:color w:val="000000"/>
        </w:rPr>
        <w:t xml:space="preserve"> Rules</w:t>
      </w:r>
    </w:p>
    <w:p w14:paraId="0F47E496" w14:textId="77777777" w:rsidR="00421C69" w:rsidRDefault="00421C69">
      <w:pPr>
        <w:pStyle w:val="HTMLPreformatted"/>
        <w:rPr>
          <w:color w:val="000000"/>
        </w:rPr>
      </w:pPr>
    </w:p>
    <w:p w14:paraId="54190617"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13 collections secured. Owner-only access on all user data. </w:t>
      </w:r>
      <w:proofErr w:type="spellStart"/>
      <w:r>
        <w:rPr>
          <w:rStyle w:val="HTMLCode"/>
          <w:color w:val="000000"/>
        </w:rPr>
        <w:t>isAdmin</w:t>
      </w:r>
      <w:proofErr w:type="spellEnd"/>
      <w:r>
        <w:rPr>
          <w:rStyle w:val="HTMLCode"/>
          <w:color w:val="000000"/>
        </w:rPr>
        <w:t>()</w:t>
      </w:r>
      <w:r>
        <w:rPr>
          <w:rFonts w:ascii="Courier New" w:hAnsi="Courier New" w:cs="Courier New"/>
          <w:color w:val="000000"/>
          <w:sz w:val="20"/>
          <w:szCs w:val="20"/>
        </w:rPr>
        <w:t xml:space="preserve"> grants </w:t>
      </w:r>
      <w:r>
        <w:rPr>
          <w:rStyle w:val="HTMLCode"/>
          <w:color w:val="000000"/>
        </w:rPr>
        <w:t>perceys@gmail.com</w:t>
      </w:r>
      <w:r>
        <w:rPr>
          <w:rFonts w:ascii="Courier New" w:hAnsi="Courier New" w:cs="Courier New"/>
          <w:color w:val="000000"/>
          <w:sz w:val="20"/>
          <w:szCs w:val="20"/>
        </w:rPr>
        <w:t xml:space="preserve"> and </w:t>
      </w:r>
      <w:r>
        <w:rPr>
          <w:rStyle w:val="HTMLCode"/>
          <w:color w:val="000000"/>
        </w:rPr>
        <w:t>rep-test@blastybiz.com</w:t>
      </w:r>
      <w:r>
        <w:rPr>
          <w:rFonts w:ascii="Courier New" w:hAnsi="Courier New" w:cs="Courier New"/>
          <w:color w:val="000000"/>
          <w:sz w:val="20"/>
          <w:szCs w:val="20"/>
        </w:rPr>
        <w:t xml:space="preserve"> elevated access.</w:t>
      </w:r>
    </w:p>
    <w:p w14:paraId="5F0B71A7"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2761"/>
        <w:gridCol w:w="1012"/>
        <w:gridCol w:w="1012"/>
        <w:gridCol w:w="1801"/>
      </w:tblGrid>
      <w:tr w:rsidR="00421C69" w14:paraId="4B2B01F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5513F094"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Collection</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79014098" w14:textId="77777777" w:rsidR="00421C69" w:rsidRDefault="00421C69">
            <w:pPr>
              <w:spacing w:before="150" w:after="150"/>
              <w:rPr>
                <w:rFonts w:eastAsia="Times New Roman"/>
                <w:b/>
                <w:bCs/>
              </w:rPr>
            </w:pPr>
            <w:r>
              <w:rPr>
                <w:rFonts w:eastAsia="Times New Roman"/>
                <w:b/>
                <w:bCs/>
              </w:rPr>
              <w:t>Owner access</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4017F776" w14:textId="77777777" w:rsidR="00421C69" w:rsidRDefault="00421C69">
            <w:pPr>
              <w:spacing w:before="150" w:after="150"/>
              <w:rPr>
                <w:rFonts w:eastAsia="Times New Roman"/>
                <w:b/>
                <w:bCs/>
              </w:rPr>
            </w:pPr>
            <w:r>
              <w:rPr>
                <w:rFonts w:eastAsia="Times New Roman"/>
                <w:b/>
                <w:bCs/>
              </w:rPr>
              <w:t>Admin access</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727D4773" w14:textId="77777777" w:rsidR="00421C69" w:rsidRDefault="00421C69">
            <w:pPr>
              <w:spacing w:before="150" w:after="150"/>
              <w:rPr>
                <w:rFonts w:eastAsia="Times New Roman"/>
                <w:b/>
                <w:bCs/>
              </w:rPr>
            </w:pPr>
            <w:r>
              <w:rPr>
                <w:rFonts w:eastAsia="Times New Roman"/>
                <w:b/>
                <w:bCs/>
              </w:rPr>
              <w:t>Notes</w:t>
            </w:r>
          </w:p>
        </w:tc>
      </w:tr>
      <w:tr w:rsidR="00421C69" w14:paraId="14283C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F70585" w14:textId="77777777" w:rsidR="00421C69" w:rsidRDefault="00421C69">
            <w:pPr>
              <w:spacing w:before="150" w:after="150"/>
              <w:rPr>
                <w:rFonts w:eastAsia="Times New Roman"/>
              </w:rPr>
            </w:pPr>
            <w:r>
              <w:rPr>
                <w:rStyle w:val="HTMLCode"/>
              </w:rPr>
              <w:t>users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9BA046" w14:textId="77777777" w:rsidR="00421C69" w:rsidRDefault="00421C69">
            <w:pPr>
              <w:spacing w:before="150" w:after="150"/>
              <w:rPr>
                <w:rFonts w:eastAsia="Times New Roman"/>
              </w:rPr>
            </w:pPr>
            <w:r>
              <w:rPr>
                <w:rFonts w:eastAsia="Times New Roman"/>
              </w:rPr>
              <w:t>read + write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6078EC" w14:textId="77777777" w:rsidR="00421C69" w:rsidRDefault="00421C69">
            <w:pPr>
              <w:spacing w:before="150" w:after="150"/>
              <w:rPr>
                <w:rFonts w:eastAsia="Times New Roman"/>
              </w:rPr>
            </w:pPr>
            <w:r>
              <w:rPr>
                <w:rFonts w:eastAsia="Times New Roman"/>
              </w:rPr>
              <w:t>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0BA0E4" w14:textId="77777777" w:rsidR="00421C69" w:rsidRDefault="00421C69">
            <w:pPr>
              <w:spacing w:before="150" w:after="150"/>
              <w:rPr>
                <w:rFonts w:eastAsia="Times New Roman"/>
              </w:rPr>
            </w:pPr>
            <w:r>
              <w:rPr>
                <w:rFonts w:eastAsia="Times New Roman"/>
              </w:rPr>
              <w:t>—</w:t>
            </w:r>
          </w:p>
        </w:tc>
      </w:tr>
      <w:tr w:rsidR="00421C69" w14:paraId="5F21F4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AB5C7B" w14:textId="77777777" w:rsidR="00421C69" w:rsidRDefault="00421C69">
            <w:pPr>
              <w:spacing w:before="150" w:after="150"/>
              <w:rPr>
                <w:rFonts w:eastAsia="Times New Roman"/>
              </w:rPr>
            </w:pPr>
            <w:r>
              <w:rPr>
                <w:rStyle w:val="HTMLCode"/>
              </w:rPr>
              <w:lastRenderedPageBreak/>
              <w:t>businesses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07D304" w14:textId="77777777" w:rsidR="00421C69" w:rsidRDefault="00421C69">
            <w:pPr>
              <w:spacing w:before="150" w:after="150"/>
              <w:rPr>
                <w:rFonts w:eastAsia="Times New Roman"/>
              </w:rPr>
            </w:pPr>
            <w:r>
              <w:rPr>
                <w:rFonts w:eastAsia="Times New Roman"/>
              </w:rPr>
              <w:t>read + write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3735B7" w14:textId="77777777" w:rsidR="00421C69" w:rsidRDefault="00421C69">
            <w:pPr>
              <w:spacing w:before="150" w:after="150"/>
              <w:rPr>
                <w:rFonts w:eastAsia="Times New Roman"/>
              </w:rPr>
            </w:pPr>
            <w:r>
              <w:rPr>
                <w:rFonts w:eastAsia="Times New Roman"/>
              </w:rPr>
              <w:t xml:space="preserve">read + </w:t>
            </w:r>
            <w:r>
              <w:rPr>
                <w:rStyle w:val="Strong"/>
                <w:rFonts w:eastAsia="Times New Roman"/>
              </w:rPr>
              <w:t>delete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149195" w14:textId="77777777" w:rsidR="00421C69" w:rsidRDefault="00421C69">
            <w:pPr>
              <w:spacing w:before="150" w:after="150"/>
              <w:rPr>
                <w:rFonts w:eastAsia="Times New Roman"/>
              </w:rPr>
            </w:pPr>
            <w:r>
              <w:rPr>
                <w:rFonts w:eastAsia="Times New Roman"/>
              </w:rPr>
              <w:t xml:space="preserve">Rule checks </w:t>
            </w:r>
            <w:proofErr w:type="spellStart"/>
            <w:r>
              <w:rPr>
                <w:rStyle w:val="HTMLCode"/>
              </w:rPr>
              <w:t>uid</w:t>
            </w:r>
            <w:proofErr w:type="spellEnd"/>
            <w:r>
              <w:rPr>
                <w:rFonts w:eastAsia="Times New Roman"/>
              </w:rPr>
              <w:t xml:space="preserve"> </w:t>
            </w:r>
            <w:r>
              <w:rPr>
                <w:rStyle w:val="Strong"/>
                <w:rFonts w:eastAsia="Times New Roman"/>
              </w:rPr>
              <w:t>field</w:t>
            </w:r>
            <w:r>
              <w:rPr>
                <w:rFonts w:eastAsia="Times New Roman"/>
              </w:rPr>
              <w:t xml:space="preserve"> on doc, not doc ID</w:t>
            </w:r>
          </w:p>
        </w:tc>
      </w:tr>
      <w:tr w:rsidR="00421C69" w14:paraId="691F6B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B7015A" w14:textId="77777777" w:rsidR="00421C69" w:rsidRDefault="00421C69">
            <w:pPr>
              <w:spacing w:before="150" w:after="150"/>
              <w:rPr>
                <w:rFonts w:eastAsia="Times New Roman"/>
              </w:rPr>
            </w:pPr>
            <w:proofErr w:type="spellStart"/>
            <w:r>
              <w:rPr>
                <w:rStyle w:val="HTMLCode"/>
              </w:rPr>
              <w:t>listingDrafts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BBBBD9" w14:textId="77777777" w:rsidR="00421C69" w:rsidRDefault="00421C69">
            <w:pPr>
              <w:spacing w:before="150" w:after="150"/>
              <w:rPr>
                <w:rFonts w:eastAsia="Times New Roman"/>
              </w:rPr>
            </w:pPr>
            <w:r>
              <w:rPr>
                <w:rFonts w:eastAsia="Times New Roman"/>
              </w:rPr>
              <w:t>read + write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227217" w14:textId="77777777" w:rsidR="00421C69" w:rsidRDefault="00421C69">
            <w:pPr>
              <w:spacing w:before="150" w:after="150"/>
              <w:rPr>
                <w:rFonts w:eastAsia="Times New Roman"/>
              </w:rPr>
            </w:pPr>
            <w:r>
              <w:rPr>
                <w:rFonts w:eastAsia="Times New Roman"/>
              </w:rPr>
              <w:t>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7F9260" w14:textId="77777777" w:rsidR="00421C69" w:rsidRDefault="00421C69">
            <w:pPr>
              <w:spacing w:before="150" w:after="150"/>
              <w:rPr>
                <w:rFonts w:eastAsia="Times New Roman"/>
              </w:rPr>
            </w:pPr>
            <w:r>
              <w:rPr>
                <w:rFonts w:eastAsia="Times New Roman"/>
              </w:rPr>
              <w:t>—</w:t>
            </w:r>
          </w:p>
        </w:tc>
      </w:tr>
      <w:tr w:rsidR="00421C69" w14:paraId="1B8FA9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71CC64" w14:textId="77777777" w:rsidR="00421C69" w:rsidRDefault="00421C69">
            <w:pPr>
              <w:spacing w:before="150" w:after="150"/>
              <w:rPr>
                <w:rFonts w:eastAsia="Times New Roman"/>
              </w:rPr>
            </w:pPr>
            <w:proofErr w:type="spellStart"/>
            <w:r>
              <w:rPr>
                <w:rStyle w:val="HTMLCode"/>
              </w:rPr>
              <w:t>publishJobs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BB19A8" w14:textId="77777777" w:rsidR="00421C69" w:rsidRDefault="00421C69">
            <w:pPr>
              <w:spacing w:before="150" w:after="150"/>
              <w:rPr>
                <w:rFonts w:eastAsia="Times New Roman"/>
              </w:rPr>
            </w:pPr>
            <w:r>
              <w:rPr>
                <w:rFonts w:eastAsia="Times New Roman"/>
              </w:rPr>
              <w:t>read + write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D40924" w14:textId="77777777" w:rsidR="00421C69" w:rsidRDefault="00421C69">
            <w:pPr>
              <w:spacing w:before="150" w:after="150"/>
              <w:rPr>
                <w:rFonts w:eastAsia="Times New Roman"/>
              </w:rPr>
            </w:pPr>
            <w:r>
              <w:rPr>
                <w:rFonts w:eastAsia="Times New Roman"/>
              </w:rPr>
              <w:t>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6F6C04" w14:textId="77777777" w:rsidR="00421C69" w:rsidRDefault="00421C69">
            <w:pPr>
              <w:spacing w:before="150" w:after="150"/>
              <w:rPr>
                <w:rFonts w:eastAsia="Times New Roman"/>
              </w:rPr>
            </w:pPr>
            <w:r>
              <w:rPr>
                <w:rFonts w:eastAsia="Times New Roman"/>
              </w:rPr>
              <w:t>—</w:t>
            </w:r>
          </w:p>
        </w:tc>
      </w:tr>
      <w:tr w:rsidR="00421C69" w14:paraId="6467D2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5EAC43" w14:textId="77777777" w:rsidR="00421C69" w:rsidRDefault="00421C69">
            <w:pPr>
              <w:spacing w:before="150" w:after="150"/>
              <w:rPr>
                <w:rFonts w:eastAsia="Times New Roman"/>
              </w:rPr>
            </w:pPr>
            <w:proofErr w:type="spellStart"/>
            <w:r>
              <w:rPr>
                <w:rStyle w:val="HTMLCode"/>
              </w:rPr>
              <w:t>platformConnections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037682" w14:textId="77777777" w:rsidR="00421C69" w:rsidRDefault="00421C69">
            <w:pPr>
              <w:spacing w:before="150" w:after="150"/>
              <w:rPr>
                <w:rFonts w:eastAsia="Times New Roman"/>
              </w:rPr>
            </w:pPr>
            <w:r>
              <w:rPr>
                <w:rFonts w:eastAsia="Times New Roman"/>
              </w:rPr>
              <w:t>read + write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E62FEC" w14:textId="77777777" w:rsidR="00421C69" w:rsidRDefault="00421C69">
            <w:pPr>
              <w:spacing w:before="150" w:after="150"/>
              <w:rPr>
                <w:rFonts w:eastAsia="Times New Roman"/>
              </w:rPr>
            </w:pPr>
            <w:r>
              <w:rPr>
                <w:rFonts w:eastAsia="Times New Roman"/>
              </w:rPr>
              <w:t>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C92A47" w14:textId="77777777" w:rsidR="00421C69" w:rsidRDefault="00421C69">
            <w:pPr>
              <w:spacing w:before="150" w:after="150"/>
              <w:rPr>
                <w:rFonts w:eastAsia="Times New Roman"/>
              </w:rPr>
            </w:pPr>
            <w:r>
              <w:rPr>
                <w:rFonts w:eastAsia="Times New Roman"/>
              </w:rPr>
              <w:t>—</w:t>
            </w:r>
          </w:p>
        </w:tc>
      </w:tr>
      <w:tr w:rsidR="00421C69" w14:paraId="512315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0F5A7D" w14:textId="77777777" w:rsidR="00421C69" w:rsidRDefault="00421C69">
            <w:pPr>
              <w:spacing w:before="150" w:after="150"/>
              <w:rPr>
                <w:rFonts w:eastAsia="Times New Roman"/>
              </w:rPr>
            </w:pPr>
            <w:r>
              <w:rPr>
                <w:rStyle w:val="HTMLCode"/>
              </w:rPr>
              <w:t>subscriptions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0F60F3" w14:textId="77777777" w:rsidR="00421C69" w:rsidRDefault="00421C69">
            <w:pPr>
              <w:spacing w:before="150" w:after="150"/>
              <w:rPr>
                <w:rFonts w:eastAsia="Times New Roman"/>
              </w:rPr>
            </w:pPr>
            <w:r>
              <w:rPr>
                <w:rFonts w:eastAsia="Times New Roman"/>
              </w:rPr>
              <w:t>read only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072791" w14:textId="77777777" w:rsidR="00421C69" w:rsidRDefault="00421C69">
            <w:pPr>
              <w:spacing w:before="150" w:after="150"/>
              <w:rPr>
                <w:rFonts w:eastAsia="Times New Roman"/>
              </w:rPr>
            </w:pPr>
            <w:r>
              <w:rPr>
                <w:rFonts w:eastAsia="Times New Roman"/>
              </w:rPr>
              <w:t>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859E9E" w14:textId="77777777" w:rsidR="00421C69" w:rsidRDefault="00421C69">
            <w:pPr>
              <w:spacing w:before="150" w:after="150"/>
              <w:rPr>
                <w:rFonts w:eastAsia="Times New Roman"/>
              </w:rPr>
            </w:pPr>
            <w:r>
              <w:rPr>
                <w:rFonts w:eastAsia="Times New Roman"/>
              </w:rPr>
              <w:t xml:space="preserve">Write: backend only via </w:t>
            </w:r>
            <w:proofErr w:type="spellStart"/>
            <w:r>
              <w:rPr>
                <w:rStyle w:val="HTMLCode"/>
              </w:rPr>
              <w:t>squareWebhook</w:t>
            </w:r>
            <w:proofErr w:type="spellEnd"/>
            <w:r>
              <w:rPr>
                <w:rFonts w:eastAsia="Times New Roman"/>
              </w:rPr>
              <w:t xml:space="preserve"> CF</w:t>
            </w:r>
          </w:p>
        </w:tc>
      </w:tr>
      <w:tr w:rsidR="00421C69" w14:paraId="7A1D4FB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F8C997" w14:textId="77777777" w:rsidR="00421C69" w:rsidRDefault="00421C69">
            <w:pPr>
              <w:spacing w:before="150" w:after="150"/>
              <w:rPr>
                <w:rFonts w:eastAsia="Times New Roman"/>
              </w:rPr>
            </w:pPr>
            <w:proofErr w:type="spellStart"/>
            <w:r>
              <w:rPr>
                <w:rStyle w:val="HTMLCode"/>
              </w:rPr>
              <w:t>activityLogs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5A7008" w14:textId="77777777" w:rsidR="00421C69" w:rsidRDefault="00421C69">
            <w:pPr>
              <w:spacing w:before="150" w:after="150"/>
              <w:rPr>
                <w:rFonts w:eastAsia="Times New Roman"/>
              </w:rPr>
            </w:pPr>
            <w:r>
              <w:rPr>
                <w:rFonts w:eastAsia="Times New Roman"/>
              </w:rPr>
              <w:t>read + write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88DC5D" w14:textId="77777777" w:rsidR="00421C69" w:rsidRDefault="00421C69">
            <w:pPr>
              <w:spacing w:before="150" w:after="150"/>
              <w:rPr>
                <w:rFonts w:eastAsia="Times New Roman"/>
              </w:rPr>
            </w:pPr>
            <w:r>
              <w:rPr>
                <w:rFonts w:eastAsia="Times New Roman"/>
              </w:rPr>
              <w:t>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7AC67C" w14:textId="77777777" w:rsidR="00421C69" w:rsidRDefault="00421C69">
            <w:pPr>
              <w:spacing w:before="150" w:after="150"/>
              <w:rPr>
                <w:rFonts w:eastAsia="Times New Roman"/>
              </w:rPr>
            </w:pPr>
            <w:r>
              <w:rPr>
                <w:rFonts w:eastAsia="Times New Roman"/>
              </w:rPr>
              <w:t>—</w:t>
            </w:r>
          </w:p>
        </w:tc>
      </w:tr>
      <w:tr w:rsidR="00421C69" w14:paraId="79BDA7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8758E6" w14:textId="77777777" w:rsidR="00421C69" w:rsidRDefault="00421C69">
            <w:pPr>
              <w:spacing w:before="150" w:after="150"/>
              <w:rPr>
                <w:rFonts w:eastAsia="Times New Roman"/>
              </w:rPr>
            </w:pPr>
            <w:r>
              <w:rPr>
                <w:rStyle w:val="HTMLCode"/>
              </w:rPr>
              <w:t>reviews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6A4559" w14:textId="77777777" w:rsidR="00421C69" w:rsidRDefault="00421C69">
            <w:pPr>
              <w:spacing w:before="150" w:after="150"/>
              <w:rPr>
                <w:rFonts w:eastAsia="Times New Roman"/>
              </w:rPr>
            </w:pPr>
            <w:r>
              <w:rPr>
                <w:rFonts w:eastAsia="Times New Roman"/>
              </w:rPr>
              <w:t>read + write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F3405A" w14:textId="77777777" w:rsidR="00421C69" w:rsidRDefault="00421C69">
            <w:pPr>
              <w:spacing w:before="150" w:after="150"/>
              <w:rPr>
                <w:rFonts w:eastAsia="Times New Roman"/>
              </w:rPr>
            </w:pPr>
            <w:r>
              <w:rPr>
                <w:rFonts w:eastAsia="Times New Roman"/>
              </w:rPr>
              <w:t>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F86814" w14:textId="77777777" w:rsidR="00421C69" w:rsidRDefault="00421C69">
            <w:pPr>
              <w:spacing w:before="150" w:after="150"/>
              <w:rPr>
                <w:rFonts w:eastAsia="Times New Roman"/>
              </w:rPr>
            </w:pPr>
            <w:r>
              <w:rPr>
                <w:rFonts w:eastAsia="Times New Roman"/>
              </w:rPr>
              <w:t>—</w:t>
            </w:r>
          </w:p>
        </w:tc>
      </w:tr>
      <w:tr w:rsidR="00421C69" w14:paraId="3BE765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D46F3A" w14:textId="77777777" w:rsidR="00421C69" w:rsidRDefault="00421C69">
            <w:pPr>
              <w:spacing w:before="150" w:after="150"/>
              <w:rPr>
                <w:rFonts w:eastAsia="Times New Roman"/>
              </w:rPr>
            </w:pPr>
            <w:r>
              <w:rPr>
                <w:rStyle w:val="HTMLCode"/>
              </w:rPr>
              <w:t>settings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BBF6A3" w14:textId="77777777" w:rsidR="00421C69" w:rsidRDefault="00421C69">
            <w:pPr>
              <w:spacing w:before="150" w:after="150"/>
              <w:rPr>
                <w:rFonts w:eastAsia="Times New Roman"/>
              </w:rPr>
            </w:pPr>
            <w:r>
              <w:rPr>
                <w:rFonts w:eastAsia="Times New Roman"/>
              </w:rPr>
              <w:t>public 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F19AB8" w14:textId="77777777" w:rsidR="00421C69" w:rsidRDefault="00421C69">
            <w:pPr>
              <w:spacing w:before="150" w:after="150"/>
              <w:rPr>
                <w:rFonts w:eastAsia="Times New Roman"/>
              </w:rPr>
            </w:pPr>
            <w:r>
              <w:rPr>
                <w:rFonts w:eastAsia="Times New Roman"/>
              </w:rPr>
              <w:t>write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C92D9B" w14:textId="77777777" w:rsidR="00421C69" w:rsidRDefault="00421C69">
            <w:pPr>
              <w:spacing w:before="150" w:after="150"/>
              <w:rPr>
                <w:rFonts w:eastAsia="Times New Roman"/>
              </w:rPr>
            </w:pPr>
            <w:r>
              <w:rPr>
                <w:rFonts w:eastAsia="Times New Roman"/>
              </w:rPr>
              <w:t>Pricing, plan IDs</w:t>
            </w:r>
          </w:p>
        </w:tc>
      </w:tr>
      <w:tr w:rsidR="00421C69" w14:paraId="763ED2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3F28E5" w14:textId="77777777" w:rsidR="00421C69" w:rsidRDefault="00421C69">
            <w:pPr>
              <w:spacing w:before="150" w:after="150"/>
              <w:rPr>
                <w:rFonts w:eastAsia="Times New Roman"/>
              </w:rPr>
            </w:pPr>
            <w:proofErr w:type="spellStart"/>
            <w:r>
              <w:rPr>
                <w:rStyle w:val="HTMLCode"/>
              </w:rPr>
              <w:lastRenderedPageBreak/>
              <w:t>platformCategoryCache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109836" w14:textId="77777777" w:rsidR="00421C69" w:rsidRDefault="00421C69">
            <w:pPr>
              <w:spacing w:before="150" w:after="150"/>
              <w:rPr>
                <w:rFonts w:eastAsia="Times New Roman"/>
              </w:rPr>
            </w:pPr>
            <w:r>
              <w:rPr>
                <w:rFonts w:eastAsia="Times New Roman"/>
              </w:rPr>
              <w:t>public 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ABF9E0" w14:textId="77777777" w:rsidR="00421C69" w:rsidRDefault="00421C69">
            <w:pPr>
              <w:spacing w:before="150" w:after="150"/>
              <w:rPr>
                <w:rFonts w:eastAsia="Times New Roman"/>
              </w:rPr>
            </w:pPr>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9DF14C" w14:textId="77777777" w:rsidR="00421C69" w:rsidRDefault="00421C69">
            <w:pPr>
              <w:spacing w:before="150" w:after="150"/>
              <w:rPr>
                <w:rFonts w:eastAsia="Times New Roman"/>
              </w:rPr>
            </w:pPr>
            <w:r>
              <w:rPr>
                <w:rFonts w:eastAsia="Times New Roman"/>
              </w:rPr>
              <w:t>Backend write only</w:t>
            </w:r>
          </w:p>
        </w:tc>
      </w:tr>
      <w:tr w:rsidR="00421C69" w14:paraId="63C511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118220" w14:textId="77777777" w:rsidR="00421C69" w:rsidRDefault="00421C69">
            <w:pPr>
              <w:spacing w:before="150" w:after="150"/>
              <w:rPr>
                <w:rFonts w:eastAsia="Times New Roman"/>
              </w:rPr>
            </w:pPr>
            <w:proofErr w:type="spellStart"/>
            <w:r>
              <w:rPr>
                <w:rStyle w:val="HTMLCode"/>
              </w:rPr>
              <w:t>pendingPosts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BA02FB" w14:textId="77777777" w:rsidR="00421C69" w:rsidRDefault="00421C69">
            <w:pPr>
              <w:spacing w:before="150" w:after="150"/>
              <w:rPr>
                <w:rFonts w:eastAsia="Times New Roman"/>
              </w:rPr>
            </w:pPr>
            <w:r>
              <w:rPr>
                <w:rFonts w:eastAsia="Times New Roman"/>
              </w:rPr>
              <w:t>read + write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112C9A" w14:textId="77777777" w:rsidR="00421C69" w:rsidRDefault="00421C69">
            <w:pPr>
              <w:spacing w:before="150" w:after="150"/>
              <w:rPr>
                <w:rFonts w:eastAsia="Times New Roman"/>
              </w:rPr>
            </w:pPr>
            <w:r>
              <w:rPr>
                <w:rFonts w:eastAsia="Times New Roman"/>
              </w:rPr>
              <w:t>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E8EC7B" w14:textId="77777777" w:rsidR="00421C69" w:rsidRDefault="00421C69">
            <w:pPr>
              <w:spacing w:before="150" w:after="150"/>
              <w:rPr>
                <w:rFonts w:eastAsia="Times New Roman"/>
              </w:rPr>
            </w:pPr>
            <w:r>
              <w:rPr>
                <w:rFonts w:eastAsia="Times New Roman"/>
              </w:rPr>
              <w:t>Scheduled draft review queue</w:t>
            </w:r>
          </w:p>
        </w:tc>
      </w:tr>
      <w:tr w:rsidR="00421C69" w14:paraId="3DDD32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2B64C2" w14:textId="77777777" w:rsidR="00421C69" w:rsidRDefault="00421C69">
            <w:pPr>
              <w:spacing w:before="150" w:after="150"/>
              <w:rPr>
                <w:rFonts w:eastAsia="Times New Roman"/>
              </w:rPr>
            </w:pPr>
            <w:proofErr w:type="spellStart"/>
            <w:r>
              <w:rPr>
                <w:rStyle w:val="HTMLCode"/>
              </w:rPr>
              <w:t>copyLibrary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C51BD4" w14:textId="77777777" w:rsidR="00421C69" w:rsidRDefault="00421C69">
            <w:pPr>
              <w:spacing w:before="150" w:after="150"/>
              <w:rPr>
                <w:rFonts w:eastAsia="Times New Roman"/>
              </w:rPr>
            </w:pPr>
            <w:r>
              <w:rPr>
                <w:rFonts w:eastAsia="Times New Roman"/>
              </w:rPr>
              <w:t>read + write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C95414" w14:textId="77777777" w:rsidR="00421C69" w:rsidRDefault="00421C69">
            <w:pPr>
              <w:spacing w:before="150" w:after="150"/>
              <w:rPr>
                <w:rFonts w:eastAsia="Times New Roman"/>
              </w:rPr>
            </w:pPr>
            <w:r>
              <w:rPr>
                <w:rFonts w:eastAsia="Times New Roman"/>
              </w:rPr>
              <w:t>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AB68B9" w14:textId="77777777" w:rsidR="00421C69" w:rsidRDefault="00421C69">
            <w:pPr>
              <w:spacing w:before="150" w:after="150"/>
              <w:rPr>
                <w:rFonts w:eastAsia="Times New Roman"/>
              </w:rPr>
            </w:pPr>
            <w:r>
              <w:rPr>
                <w:rFonts w:eastAsia="Times New Roman"/>
              </w:rPr>
              <w:t>Owner-saved AI copy snippets</w:t>
            </w:r>
          </w:p>
        </w:tc>
      </w:tr>
      <w:tr w:rsidR="00421C69" w14:paraId="57CC67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E4B320" w14:textId="77777777" w:rsidR="00421C69" w:rsidRDefault="00421C69">
            <w:pPr>
              <w:spacing w:before="150" w:after="150"/>
              <w:rPr>
                <w:rFonts w:eastAsia="Times New Roman"/>
              </w:rPr>
            </w:pPr>
            <w:proofErr w:type="spellStart"/>
            <w:r>
              <w:rPr>
                <w:rStyle w:val="HTMLCode"/>
              </w:rPr>
              <w:t>aiUsageLogs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B8B48F" w14:textId="77777777" w:rsidR="00421C69" w:rsidRDefault="00421C69">
            <w:pPr>
              <w:spacing w:before="150" w:after="150"/>
              <w:rPr>
                <w:rFonts w:eastAsia="Times New Roman"/>
              </w:rPr>
            </w:pPr>
            <w:r>
              <w:rPr>
                <w:rStyle w:val="Strong"/>
                <w:rFonts w:eastAsia="Times New Roman"/>
              </w:rPr>
              <w:t>none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F394F0" w14:textId="77777777" w:rsidR="00421C69" w:rsidRDefault="00421C69">
            <w:pPr>
              <w:spacing w:before="150" w:after="150"/>
              <w:rPr>
                <w:rFonts w:eastAsia="Times New Roman"/>
              </w:rPr>
            </w:pPr>
            <w:r>
              <w:rPr>
                <w:rFonts w:eastAsia="Times New Roman"/>
              </w:rPr>
              <w:t>read only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A57D80" w14:textId="77777777" w:rsidR="00421C69" w:rsidRDefault="00421C69">
            <w:pPr>
              <w:spacing w:before="150" w:after="150"/>
              <w:rPr>
                <w:rFonts w:eastAsia="Times New Roman"/>
              </w:rPr>
            </w:pPr>
            <w:r>
              <w:rPr>
                <w:rFonts w:eastAsia="Times New Roman"/>
              </w:rPr>
              <w:t>Backend write only; stores cost per AI call</w:t>
            </w:r>
          </w:p>
        </w:tc>
      </w:tr>
    </w:tbl>
    <w:p w14:paraId="57B7D8B3" w14:textId="77777777" w:rsidR="00421C69" w:rsidRDefault="00421C69">
      <w:pPr>
        <w:pStyle w:val="HTMLPreformatted"/>
        <w:rPr>
          <w:color w:val="000000"/>
        </w:rPr>
      </w:pPr>
    </w:p>
    <w:p w14:paraId="43013D11" w14:textId="77777777" w:rsidR="00421C69" w:rsidRDefault="00421C69">
      <w:pPr>
        <w:pStyle w:val="HTMLPreformatted"/>
        <w:rPr>
          <w:color w:val="000000"/>
        </w:rPr>
      </w:pPr>
      <w:r>
        <w:rPr>
          <w:noProof/>
          <w:color w:val="000000"/>
        </w:rPr>
        <mc:AlternateContent>
          <mc:Choice Requires="wps">
            <w:drawing>
              <wp:inline distT="0" distB="0" distL="0" distR="0" wp14:anchorId="733D820C" wp14:editId="3A97178E">
                <wp:extent cx="5943600" cy="1270"/>
                <wp:effectExtent l="0" t="31750" r="0" b="36830"/>
                <wp:docPr id="167511969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F0483E"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190A08D" w14:textId="77777777" w:rsidR="00421C69" w:rsidRDefault="00421C69">
      <w:pPr>
        <w:pStyle w:val="HTMLPreformatted"/>
        <w:rPr>
          <w:color w:val="000000"/>
        </w:rPr>
      </w:pPr>
    </w:p>
    <w:p w14:paraId="446BFFDD"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Segoe UI Emoji" w:hAnsi="Segoe UI Emoji" w:cs="Segoe UI Emoji"/>
          <w:color w:val="000000"/>
        </w:rPr>
        <w:t>✅</w:t>
      </w:r>
      <w:r>
        <w:rPr>
          <w:rFonts w:ascii="Courier New" w:hAnsi="Courier New" w:cs="Courier New"/>
          <w:color w:val="000000"/>
        </w:rPr>
        <w:t xml:space="preserve"> What's Working</w:t>
      </w:r>
    </w:p>
    <w:p w14:paraId="7E43956D" w14:textId="77777777" w:rsidR="00421C69" w:rsidRDefault="00421C69">
      <w:pPr>
        <w:pStyle w:val="HTMLPreformatted"/>
        <w:rPr>
          <w:color w:val="000000"/>
        </w:rPr>
      </w:pPr>
    </w:p>
    <w:p w14:paraId="01C87621" w14:textId="77777777" w:rsidR="00421C69" w:rsidRDefault="00421C69">
      <w:pPr>
        <w:pStyle w:val="HTMLPreformatted"/>
        <w:ind w:left="720"/>
        <w:rPr>
          <w:color w:val="000000"/>
        </w:rPr>
      </w:pPr>
    </w:p>
    <w:p w14:paraId="02688950"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 xml:space="preserve">Full user </w:t>
      </w:r>
      <w:proofErr w:type="spellStart"/>
      <w:r>
        <w:rPr>
          <w:color w:val="000000"/>
        </w:rPr>
        <w:t>auth</w:t>
      </w:r>
      <w:proofErr w:type="spellEnd"/>
      <w:r>
        <w:rPr>
          <w:color w:val="000000"/>
        </w:rPr>
        <w:t xml:space="preserve"> flow (email + Google + Facebook)</w:t>
      </w:r>
    </w:p>
    <w:p w14:paraId="7F6873D0" w14:textId="77777777" w:rsidR="00421C69" w:rsidRDefault="00421C69">
      <w:pPr>
        <w:pStyle w:val="HTMLPreformatted"/>
        <w:ind w:left="720"/>
        <w:rPr>
          <w:color w:val="000000"/>
        </w:rPr>
      </w:pPr>
    </w:p>
    <w:p w14:paraId="652FFAC7"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AI listing adaptation (Claude) — per-plan cap: Starter 10 / Pro 100 / Agency 500 (30-day rolling window via </w:t>
      </w:r>
      <w:proofErr w:type="spellStart"/>
      <w:r>
        <w:rPr>
          <w:rStyle w:val="HTMLCode"/>
          <w:color w:val="000000"/>
        </w:rPr>
        <w:t>aiActionsResetAt</w:t>
      </w:r>
      <w:proofErr w:type="spellEnd"/>
      <w:r>
        <w:rPr>
          <w:color w:val="000000"/>
        </w:rPr>
        <w:t>)</w:t>
      </w:r>
    </w:p>
    <w:p w14:paraId="7CB47F07" w14:textId="77777777" w:rsidR="00421C69" w:rsidRDefault="00421C69">
      <w:pPr>
        <w:pStyle w:val="HTMLPreformatted"/>
        <w:ind w:left="720"/>
        <w:rPr>
          <w:color w:val="000000"/>
        </w:rPr>
      </w:pPr>
    </w:p>
    <w:p w14:paraId="337A2E79" w14:textId="77777777" w:rsidR="00421C69" w:rsidRDefault="00421C69">
      <w:pPr>
        <w:pStyle w:val="HTMLPreformatted"/>
        <w:numPr>
          <w:ilvl w:val="0"/>
          <w:numId w:val="1"/>
        </w:numPr>
        <w:tabs>
          <w:tab w:val="clear" w:pos="720"/>
        </w:tabs>
        <w:spacing w:before="100" w:beforeAutospacing="1" w:after="100" w:afterAutospacing="1"/>
        <w:rPr>
          <w:color w:val="000000"/>
        </w:rPr>
      </w:pPr>
      <w:r>
        <w:rPr>
          <w:rStyle w:val="Strong"/>
          <w:color w:val="000000"/>
        </w:rPr>
        <w:t>AI cost tracking</w:t>
      </w:r>
      <w:r>
        <w:rPr>
          <w:color w:val="000000"/>
        </w:rPr>
        <w:t> — all 5 call sites (</w:t>
      </w:r>
      <w:r>
        <w:rPr>
          <w:rStyle w:val="HTMLCode"/>
          <w:color w:val="000000"/>
        </w:rPr>
        <w:t>generateEnrichmentQuestions</w:t>
      </w:r>
      <w:r>
        <w:rPr>
          <w:color w:val="000000"/>
        </w:rPr>
        <w:t>/haiku, </w:t>
      </w:r>
      <w:r>
        <w:rPr>
          <w:rStyle w:val="HTMLCode"/>
          <w:color w:val="000000"/>
        </w:rPr>
        <w:t>adaptListing</w:t>
      </w:r>
      <w:r>
        <w:rPr>
          <w:color w:val="000000"/>
        </w:rPr>
        <w:t>/sonnet, </w:t>
      </w:r>
      <w:r>
        <w:rPr>
          <w:rStyle w:val="HTMLCode"/>
          <w:color w:val="000000"/>
        </w:rPr>
        <w:t>resolveCategories</w:t>
      </w:r>
      <w:r>
        <w:rPr>
          <w:color w:val="000000"/>
        </w:rPr>
        <w:t>/sonnet, </w:t>
      </w:r>
      <w:r>
        <w:rPr>
          <w:rStyle w:val="HTMLCode"/>
          <w:color w:val="000000"/>
        </w:rPr>
        <w:t>suggestPlatforms</w:t>
      </w:r>
      <w:r>
        <w:rPr>
          <w:color w:val="000000"/>
        </w:rPr>
        <w:t>/sonnet, </w:t>
      </w:r>
      <w:r>
        <w:rPr>
          <w:rStyle w:val="HTMLCode"/>
          <w:color w:val="000000"/>
        </w:rPr>
        <w:t>scheduledPostingCheck</w:t>
      </w:r>
      <w:r>
        <w:rPr>
          <w:color w:val="000000"/>
        </w:rPr>
        <w:t>/sonnet) write to </w:t>
      </w:r>
      <w:proofErr w:type="spellStart"/>
      <w:r>
        <w:rPr>
          <w:rStyle w:val="HTMLCode"/>
          <w:color w:val="000000"/>
        </w:rPr>
        <w:t>aiUsageLogs</w:t>
      </w:r>
      <w:proofErr w:type="spellEnd"/>
      <w:r>
        <w:rPr>
          <w:color w:val="000000"/>
        </w:rPr>
        <w:t xml:space="preserve"> with </w:t>
      </w:r>
      <w:proofErr w:type="spellStart"/>
      <w:r>
        <w:rPr>
          <w:color w:val="000000"/>
        </w:rPr>
        <w:t>inputTokens</w:t>
      </w:r>
      <w:proofErr w:type="spellEnd"/>
      <w:r>
        <w:rPr>
          <w:color w:val="000000"/>
        </w:rPr>
        <w:t xml:space="preserve">, </w:t>
      </w:r>
      <w:proofErr w:type="spellStart"/>
      <w:r>
        <w:rPr>
          <w:color w:val="000000"/>
        </w:rPr>
        <w:t>outputTokens</w:t>
      </w:r>
      <w:proofErr w:type="spellEnd"/>
      <w:r>
        <w:rPr>
          <w:color w:val="000000"/>
        </w:rPr>
        <w:t xml:space="preserve">, </w:t>
      </w:r>
      <w:proofErr w:type="spellStart"/>
      <w:r>
        <w:rPr>
          <w:color w:val="000000"/>
        </w:rPr>
        <w:t>costUsd</w:t>
      </w:r>
      <w:proofErr w:type="spellEnd"/>
      <w:r>
        <w:rPr>
          <w:color w:val="000000"/>
        </w:rPr>
        <w:t xml:space="preserve">, </w:t>
      </w:r>
      <w:proofErr w:type="spellStart"/>
      <w:r>
        <w:rPr>
          <w:color w:val="000000"/>
        </w:rPr>
        <w:t>fn</w:t>
      </w:r>
      <w:proofErr w:type="spellEnd"/>
      <w:r>
        <w:rPr>
          <w:color w:val="000000"/>
        </w:rPr>
        <w:t xml:space="preserve">, model, </w:t>
      </w:r>
      <w:proofErr w:type="spellStart"/>
      <w:r>
        <w:rPr>
          <w:color w:val="000000"/>
        </w:rPr>
        <w:t>ts</w:t>
      </w:r>
      <w:proofErr w:type="spellEnd"/>
    </w:p>
    <w:p w14:paraId="7155A641" w14:textId="77777777" w:rsidR="00421C69" w:rsidRDefault="00421C69">
      <w:pPr>
        <w:pStyle w:val="HTMLPreformatted"/>
        <w:ind w:left="720"/>
        <w:rPr>
          <w:color w:val="000000"/>
        </w:rPr>
      </w:pPr>
    </w:p>
    <w:p w14:paraId="7DD804B2"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Platform plan gating: Starter users see "</w:t>
      </w:r>
      <w:r>
        <w:rPr>
          <w:rFonts w:ascii="Segoe UI Emoji" w:hAnsi="Segoe UI Emoji" w:cs="Segoe UI Emoji"/>
          <w:color w:val="000000"/>
        </w:rPr>
        <w:t>🔒</w:t>
      </w:r>
      <w:r>
        <w:rPr>
          <w:color w:val="000000"/>
        </w:rPr>
        <w:t xml:space="preserve"> Pro only" + upgrade link; API platforms converted to </w:t>
      </w:r>
      <w:proofErr w:type="spellStart"/>
      <w:r>
        <w:rPr>
          <w:rStyle w:val="HTMLCode"/>
          <w:color w:val="000000"/>
        </w:rPr>
        <w:t>manual_required</w:t>
      </w:r>
      <w:proofErr w:type="spellEnd"/>
      <w:r>
        <w:rPr>
          <w:color w:val="000000"/>
        </w:rPr>
        <w:t> server-side in </w:t>
      </w:r>
      <w:proofErr w:type="spellStart"/>
      <w:r>
        <w:rPr>
          <w:rStyle w:val="HTMLCode"/>
          <w:color w:val="000000"/>
        </w:rPr>
        <w:t>approveDraft</w:t>
      </w:r>
      <w:proofErr w:type="spellEnd"/>
    </w:p>
    <w:p w14:paraId="63390EE2" w14:textId="77777777" w:rsidR="00421C69" w:rsidRDefault="00421C69">
      <w:pPr>
        <w:pStyle w:val="HTMLPreformatted"/>
        <w:ind w:left="720"/>
        <w:rPr>
          <w:color w:val="000000"/>
        </w:rPr>
      </w:pPr>
    </w:p>
    <w:p w14:paraId="1EFCD570"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Google and Facebook OAuth connect/disconnect; </w:t>
      </w:r>
      <w:r>
        <w:rPr>
          <w:rStyle w:val="HTMLCode"/>
          <w:color w:val="000000"/>
        </w:rPr>
        <w:t>platform</w:t>
      </w:r>
      <w:r>
        <w:rPr>
          <w:color w:val="000000"/>
        </w:rPr>
        <w:t> stored in </w:t>
      </w:r>
      <w:proofErr w:type="spellStart"/>
      <w:r>
        <w:rPr>
          <w:rStyle w:val="HTMLCode"/>
          <w:color w:val="000000"/>
        </w:rPr>
        <w:t>platformConnections</w:t>
      </w:r>
      <w:proofErr w:type="spellEnd"/>
      <w:r>
        <w:rPr>
          <w:color w:val="000000"/>
        </w:rPr>
        <w:t> doc</w:t>
      </w:r>
    </w:p>
    <w:p w14:paraId="6494DB4A" w14:textId="77777777" w:rsidR="00421C69" w:rsidRDefault="00421C69">
      <w:pPr>
        <w:pStyle w:val="HTMLPreformatted"/>
        <w:ind w:left="720"/>
        <w:rPr>
          <w:color w:val="000000"/>
        </w:rPr>
      </w:pPr>
    </w:p>
    <w:p w14:paraId="3DAD892A"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Square checkout + billing portal (mailto fallback)</w:t>
      </w:r>
    </w:p>
    <w:p w14:paraId="4573DD95" w14:textId="77777777" w:rsidR="00421C69" w:rsidRDefault="00421C69">
      <w:pPr>
        <w:pStyle w:val="HTMLPreformatted"/>
        <w:ind w:left="720"/>
        <w:rPr>
          <w:color w:val="000000"/>
        </w:rPr>
      </w:pPr>
    </w:p>
    <w:p w14:paraId="0908885B"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 xml:space="preserve">Square </w:t>
      </w:r>
      <w:proofErr w:type="spellStart"/>
      <w:r>
        <w:rPr>
          <w:color w:val="000000"/>
        </w:rPr>
        <w:t>webhook</w:t>
      </w:r>
      <w:proofErr w:type="spellEnd"/>
      <w:r>
        <w:rPr>
          <w:color w:val="000000"/>
        </w:rPr>
        <w:t xml:space="preserve"> updates </w:t>
      </w:r>
      <w:proofErr w:type="spellStart"/>
      <w:r>
        <w:rPr>
          <w:color w:val="000000"/>
        </w:rPr>
        <w:t>Firestore</w:t>
      </w:r>
      <w:proofErr w:type="spellEnd"/>
      <w:r>
        <w:rPr>
          <w:color w:val="000000"/>
        </w:rPr>
        <w:t xml:space="preserve"> plan on </w:t>
      </w:r>
      <w:proofErr w:type="spellStart"/>
      <w:r>
        <w:rPr>
          <w:color w:val="000000"/>
        </w:rPr>
        <w:t>payment.completed</w:t>
      </w:r>
      <w:proofErr w:type="spellEnd"/>
      <w:r>
        <w:rPr>
          <w:color w:val="000000"/>
        </w:rPr>
        <w:t xml:space="preserve"> + </w:t>
      </w:r>
      <w:proofErr w:type="spellStart"/>
      <w:r>
        <w:rPr>
          <w:color w:val="000000"/>
        </w:rPr>
        <w:t>subscription.created</w:t>
      </w:r>
      <w:proofErr w:type="spellEnd"/>
      <w:r>
        <w:rPr>
          <w:color w:val="000000"/>
        </w:rPr>
        <w:t xml:space="preserve"> + </w:t>
      </w:r>
      <w:proofErr w:type="spellStart"/>
      <w:r>
        <w:rPr>
          <w:color w:val="000000"/>
        </w:rPr>
        <w:t>subscription.canceled</w:t>
      </w:r>
      <w:proofErr w:type="spellEnd"/>
      <w:r>
        <w:rPr>
          <w:color w:val="000000"/>
        </w:rPr>
        <w:t xml:space="preserve"> events</w:t>
      </w:r>
    </w:p>
    <w:p w14:paraId="2763BBC4" w14:textId="77777777" w:rsidR="00421C69" w:rsidRDefault="00421C69">
      <w:pPr>
        <w:pStyle w:val="HTMLPreformatted"/>
        <w:ind w:left="720"/>
        <w:rPr>
          <w:color w:val="000000"/>
        </w:rPr>
      </w:pPr>
    </w:p>
    <w:p w14:paraId="3827043A" w14:textId="77777777" w:rsidR="00421C69" w:rsidRDefault="00421C69">
      <w:pPr>
        <w:pStyle w:val="HTMLPreformatted"/>
        <w:numPr>
          <w:ilvl w:val="0"/>
          <w:numId w:val="1"/>
        </w:numPr>
        <w:tabs>
          <w:tab w:val="clear" w:pos="720"/>
        </w:tabs>
        <w:spacing w:before="100" w:beforeAutospacing="1" w:after="100" w:afterAutospacing="1"/>
        <w:rPr>
          <w:color w:val="000000"/>
        </w:rPr>
      </w:pPr>
      <w:proofErr w:type="spellStart"/>
      <w:r>
        <w:rPr>
          <w:rStyle w:val="HTMLCode"/>
          <w:color w:val="000000"/>
        </w:rPr>
        <w:t>dispatchPublishJob</w:t>
      </w:r>
      <w:proofErr w:type="spellEnd"/>
      <w:r>
        <w:rPr>
          <w:color w:val="000000"/>
        </w:rPr>
        <w:t xml:space="preserve"> trigger: auto-dispatches pending publish jobs; </w:t>
      </w:r>
      <w:proofErr w:type="spellStart"/>
      <w:r>
        <w:rPr>
          <w:color w:val="000000"/>
        </w:rPr>
        <w:t>idempotency</w:t>
      </w:r>
      <w:proofErr w:type="spellEnd"/>
      <w:r>
        <w:rPr>
          <w:color w:val="000000"/>
        </w:rPr>
        <w:t xml:space="preserve"> guard; handles 401 token refresh for Google</w:t>
      </w:r>
    </w:p>
    <w:p w14:paraId="4BD9FD7C" w14:textId="77777777" w:rsidR="00421C69" w:rsidRDefault="00421C69">
      <w:pPr>
        <w:pStyle w:val="HTMLPreformatted"/>
        <w:ind w:left="720"/>
        <w:rPr>
          <w:color w:val="000000"/>
        </w:rPr>
      </w:pPr>
    </w:p>
    <w:p w14:paraId="04DE64C7" w14:textId="77777777" w:rsidR="00421C69" w:rsidRDefault="00421C69">
      <w:pPr>
        <w:pStyle w:val="HTMLPreformatted"/>
        <w:numPr>
          <w:ilvl w:val="0"/>
          <w:numId w:val="1"/>
        </w:numPr>
        <w:tabs>
          <w:tab w:val="clear" w:pos="720"/>
        </w:tabs>
        <w:spacing w:before="100" w:beforeAutospacing="1" w:after="100" w:afterAutospacing="1"/>
        <w:rPr>
          <w:color w:val="000000"/>
        </w:rPr>
      </w:pPr>
      <w:proofErr w:type="spellStart"/>
      <w:r>
        <w:rPr>
          <w:rStyle w:val="HTMLCode"/>
          <w:color w:val="000000"/>
        </w:rPr>
        <w:t>adminRetryJob</w:t>
      </w:r>
      <w:proofErr w:type="spellEnd"/>
      <w:r>
        <w:rPr>
          <w:color w:val="000000"/>
        </w:rPr>
        <w:t>: directly calls the platform publish helper and writes result — no re-queue; fires immediately</w:t>
      </w:r>
    </w:p>
    <w:p w14:paraId="62CCDAE4" w14:textId="77777777" w:rsidR="00421C69" w:rsidRDefault="00421C69">
      <w:pPr>
        <w:pStyle w:val="HTMLPreformatted"/>
        <w:ind w:left="720"/>
        <w:rPr>
          <w:color w:val="000000"/>
        </w:rPr>
      </w:pPr>
    </w:p>
    <w:p w14:paraId="67F64A4C"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Publish job creation and status tracking; Publishing Status page shows empty state (not mock data)</w:t>
      </w:r>
    </w:p>
    <w:p w14:paraId="6E8D2DE8" w14:textId="77777777" w:rsidR="00421C69" w:rsidRDefault="00421C69">
      <w:pPr>
        <w:pStyle w:val="HTMLPreformatted"/>
        <w:ind w:left="720"/>
        <w:rPr>
          <w:color w:val="000000"/>
        </w:rPr>
      </w:pPr>
    </w:p>
    <w:p w14:paraId="3927177D"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Resend welcome email on new user signup (</w:t>
      </w:r>
      <w:proofErr w:type="spellStart"/>
      <w:r>
        <w:rPr>
          <w:rStyle w:val="HTMLCode"/>
          <w:color w:val="000000"/>
        </w:rPr>
        <w:t>userCreatedTrigger</w:t>
      </w:r>
      <w:proofErr w:type="spellEnd"/>
      <w:r>
        <w:rPr>
          <w:color w:val="000000"/>
        </w:rPr>
        <w:t>)</w:t>
      </w:r>
    </w:p>
    <w:p w14:paraId="2BBCFA24" w14:textId="77777777" w:rsidR="00421C69" w:rsidRDefault="00421C69">
      <w:pPr>
        <w:pStyle w:val="HTMLPreformatted"/>
        <w:ind w:left="720"/>
        <w:rPr>
          <w:color w:val="000000"/>
        </w:rPr>
      </w:pPr>
    </w:p>
    <w:p w14:paraId="0BD507DB"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Resend failure alert email when publish job status → failed (</w:t>
      </w:r>
      <w:proofErr w:type="spellStart"/>
      <w:r>
        <w:rPr>
          <w:rStyle w:val="HTMLCode"/>
          <w:color w:val="000000"/>
        </w:rPr>
        <w:t>jobFailedTrigger</w:t>
      </w:r>
      <w:proofErr w:type="spellEnd"/>
      <w:r>
        <w:rPr>
          <w:color w:val="000000"/>
        </w:rPr>
        <w:t>)</w:t>
      </w:r>
    </w:p>
    <w:p w14:paraId="069B08B2" w14:textId="77777777" w:rsidR="00421C69" w:rsidRDefault="00421C69">
      <w:pPr>
        <w:pStyle w:val="HTMLPreformatted"/>
        <w:ind w:left="720"/>
        <w:rPr>
          <w:color w:val="000000"/>
        </w:rPr>
      </w:pPr>
    </w:p>
    <w:p w14:paraId="04A9479F"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 xml:space="preserve">Resend "listing is live" email when </w:t>
      </w:r>
      <w:proofErr w:type="spellStart"/>
      <w:r>
        <w:rPr>
          <w:color w:val="000000"/>
        </w:rPr>
        <w:t>publishJob</w:t>
      </w:r>
      <w:proofErr w:type="spellEnd"/>
      <w:r>
        <w:rPr>
          <w:color w:val="000000"/>
        </w:rPr>
        <w:t xml:space="preserve"> status → 'success' (</w:t>
      </w:r>
      <w:proofErr w:type="spellStart"/>
      <w:r>
        <w:rPr>
          <w:rStyle w:val="HTMLCode"/>
          <w:color w:val="000000"/>
        </w:rPr>
        <w:t>jobCompletedTrigger</w:t>
      </w:r>
      <w:proofErr w:type="spellEnd"/>
      <w:r>
        <w:rPr>
          <w:color w:val="000000"/>
        </w:rPr>
        <w:t>)</w:t>
      </w:r>
    </w:p>
    <w:p w14:paraId="6D2D3FA7" w14:textId="77777777" w:rsidR="00421C69" w:rsidRDefault="00421C69">
      <w:pPr>
        <w:pStyle w:val="HTMLPreformatted"/>
        <w:ind w:left="720"/>
        <w:rPr>
          <w:color w:val="000000"/>
        </w:rPr>
      </w:pPr>
    </w:p>
    <w:p w14:paraId="7BEFDFE7"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lastRenderedPageBreak/>
        <w:t>Resend 7-day upgrade nudge for starter users (daily 10am ET, 24-hour window) (</w:t>
      </w:r>
      <w:proofErr w:type="spellStart"/>
      <w:r>
        <w:rPr>
          <w:rStyle w:val="HTMLCode"/>
          <w:color w:val="000000"/>
        </w:rPr>
        <w:t>scheduledUpgradeNudge</w:t>
      </w:r>
      <w:proofErr w:type="spellEnd"/>
      <w:r>
        <w:rPr>
          <w:color w:val="000000"/>
        </w:rPr>
        <w:t>)</w:t>
      </w:r>
    </w:p>
    <w:p w14:paraId="3C6D92E2" w14:textId="77777777" w:rsidR="00421C69" w:rsidRDefault="00421C69">
      <w:pPr>
        <w:pStyle w:val="HTMLPreformatted"/>
        <w:ind w:left="720"/>
        <w:rPr>
          <w:color w:val="000000"/>
        </w:rPr>
      </w:pPr>
    </w:p>
    <w:p w14:paraId="52A8CC94"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Resend weekly digest for paid users every Monday 8am ET (</w:t>
      </w:r>
      <w:proofErr w:type="spellStart"/>
      <w:r>
        <w:rPr>
          <w:rStyle w:val="HTMLCode"/>
          <w:color w:val="000000"/>
        </w:rPr>
        <w:t>scheduledWeeklyDigest</w:t>
      </w:r>
      <w:proofErr w:type="spellEnd"/>
      <w:r>
        <w:rPr>
          <w:color w:val="000000"/>
        </w:rPr>
        <w:t>)</w:t>
      </w:r>
    </w:p>
    <w:p w14:paraId="30BD39DC" w14:textId="77777777" w:rsidR="00421C69" w:rsidRDefault="00421C69">
      <w:pPr>
        <w:pStyle w:val="HTMLPreformatted"/>
        <w:ind w:left="720"/>
        <w:rPr>
          <w:color w:val="000000"/>
        </w:rPr>
      </w:pPr>
    </w:p>
    <w:p w14:paraId="66617C92"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Internal admin alerts to </w:t>
      </w:r>
      <w:hyperlink r:id="rId7" w:history="1">
        <w:r>
          <w:rPr>
            <w:rStyle w:val="Hyperlink"/>
          </w:rPr>
          <w:t>info@blastybiz.com</w:t>
        </w:r>
      </w:hyperlink>
      <w:r>
        <w:rPr>
          <w:color w:val="000000"/>
        </w:rPr>
        <w:t> on every new free signup and every new paying customer</w:t>
      </w:r>
    </w:p>
    <w:p w14:paraId="44F4CA1A" w14:textId="77777777" w:rsidR="00421C69" w:rsidRDefault="00421C69">
      <w:pPr>
        <w:pStyle w:val="HTMLPreformatted"/>
        <w:ind w:left="720"/>
        <w:rPr>
          <w:color w:val="000000"/>
        </w:rPr>
      </w:pPr>
    </w:p>
    <w:p w14:paraId="7DFA11D8"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 xml:space="preserve">8-tab email template editor in Admin Emails page — all templates </w:t>
      </w:r>
      <w:proofErr w:type="spellStart"/>
      <w:r>
        <w:rPr>
          <w:color w:val="000000"/>
        </w:rPr>
        <w:t>Firestore</w:t>
      </w:r>
      <w:proofErr w:type="spellEnd"/>
      <w:r>
        <w:rPr>
          <w:color w:val="000000"/>
        </w:rPr>
        <w:t>-driven with hardcoded HTML fallback</w:t>
      </w:r>
    </w:p>
    <w:p w14:paraId="7D8B99D4" w14:textId="77777777" w:rsidR="00421C69" w:rsidRDefault="00421C69">
      <w:pPr>
        <w:pStyle w:val="HTMLPreformatted"/>
        <w:ind w:left="720"/>
        <w:rPr>
          <w:color w:val="000000"/>
        </w:rPr>
      </w:pPr>
    </w:p>
    <w:p w14:paraId="6F995EB6"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 xml:space="preserve">Account deletion: wipes all </w:t>
      </w:r>
      <w:proofErr w:type="spellStart"/>
      <w:r>
        <w:rPr>
          <w:color w:val="000000"/>
        </w:rPr>
        <w:t>Firestore</w:t>
      </w:r>
      <w:proofErr w:type="spellEnd"/>
      <w:r>
        <w:rPr>
          <w:color w:val="000000"/>
        </w:rPr>
        <w:t xml:space="preserve"> docs, deletes </w:t>
      </w:r>
      <w:proofErr w:type="spellStart"/>
      <w:r>
        <w:rPr>
          <w:color w:val="000000"/>
        </w:rPr>
        <w:t>Auth</w:t>
      </w:r>
      <w:proofErr w:type="spellEnd"/>
      <w:r>
        <w:rPr>
          <w:color w:val="000000"/>
        </w:rPr>
        <w:t xml:space="preserve"> user; Square subscription cancelled</w:t>
      </w:r>
    </w:p>
    <w:p w14:paraId="69D36054" w14:textId="77777777" w:rsidR="00421C69" w:rsidRDefault="00421C69">
      <w:pPr>
        <w:pStyle w:val="HTMLPreformatted"/>
        <w:ind w:left="720"/>
        <w:rPr>
          <w:color w:val="000000"/>
        </w:rPr>
      </w:pPr>
    </w:p>
    <w:p w14:paraId="6D236C3A"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Admin: 14 endpoints behind </w:t>
      </w:r>
      <w:proofErr w:type="spellStart"/>
      <w:r>
        <w:rPr>
          <w:rStyle w:val="HTMLCode"/>
          <w:color w:val="000000"/>
        </w:rPr>
        <w:t>requireAdmin</w:t>
      </w:r>
      <w:proofErr w:type="spellEnd"/>
      <w:r>
        <w:rPr>
          <w:rStyle w:val="HTMLCode"/>
          <w:color w:val="000000"/>
        </w:rPr>
        <w:t>()</w:t>
      </w:r>
      <w:r>
        <w:rPr>
          <w:color w:val="000000"/>
        </w:rPr>
        <w:t> — list/retry/mark jobs, list businesses/connections/logs, subscription summary, pricing update, test email, refresh categories</w:t>
      </w:r>
    </w:p>
    <w:p w14:paraId="02FBD4A0" w14:textId="77777777" w:rsidR="00421C69" w:rsidRDefault="00421C69">
      <w:pPr>
        <w:pStyle w:val="HTMLPreformatted"/>
        <w:ind w:left="720"/>
        <w:rPr>
          <w:color w:val="000000"/>
        </w:rPr>
      </w:pPr>
    </w:p>
    <w:p w14:paraId="1218B2A7"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Admin Failed Jobs: per-row checkboxes; Retry and Manual Follow-up wired to CFs; Export CSV</w:t>
      </w:r>
    </w:p>
    <w:p w14:paraId="588A70CF" w14:textId="77777777" w:rsidR="00421C69" w:rsidRDefault="00421C69">
      <w:pPr>
        <w:pStyle w:val="HTMLPreformatted"/>
        <w:ind w:left="720"/>
        <w:rPr>
          <w:color w:val="000000"/>
        </w:rPr>
      </w:pPr>
    </w:p>
    <w:p w14:paraId="52169242"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Admin Users: live All Accounts table + Accounts to Watch with admin delete capability</w:t>
      </w:r>
    </w:p>
    <w:p w14:paraId="46F5DEBE" w14:textId="77777777" w:rsidR="00421C69" w:rsidRDefault="00421C69">
      <w:pPr>
        <w:pStyle w:val="HTMLPreformatted"/>
        <w:ind w:left="720"/>
        <w:rPr>
          <w:color w:val="000000"/>
        </w:rPr>
      </w:pPr>
    </w:p>
    <w:p w14:paraId="616F0706" w14:textId="77777777" w:rsidR="00421C69" w:rsidRDefault="00421C69">
      <w:pPr>
        <w:pStyle w:val="HTMLPreformatted"/>
        <w:numPr>
          <w:ilvl w:val="0"/>
          <w:numId w:val="1"/>
        </w:numPr>
        <w:tabs>
          <w:tab w:val="clear" w:pos="720"/>
        </w:tabs>
        <w:spacing w:before="100" w:beforeAutospacing="1" w:after="100" w:afterAutospacing="1"/>
        <w:rPr>
          <w:color w:val="000000"/>
        </w:rPr>
      </w:pPr>
      <w:r>
        <w:rPr>
          <w:rStyle w:val="Strong"/>
          <w:color w:val="000000"/>
        </w:rPr>
        <w:t>Admin AI Usage/Margin card</w:t>
      </w:r>
      <w:r>
        <w:rPr>
          <w:color w:val="000000"/>
        </w:rPr>
        <w:t>: live </w:t>
      </w:r>
      <w:proofErr w:type="spellStart"/>
      <w:r>
        <w:rPr>
          <w:rStyle w:val="HTMLCode"/>
          <w:color w:val="000000"/>
        </w:rPr>
        <w:t>onSnapshot</w:t>
      </w:r>
      <w:proofErr w:type="spellEnd"/>
      <w:r>
        <w:rPr>
          <w:color w:val="000000"/>
        </w:rPr>
        <w:t> on </w:t>
      </w:r>
      <w:proofErr w:type="spellStart"/>
      <w:r>
        <w:rPr>
          <w:rStyle w:val="HTMLCode"/>
          <w:color w:val="000000"/>
        </w:rPr>
        <w:t>aiUsageLogs</w:t>
      </w:r>
      <w:proofErr w:type="spellEnd"/>
      <w:r>
        <w:rPr>
          <w:color w:val="000000"/>
        </w:rPr>
        <w:t> — real monthly spend, call count, token totals, per-function breakdown</w:t>
      </w:r>
    </w:p>
    <w:p w14:paraId="7B6D4F83" w14:textId="77777777" w:rsidR="00421C69" w:rsidRDefault="00421C69">
      <w:pPr>
        <w:pStyle w:val="HTMLPreformatted"/>
        <w:ind w:left="720"/>
        <w:rPr>
          <w:color w:val="000000"/>
        </w:rPr>
      </w:pPr>
    </w:p>
    <w:p w14:paraId="2B9048BB" w14:textId="77777777" w:rsidR="00421C69" w:rsidRDefault="00421C69">
      <w:pPr>
        <w:pStyle w:val="HTMLPreformatted"/>
        <w:numPr>
          <w:ilvl w:val="0"/>
          <w:numId w:val="1"/>
        </w:numPr>
        <w:tabs>
          <w:tab w:val="clear" w:pos="720"/>
        </w:tabs>
        <w:spacing w:before="100" w:beforeAutospacing="1" w:after="100" w:afterAutospacing="1"/>
        <w:rPr>
          <w:color w:val="000000"/>
        </w:rPr>
      </w:pPr>
      <w:r>
        <w:rPr>
          <w:color w:val="000000"/>
        </w:rPr>
        <w:t xml:space="preserve">Admin queue, failed jobs, logs — all live from </w:t>
      </w:r>
      <w:proofErr w:type="spellStart"/>
      <w:r>
        <w:rPr>
          <w:color w:val="000000"/>
        </w:rPr>
        <w:t>Firestore</w:t>
      </w:r>
      <w:proofErr w:type="spellEnd"/>
      <w:r>
        <w:rPr>
          <w:color w:val="000000"/>
        </w:rPr>
        <w:t>; no mock data on any page</w:t>
      </w:r>
    </w:p>
    <w:p w14:paraId="5942F63D" w14:textId="77777777" w:rsidR="00421C69" w:rsidRDefault="00421C69">
      <w:pPr>
        <w:pStyle w:val="HTMLPreformatted"/>
        <w:ind w:left="720"/>
        <w:rPr>
          <w:color w:val="000000"/>
        </w:rPr>
      </w:pPr>
    </w:p>
    <w:p w14:paraId="78ED66DC" w14:textId="77777777" w:rsidR="00421C69" w:rsidRDefault="00421C69">
      <w:pPr>
        <w:pStyle w:val="HTMLPreformatted"/>
        <w:rPr>
          <w:color w:val="000000"/>
        </w:rPr>
      </w:pPr>
    </w:p>
    <w:p w14:paraId="46900AEB" w14:textId="77777777" w:rsidR="00421C69" w:rsidRDefault="00421C69">
      <w:pPr>
        <w:pStyle w:val="HTMLPreformatted"/>
        <w:rPr>
          <w:color w:val="000000"/>
        </w:rPr>
      </w:pPr>
      <w:r>
        <w:rPr>
          <w:noProof/>
          <w:color w:val="000000"/>
        </w:rPr>
        <w:lastRenderedPageBreak/>
        <mc:AlternateContent>
          <mc:Choice Requires="wps">
            <w:drawing>
              <wp:inline distT="0" distB="0" distL="0" distR="0" wp14:anchorId="19B30BF6" wp14:editId="40C9875D">
                <wp:extent cx="5943600" cy="1270"/>
                <wp:effectExtent l="0" t="31750" r="0" b="36830"/>
                <wp:docPr id="214437125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DADDD1"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1EFFC319" w14:textId="77777777" w:rsidR="00421C69" w:rsidRDefault="00421C69">
      <w:pPr>
        <w:pStyle w:val="HTMLPreformatted"/>
        <w:rPr>
          <w:color w:val="000000"/>
        </w:rPr>
      </w:pPr>
    </w:p>
    <w:p w14:paraId="54EC54DF"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Segoe UI Emoji" w:hAnsi="Segoe UI Emoji" w:cs="Segoe UI Emoji"/>
          <w:color w:val="000000"/>
        </w:rPr>
        <w:t>🐛</w:t>
      </w:r>
      <w:r>
        <w:rPr>
          <w:rFonts w:ascii="Courier New" w:hAnsi="Courier New" w:cs="Courier New"/>
          <w:color w:val="000000"/>
        </w:rPr>
        <w:t xml:space="preserve"> Bugs Fixed</w:t>
      </w:r>
    </w:p>
    <w:p w14:paraId="0980D119"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699"/>
        <w:gridCol w:w="3141"/>
        <w:gridCol w:w="5504"/>
      </w:tblGrid>
      <w:tr w:rsidR="00421C69" w14:paraId="04A4894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2DE256A5"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Date</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5F22B202" w14:textId="77777777" w:rsidR="00421C69" w:rsidRDefault="00421C69">
            <w:pPr>
              <w:spacing w:before="150" w:after="150"/>
              <w:rPr>
                <w:rFonts w:eastAsia="Times New Roman"/>
                <w:b/>
                <w:bCs/>
              </w:rPr>
            </w:pPr>
            <w:r>
              <w:rPr>
                <w:rFonts w:eastAsia="Times New Roman"/>
                <w:b/>
                <w:bCs/>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5113EE29" w14:textId="77777777" w:rsidR="00421C69" w:rsidRDefault="00421C69">
            <w:pPr>
              <w:spacing w:before="150" w:after="150"/>
              <w:rPr>
                <w:rFonts w:eastAsia="Times New Roman"/>
                <w:b/>
                <w:bCs/>
              </w:rPr>
            </w:pPr>
            <w:r>
              <w:rPr>
                <w:rFonts w:eastAsia="Times New Roman"/>
                <w:b/>
                <w:bCs/>
              </w:rPr>
              <w:t>Fix</w:t>
            </w:r>
          </w:p>
        </w:tc>
      </w:tr>
      <w:tr w:rsidR="00421C69" w14:paraId="4335C3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32BE89" w14:textId="77777777" w:rsidR="00421C69" w:rsidRDefault="00421C69">
            <w:pPr>
              <w:spacing w:before="150" w:after="150"/>
              <w:rPr>
                <w:rFonts w:eastAsia="Times New Roman"/>
              </w:rPr>
            </w:pPr>
            <w:r>
              <w:rPr>
                <w:rFonts w:eastAsia="Times New Roman"/>
              </w:rPr>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C45687" w14:textId="77777777" w:rsidR="00421C69" w:rsidRDefault="00421C69">
            <w:pPr>
              <w:spacing w:before="150" w:after="150"/>
              <w:rPr>
                <w:rFonts w:eastAsia="Times New Roman"/>
              </w:rPr>
            </w:pPr>
            <w:r>
              <w:rPr>
                <w:rStyle w:val="HTMLCode"/>
              </w:rPr>
              <w:t>BlastyBiz-Onboarding.html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383AD4" w14:textId="77777777" w:rsidR="00421C69" w:rsidRDefault="00421C69">
            <w:pPr>
              <w:spacing w:before="150" w:after="150"/>
              <w:rPr>
                <w:rFonts w:eastAsia="Times New Roman"/>
              </w:rPr>
            </w:pPr>
            <w:r>
              <w:rPr>
                <w:rStyle w:val="Strong"/>
                <w:rFonts w:eastAsia="Times New Roman"/>
              </w:rPr>
              <w:t xml:space="preserve">Root cause of "new business never saves" / </w:t>
            </w:r>
            <w:proofErr w:type="spellStart"/>
            <w:r>
              <w:rPr>
                <w:rStyle w:val="Strong"/>
                <w:rFonts w:eastAsia="Times New Roman"/>
              </w:rPr>
              <w:t>Luba</w:t>
            </w:r>
            <w:proofErr w:type="spellEnd"/>
            <w:r>
              <w:rPr>
                <w:rStyle w:val="Strong"/>
                <w:rFonts w:eastAsia="Times New Roman"/>
              </w:rPr>
              <w:t xml:space="preserve"> Designs missing bug.</w:t>
            </w:r>
            <w:r>
              <w:rPr>
                <w:rFonts w:eastAsia="Times New Roman"/>
              </w:rPr>
              <w:t xml:space="preserve"> The onboarding wizard uses two separate </w:t>
            </w:r>
            <w:r>
              <w:rPr>
                <w:rStyle w:val="HTMLCode"/>
              </w:rPr>
              <w:t>&lt;script&gt;</w:t>
            </w:r>
            <w:r>
              <w:rPr>
                <w:rFonts w:eastAsia="Times New Roman"/>
              </w:rPr>
              <w:t xml:space="preserve"> blocks: a plain </w:t>
            </w:r>
            <w:r>
              <w:rPr>
                <w:rStyle w:val="HTMLCode"/>
              </w:rPr>
              <w:t>&lt;script&gt;</w:t>
            </w:r>
            <w:r>
              <w:rPr>
                <w:rFonts w:eastAsia="Times New Roman"/>
              </w:rPr>
              <w:t xml:space="preserve"> (lines 425–893) declaring </w:t>
            </w:r>
            <w:r>
              <w:rPr>
                <w:rStyle w:val="HTMLCode"/>
              </w:rPr>
              <w:t xml:space="preserve">let </w:t>
            </w:r>
            <w:proofErr w:type="spellStart"/>
            <w:r>
              <w:rPr>
                <w:rStyle w:val="HTMLCode"/>
              </w:rPr>
              <w:t>currentStep</w:t>
            </w:r>
            <w:proofErr w:type="spellEnd"/>
            <w:r>
              <w:rPr>
                <w:rStyle w:val="HTMLCode"/>
              </w:rPr>
              <w:t xml:space="preserve"> = 0</w:t>
            </w:r>
            <w:r>
              <w:rPr>
                <w:rFonts w:eastAsia="Times New Roman"/>
              </w:rPr>
              <w:t xml:space="preserve"> and all wizard functions, and a </w:t>
            </w:r>
            <w:r>
              <w:rPr>
                <w:rStyle w:val="HTMLCode"/>
              </w:rPr>
              <w:t>&lt;script type="module"&gt;</w:t>
            </w:r>
            <w:r>
              <w:rPr>
                <w:rFonts w:eastAsia="Times New Roman"/>
              </w:rPr>
              <w:t xml:space="preserve"> (lines 895–1189) that overrides </w:t>
            </w:r>
            <w:proofErr w:type="spellStart"/>
            <w:r>
              <w:rPr>
                <w:rStyle w:val="HTMLCode"/>
              </w:rPr>
              <w:t>window.nextStep</w:t>
            </w:r>
            <w:proofErr w:type="spellEnd"/>
            <w:r>
              <w:rPr>
                <w:rFonts w:eastAsia="Times New Roman"/>
              </w:rPr>
              <w:t xml:space="preserve"> with an </w:t>
            </w:r>
            <w:proofErr w:type="spellStart"/>
            <w:r>
              <w:rPr>
                <w:rFonts w:eastAsia="Times New Roman"/>
              </w:rPr>
              <w:t>async</w:t>
            </w:r>
            <w:proofErr w:type="spellEnd"/>
            <w:r>
              <w:rPr>
                <w:rFonts w:eastAsia="Times New Roman"/>
              </w:rPr>
              <w:t xml:space="preserve"> function that calls the </w:t>
            </w:r>
            <w:proofErr w:type="spellStart"/>
            <w:r>
              <w:rPr>
                <w:rStyle w:val="HTMLCode"/>
              </w:rPr>
              <w:t>createBusiness</w:t>
            </w:r>
            <w:proofErr w:type="spellEnd"/>
            <w:r>
              <w:rPr>
                <w:rFonts w:eastAsia="Times New Roman"/>
              </w:rPr>
              <w:t xml:space="preserve"> CF. The override checked </w:t>
            </w:r>
            <w:proofErr w:type="spellStart"/>
            <w:r>
              <w:rPr>
                <w:rStyle w:val="HTMLCode"/>
              </w:rPr>
              <w:t>window.currentStep</w:t>
            </w:r>
            <w:proofErr w:type="spellEnd"/>
            <w:r>
              <w:rPr>
                <w:rStyle w:val="HTMLCode"/>
              </w:rPr>
              <w:t xml:space="preserve"> === TOTAL_STEPS</w:t>
            </w:r>
            <w:r>
              <w:rPr>
                <w:rFonts w:eastAsia="Times New Roman"/>
              </w:rPr>
              <w:t xml:space="preserve"> to decide when to fire the CF, but </w:t>
            </w:r>
            <w:r>
              <w:rPr>
                <w:rStyle w:val="HTMLCode"/>
              </w:rPr>
              <w:t>let</w:t>
            </w:r>
            <w:r>
              <w:rPr>
                <w:rFonts w:eastAsia="Times New Roman"/>
              </w:rPr>
              <w:t xml:space="preserve"> variables declared in a non-module script are NOT placed on </w:t>
            </w:r>
            <w:r>
              <w:rPr>
                <w:rStyle w:val="HTMLCode"/>
              </w:rPr>
              <w:t>window</w:t>
            </w:r>
            <w:r>
              <w:rPr>
                <w:rFonts w:eastAsia="Times New Roman"/>
              </w:rPr>
              <w:t xml:space="preserve"> — so </w:t>
            </w:r>
            <w:proofErr w:type="spellStart"/>
            <w:r>
              <w:rPr>
                <w:rStyle w:val="HTMLCode"/>
              </w:rPr>
              <w:t>window.currentStep</w:t>
            </w:r>
            <w:proofErr w:type="spellEnd"/>
            <w:r>
              <w:rPr>
                <w:rFonts w:eastAsia="Times New Roman"/>
              </w:rPr>
              <w:t xml:space="preserve"> was always </w:t>
            </w:r>
            <w:r>
              <w:rPr>
                <w:rStyle w:val="HTMLCode"/>
              </w:rPr>
              <w:t>undefined</w:t>
            </w:r>
            <w:r>
              <w:rPr>
                <w:rFonts w:eastAsia="Times New Roman"/>
              </w:rPr>
              <w:t xml:space="preserve">, the condition was always false, and the CF call was skipped entirely. The override always fell through to </w:t>
            </w:r>
            <w:proofErr w:type="spellStart"/>
            <w:r>
              <w:rPr>
                <w:rStyle w:val="HTMLCode"/>
              </w:rPr>
              <w:t>origNextStep</w:t>
            </w:r>
            <w:proofErr w:type="spellEnd"/>
            <w:r>
              <w:rPr>
                <w:rStyle w:val="HTMLCode"/>
              </w:rPr>
              <w:t>()</w:t>
            </w:r>
            <w:r>
              <w:rPr>
                <w:rFonts w:eastAsia="Times New Roman"/>
              </w:rPr>
              <w:t xml:space="preserve"> which called the legacy </w:t>
            </w:r>
            <w:proofErr w:type="spellStart"/>
            <w:r>
              <w:rPr>
                <w:rStyle w:val="HTMLCode"/>
              </w:rPr>
              <w:t>saveProfile</w:t>
            </w:r>
            <w:proofErr w:type="spellEnd"/>
            <w:r>
              <w:rPr>
                <w:rStyle w:val="HTMLCode"/>
              </w:rPr>
              <w:t>()</w:t>
            </w:r>
            <w:r>
              <w:rPr>
                <w:rFonts w:eastAsia="Times New Roman"/>
              </w:rPr>
              <w:t xml:space="preserve"> and redirected to Dashboard without writing anything to </w:t>
            </w:r>
            <w:proofErr w:type="spellStart"/>
            <w:r>
              <w:rPr>
                <w:rFonts w:eastAsia="Times New Roman"/>
              </w:rPr>
              <w:t>Firestore</w:t>
            </w:r>
            <w:proofErr w:type="spellEnd"/>
            <w:r>
              <w:rPr>
                <w:rFonts w:eastAsia="Times New Roman"/>
              </w:rPr>
              <w:t xml:space="preserve">. Fix: added </w:t>
            </w:r>
            <w:proofErr w:type="spellStart"/>
            <w:r>
              <w:rPr>
                <w:rStyle w:val="HTMLCode"/>
              </w:rPr>
              <w:t>window.currentStep</w:t>
            </w:r>
            <w:proofErr w:type="spellEnd"/>
            <w:r>
              <w:rPr>
                <w:rStyle w:val="HTMLCode"/>
              </w:rPr>
              <w:t xml:space="preserve"> = 0</w:t>
            </w:r>
            <w:r>
              <w:rPr>
                <w:rFonts w:eastAsia="Times New Roman"/>
              </w:rPr>
              <w:t xml:space="preserve"> at declaration and </w:t>
            </w:r>
            <w:proofErr w:type="spellStart"/>
            <w:r>
              <w:rPr>
                <w:rStyle w:val="HTMLCode"/>
              </w:rPr>
              <w:t>window.currentStep</w:t>
            </w:r>
            <w:proofErr w:type="spellEnd"/>
            <w:r>
              <w:rPr>
                <w:rStyle w:val="HTMLCode"/>
              </w:rPr>
              <w:t xml:space="preserve"> = </w:t>
            </w:r>
            <w:proofErr w:type="spellStart"/>
            <w:r>
              <w:rPr>
                <w:rStyle w:val="HTMLCode"/>
              </w:rPr>
              <w:t>currentStep</w:t>
            </w:r>
            <w:proofErr w:type="spellEnd"/>
            <w:r>
              <w:rPr>
                <w:rFonts w:eastAsia="Times New Roman"/>
              </w:rPr>
              <w:t xml:space="preserve"> inside </w:t>
            </w:r>
            <w:proofErr w:type="spellStart"/>
            <w:r>
              <w:rPr>
                <w:rStyle w:val="HTMLCode"/>
              </w:rPr>
              <w:t>goToStep</w:t>
            </w:r>
            <w:proofErr w:type="spellEnd"/>
            <w:r>
              <w:rPr>
                <w:rStyle w:val="HTMLCode"/>
              </w:rPr>
              <w:t>()</w:t>
            </w:r>
            <w:r>
              <w:rPr>
                <w:rFonts w:eastAsia="Times New Roman"/>
              </w:rPr>
              <w:t xml:space="preserve"> so the module script can read the live step value. Deployed and confirmed live (4 occurrences of </w:t>
            </w:r>
            <w:proofErr w:type="spellStart"/>
            <w:r>
              <w:rPr>
                <w:rStyle w:val="HTMLCode"/>
              </w:rPr>
              <w:t>window.currentStep</w:t>
            </w:r>
            <w:proofErr w:type="spellEnd"/>
            <w:r>
              <w:rPr>
                <w:rFonts w:eastAsia="Times New Roman"/>
              </w:rPr>
              <w:t xml:space="preserve"> in served HTML).</w:t>
            </w:r>
          </w:p>
        </w:tc>
      </w:tr>
      <w:tr w:rsidR="00421C69" w14:paraId="0C0D1E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91B37F" w14:textId="77777777" w:rsidR="00421C69" w:rsidRDefault="00421C69">
            <w:pPr>
              <w:spacing w:before="150" w:after="150"/>
              <w:rPr>
                <w:rFonts w:eastAsia="Times New Roman"/>
              </w:rPr>
            </w:pPr>
            <w:r>
              <w:rPr>
                <w:rFonts w:eastAsia="Times New Roman"/>
              </w:rPr>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9FB8CB"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-Admin-Failed-Jobs.html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8143A7" w14:textId="77777777" w:rsidR="00421C69" w:rsidRDefault="00421C69">
            <w:pPr>
              <w:spacing w:before="150" w:after="150"/>
              <w:rPr>
                <w:rFonts w:eastAsia="Times New Roman"/>
              </w:rPr>
            </w:pPr>
            <w:r>
              <w:rPr>
                <w:rFonts w:eastAsia="Times New Roman"/>
              </w:rPr>
              <w:t xml:space="preserve">Failed Jobs page </w:t>
            </w:r>
            <w:proofErr w:type="spellStart"/>
            <w:r>
              <w:rPr>
                <w:rStyle w:val="HTMLCode"/>
              </w:rPr>
              <w:t>jobAction</w:t>
            </w:r>
            <w:proofErr w:type="spellEnd"/>
            <w:r>
              <w:rPr>
                <w:rStyle w:val="HTMLCode"/>
              </w:rPr>
              <w:t>()</w:t>
            </w:r>
            <w:r>
              <w:rPr>
                <w:rFonts w:eastAsia="Times New Roman"/>
              </w:rPr>
              <w:t xml:space="preserve"> was reconstructing the </w:t>
            </w:r>
            <w:proofErr w:type="spellStart"/>
            <w:r>
              <w:rPr>
                <w:rFonts w:eastAsia="Times New Roman"/>
              </w:rPr>
              <w:t>Firestore</w:t>
            </w:r>
            <w:proofErr w:type="spellEnd"/>
            <w:r>
              <w:rPr>
                <w:rFonts w:eastAsia="Times New Roman"/>
              </w:rPr>
              <w:t xml:space="preserve"> doc ref from </w:t>
            </w:r>
            <w:proofErr w:type="spellStart"/>
            <w:r>
              <w:rPr>
                <w:rStyle w:val="HTMLCode"/>
              </w:rPr>
              <w:t>job.uid</w:t>
            </w:r>
            <w:proofErr w:type="spellEnd"/>
            <w:r>
              <w:rPr>
                <w:rFonts w:eastAsia="Times New Roman"/>
              </w:rPr>
              <w:t xml:space="preserve"> and </w:t>
            </w:r>
            <w:proofErr w:type="spellStart"/>
            <w:r>
              <w:rPr>
                <w:rStyle w:val="HTMLCode"/>
              </w:rPr>
              <w:t>job.businessId</w:t>
            </w:r>
            <w:proofErr w:type="spellEnd"/>
            <w:r>
              <w:rPr>
                <w:rFonts w:eastAsia="Times New Roman"/>
              </w:rPr>
              <w:t xml:space="preserve"> fields. Pre-migration jobs created before the </w:t>
            </w:r>
            <w:proofErr w:type="spellStart"/>
            <w:r>
              <w:rPr>
                <w:rFonts w:eastAsia="Times New Roman"/>
              </w:rPr>
              <w:t>subcollection</w:t>
            </w:r>
            <w:proofErr w:type="spellEnd"/>
            <w:r>
              <w:rPr>
                <w:rFonts w:eastAsia="Times New Roman"/>
              </w:rPr>
              <w:t xml:space="preserve"> move were missing those </w:t>
            </w:r>
            <w:r>
              <w:rPr>
                <w:rFonts w:eastAsia="Times New Roman"/>
              </w:rPr>
              <w:lastRenderedPageBreak/>
              <w:t xml:space="preserve">fields, causing a silent </w:t>
            </w:r>
            <w:proofErr w:type="spellStart"/>
            <w:r>
              <w:rPr>
                <w:rStyle w:val="HTMLCode"/>
              </w:rPr>
              <w:t>console.warn</w:t>
            </w:r>
            <w:proofErr w:type="spellEnd"/>
            <w:r>
              <w:rPr>
                <w:rFonts w:eastAsia="Times New Roman"/>
              </w:rPr>
              <w:t xml:space="preserve"> and no-op on Retry/Close/Complete. Fix: snapshot handler now attaches </w:t>
            </w:r>
            <w:r>
              <w:rPr>
                <w:rStyle w:val="HTMLCode"/>
              </w:rPr>
              <w:t xml:space="preserve">_ref: </w:t>
            </w:r>
            <w:proofErr w:type="spellStart"/>
            <w:r>
              <w:rPr>
                <w:rStyle w:val="HTMLCode"/>
              </w:rPr>
              <w:t>d.ref</w:t>
            </w:r>
            <w:proofErr w:type="spellEnd"/>
            <w:r>
              <w:rPr>
                <w:rFonts w:eastAsia="Times New Roman"/>
              </w:rPr>
              <w:t xml:space="preserve"> directly onto each job object; </w:t>
            </w:r>
            <w:proofErr w:type="spellStart"/>
            <w:r>
              <w:rPr>
                <w:rStyle w:val="HTMLCode"/>
              </w:rPr>
              <w:t>jobAction</w:t>
            </w:r>
            <w:proofErr w:type="spellEnd"/>
            <w:r>
              <w:rPr>
                <w:rStyle w:val="HTMLCode"/>
              </w:rPr>
              <w:t>()</w:t>
            </w:r>
            <w:r>
              <w:rPr>
                <w:rFonts w:eastAsia="Times New Roman"/>
              </w:rPr>
              <w:t xml:space="preserve"> uses </w:t>
            </w:r>
            <w:proofErr w:type="spellStart"/>
            <w:r>
              <w:rPr>
                <w:rStyle w:val="HTMLCode"/>
              </w:rPr>
              <w:t>job._ref</w:t>
            </w:r>
            <w:proofErr w:type="spellEnd"/>
            <w:r>
              <w:rPr>
                <w:rFonts w:eastAsia="Times New Roman"/>
              </w:rPr>
              <w:t xml:space="preserve"> directly (actual </w:t>
            </w:r>
            <w:proofErr w:type="spellStart"/>
            <w:r>
              <w:rPr>
                <w:rFonts w:eastAsia="Times New Roman"/>
              </w:rPr>
              <w:t>Firestore</w:t>
            </w:r>
            <w:proofErr w:type="spellEnd"/>
            <w:r>
              <w:rPr>
                <w:rFonts w:eastAsia="Times New Roman"/>
              </w:rPr>
              <w:t xml:space="preserve"> ref, always correct regardless of doc fields); </w:t>
            </w:r>
            <w:proofErr w:type="spellStart"/>
            <w:r>
              <w:rPr>
                <w:rStyle w:val="HTMLCode"/>
              </w:rPr>
              <w:t>uidBizFromRef</w:t>
            </w:r>
            <w:proofErr w:type="spellEnd"/>
            <w:r>
              <w:rPr>
                <w:rStyle w:val="HTMLCode"/>
              </w:rPr>
              <w:t>()</w:t>
            </w:r>
            <w:r>
              <w:rPr>
                <w:rFonts w:eastAsia="Times New Roman"/>
              </w:rPr>
              <w:t xml:space="preserve"> helper extracts </w:t>
            </w:r>
            <w:proofErr w:type="spellStart"/>
            <w:r>
              <w:rPr>
                <w:rFonts w:eastAsia="Times New Roman"/>
              </w:rPr>
              <w:t>uid</w:t>
            </w:r>
            <w:proofErr w:type="spellEnd"/>
            <w:r>
              <w:rPr>
                <w:rFonts w:eastAsia="Times New Roman"/>
              </w:rPr>
              <w:t>/</w:t>
            </w:r>
            <w:proofErr w:type="spellStart"/>
            <w:r>
              <w:rPr>
                <w:rFonts w:eastAsia="Times New Roman"/>
              </w:rPr>
              <w:t>bizId</w:t>
            </w:r>
            <w:proofErr w:type="spellEnd"/>
            <w:r>
              <w:rPr>
                <w:rFonts w:eastAsia="Times New Roman"/>
              </w:rPr>
              <w:t xml:space="preserve"> from the ref path as fallback for </w:t>
            </w:r>
            <w:proofErr w:type="spellStart"/>
            <w:r>
              <w:rPr>
                <w:rStyle w:val="HTMLCode"/>
              </w:rPr>
              <w:t>adminRetryJob</w:t>
            </w:r>
            <w:proofErr w:type="spellEnd"/>
            <w:r>
              <w:rPr>
                <w:rFonts w:eastAsia="Times New Roman"/>
              </w:rPr>
              <w:t xml:space="preserve"> and </w:t>
            </w:r>
            <w:proofErr w:type="spellStart"/>
            <w:r>
              <w:rPr>
                <w:rStyle w:val="HTMLCode"/>
              </w:rPr>
              <w:t>adminMarkManualFollowup</w:t>
            </w:r>
            <w:proofErr w:type="spellEnd"/>
            <w:r>
              <w:rPr>
                <w:rFonts w:eastAsia="Times New Roman"/>
              </w:rPr>
              <w:t xml:space="preserve"> CF calls; </w:t>
            </w:r>
            <w:proofErr w:type="spellStart"/>
            <w:r>
              <w:rPr>
                <w:rStyle w:val="HTMLCode"/>
              </w:rPr>
              <w:t>uidBizForJob</w:t>
            </w:r>
            <w:proofErr w:type="spellEnd"/>
            <w:r>
              <w:rPr>
                <w:rStyle w:val="HTMLCode"/>
              </w:rPr>
              <w:t>()</w:t>
            </w:r>
            <w:r>
              <w:rPr>
                <w:rFonts w:eastAsia="Times New Roman"/>
              </w:rPr>
              <w:t xml:space="preserve"> prefers doc fields and falls back to ref path. Queue Manager was already correct (used </w:t>
            </w:r>
            <w:proofErr w:type="spellStart"/>
            <w:r>
              <w:rPr>
                <w:rStyle w:val="HTMLCode"/>
              </w:rPr>
              <w:t>d.ref</w:t>
            </w:r>
            <w:proofErr w:type="spellEnd"/>
            <w:r>
              <w:rPr>
                <w:rFonts w:eastAsia="Times New Roman"/>
              </w:rPr>
              <w:t xml:space="preserve"> in </w:t>
            </w:r>
            <w:proofErr w:type="spellStart"/>
            <w:r>
              <w:rPr>
                <w:rStyle w:val="HTMLCode"/>
              </w:rPr>
              <w:t>jobRefMap</w:t>
            </w:r>
            <w:proofErr w:type="spellEnd"/>
            <w:r>
              <w:rPr>
                <w:rFonts w:eastAsia="Times New Roman"/>
              </w:rPr>
              <w:t xml:space="preserve">). Both COLLECTION_GROUP composite indexes for </w:t>
            </w:r>
            <w:proofErr w:type="spellStart"/>
            <w:r>
              <w:rPr>
                <w:rStyle w:val="HTMLCode"/>
              </w:rPr>
              <w:t>publishJobs</w:t>
            </w:r>
            <w:proofErr w:type="spellEnd"/>
            <w:r>
              <w:rPr>
                <w:rFonts w:eastAsia="Times New Roman"/>
              </w:rPr>
              <w:t xml:space="preserve"> (</w:t>
            </w:r>
            <w:proofErr w:type="spellStart"/>
            <w:r>
              <w:rPr>
                <w:rFonts w:eastAsia="Times New Roman"/>
              </w:rPr>
              <w:t>status+updatedAt</w:t>
            </w:r>
            <w:proofErr w:type="spellEnd"/>
            <w:r>
              <w:rPr>
                <w:rFonts w:eastAsia="Times New Roman"/>
              </w:rPr>
              <w:t xml:space="preserve">, </w:t>
            </w:r>
            <w:proofErr w:type="spellStart"/>
            <w:r>
              <w:rPr>
                <w:rFonts w:eastAsia="Times New Roman"/>
              </w:rPr>
              <w:t>status+createdAt</w:t>
            </w:r>
            <w:proofErr w:type="spellEnd"/>
            <w:r>
              <w:rPr>
                <w:rFonts w:eastAsia="Times New Roman"/>
              </w:rPr>
              <w:t>) confirmed deployed. Deployed to Firebase Hosting.</w:t>
            </w:r>
          </w:p>
        </w:tc>
      </w:tr>
      <w:tr w:rsidR="00421C69" w14:paraId="2BA2DC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687251"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F66FCF"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facebookOAuthCallback</w:t>
            </w:r>
            <w:proofErr w:type="spellEnd"/>
            <w:r>
              <w:rPr>
                <w:rFonts w:eastAsia="Times New Roman"/>
              </w:rPr>
              <w:t xml:space="preserve">, </w:t>
            </w:r>
            <w:proofErr w:type="spellStart"/>
            <w:r>
              <w:rPr>
                <w:rStyle w:val="HTMLCode"/>
              </w:rPr>
              <w:t>checkPlatformTokenExpiry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2C1EB6" w14:textId="77777777" w:rsidR="00421C69" w:rsidRDefault="00421C69">
            <w:pPr>
              <w:spacing w:before="150" w:after="150"/>
              <w:rPr>
                <w:rFonts w:eastAsia="Times New Roman"/>
              </w:rPr>
            </w:pPr>
            <w:r>
              <w:rPr>
                <w:rFonts w:eastAsia="Times New Roman"/>
              </w:rPr>
              <w:t xml:space="preserve">Facebook/Instagram tokens had no expiry tracking; tokens would silently expire after </w:t>
            </w:r>
            <w:del w:id="0" w:author="Unknown">
              <w:r>
                <w:rPr>
                  <w:rFonts w:eastAsia="Times New Roman"/>
                </w:rPr>
                <w:delText xml:space="preserve">60 days causing 401 failures on publish. Fix: </w:delText>
              </w:r>
              <w:r>
                <w:rPr>
                  <w:rStyle w:val="HTMLCode"/>
                </w:rPr>
                <w:delText>facebookOAuthCallback</w:delText>
              </w:r>
              <w:r>
                <w:rPr>
                  <w:rFonts w:eastAsia="Times New Roman"/>
                </w:rPr>
                <w:delText xml:space="preserve"> now exchanges the short-lived code token for a long-lived user token (</w:delText>
              </w:r>
            </w:del>
            <w:r>
              <w:rPr>
                <w:rFonts w:eastAsia="Times New Roman"/>
              </w:rPr>
              <w:t xml:space="preserve">60 days) via </w:t>
            </w:r>
            <w:proofErr w:type="spellStart"/>
            <w:r>
              <w:rPr>
                <w:rStyle w:val="HTMLCode"/>
              </w:rPr>
              <w:t>fb_exchange_token</w:t>
            </w:r>
            <w:proofErr w:type="spellEnd"/>
            <w:r>
              <w:rPr>
                <w:rFonts w:eastAsia="Times New Roman"/>
              </w:rPr>
              <w:t xml:space="preserve"> grant, then writes </w:t>
            </w:r>
            <w:proofErr w:type="spellStart"/>
            <w:r>
              <w:rPr>
                <w:rStyle w:val="HTMLCode"/>
              </w:rPr>
              <w:t>expiresAt</w:t>
            </w:r>
            <w:proofErr w:type="spellEnd"/>
            <w:r>
              <w:rPr>
                <w:rFonts w:eastAsia="Times New Roman"/>
              </w:rPr>
              <w:t xml:space="preserve"> on both Facebook and Instagram </w:t>
            </w:r>
            <w:proofErr w:type="spellStart"/>
            <w:r>
              <w:rPr>
                <w:rStyle w:val="HTMLCode"/>
              </w:rPr>
              <w:t>platformConnections</w:t>
            </w:r>
            <w:proofErr w:type="spellEnd"/>
            <w:r>
              <w:rPr>
                <w:rFonts w:eastAsia="Times New Roman"/>
              </w:rPr>
              <w:t xml:space="preserve"> docs. </w:t>
            </w:r>
            <w:proofErr w:type="spellStart"/>
            <w:r>
              <w:rPr>
                <w:rStyle w:val="HTMLCode"/>
              </w:rPr>
              <w:t>checkPlatformTokenExpiry</w:t>
            </w:r>
            <w:proofErr w:type="spellEnd"/>
            <w:r>
              <w:rPr>
                <w:rFonts w:eastAsia="Times New Roman"/>
              </w:rPr>
              <w:t xml:space="preserve"> extended with </w:t>
            </w:r>
            <w:r>
              <w:rPr>
                <w:rStyle w:val="HTMLCode"/>
              </w:rPr>
              <w:t>FACEBOOK_APP_ID</w:t>
            </w:r>
            <w:r>
              <w:rPr>
                <w:rFonts w:eastAsia="Times New Roman"/>
              </w:rPr>
              <w:t>/</w:t>
            </w:r>
            <w:r>
              <w:rPr>
                <w:rStyle w:val="HTMLCode"/>
              </w:rPr>
              <w:t>FACEBOOK_APP_SECRET</w:t>
            </w:r>
            <w:r>
              <w:rPr>
                <w:rFonts w:eastAsia="Times New Roman"/>
              </w:rPr>
              <w:t xml:space="preserve"> secrets and a 7-day FB/IG cutoff; when a Facebook doc is within 7 days of expiry, calls the token-exchange endpoint to extend it another ~60 days and mirrors the new token to the paired Instagram doc. On failure, falls through to mark </w:t>
            </w:r>
            <w:r>
              <w:rPr>
                <w:rStyle w:val="HTMLCode"/>
              </w:rPr>
              <w:t>status: 'expired'</w:t>
            </w:r>
            <w:r>
              <w:rPr>
                <w:rFonts w:eastAsia="Times New Roman"/>
              </w:rPr>
              <w:t>.</w:t>
            </w:r>
          </w:p>
        </w:tc>
      </w:tr>
      <w:tr w:rsidR="00421C69" w14:paraId="44C2326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F880F0" w14:textId="77777777" w:rsidR="00421C69" w:rsidRDefault="00421C69">
            <w:pPr>
              <w:spacing w:before="150" w:after="150"/>
              <w:rPr>
                <w:rFonts w:eastAsia="Times New Roman"/>
              </w:rPr>
            </w:pPr>
            <w:r>
              <w:rPr>
                <w:rFonts w:eastAsia="Times New Roman"/>
              </w:rPr>
              <w:lastRenderedPageBreak/>
              <w:t>Jul 3,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77317B" w14:textId="77777777" w:rsidR="00421C69" w:rsidRDefault="00421C69">
            <w:pPr>
              <w:spacing w:before="150" w:after="150"/>
              <w:rPr>
                <w:rFonts w:eastAsia="Times New Roman"/>
              </w:rPr>
            </w:pPr>
            <w:r>
              <w:rPr>
                <w:rStyle w:val="HTMLCode"/>
              </w:rPr>
              <w:t>BlastyBiz.html</w:t>
            </w:r>
            <w:r>
              <w:rPr>
                <w:rFonts w:eastAsia="Times New Roman"/>
              </w:rPr>
              <w:t xml:space="preserve">, </w:t>
            </w:r>
            <w:r>
              <w:rPr>
                <w:rStyle w:val="HTMLCode"/>
              </w:rPr>
              <w:t>functions/</w:t>
            </w:r>
            <w:proofErr w:type="spellStart"/>
            <w:r>
              <w:rPr>
                <w:rStyle w:val="HTMLCode"/>
              </w:rPr>
              <w:t>index.js</w:t>
            </w:r>
            <w:proofErr w:type="spellEnd"/>
            <w:r>
              <w:rPr>
                <w:rFonts w:eastAsia="Times New Roman"/>
              </w:rPr>
              <w:t xml:space="preserve">, </w:t>
            </w:r>
            <w:proofErr w:type="spellStart"/>
            <w:r>
              <w:rPr>
                <w:rStyle w:val="HTMLCode"/>
              </w:rPr>
              <w:t>BlastyBiz</w:t>
            </w:r>
            <w:proofErr w:type="spellEnd"/>
            <w:r>
              <w:rPr>
                <w:rStyle w:val="HTMLCode"/>
              </w:rPr>
              <w:t>-Admin-Operate.html</w:t>
            </w:r>
            <w:r>
              <w:rPr>
                <w:rFonts w:eastAsia="Times New Roman"/>
              </w:rPr>
              <w:t xml:space="preserve">, </w:t>
            </w:r>
            <w:r>
              <w:rPr>
                <w:rStyle w:val="HTMLCode"/>
              </w:rPr>
              <w:t>global-</w:t>
            </w:r>
            <w:proofErr w:type="spellStart"/>
            <w:r>
              <w:rPr>
                <w:rStyle w:val="HTMLCode"/>
              </w:rPr>
              <w:t>style.css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B221A9" w14:textId="77777777" w:rsidR="00421C69" w:rsidRDefault="00421C69">
            <w:pPr>
              <w:spacing w:before="150" w:after="150"/>
              <w:rPr>
                <w:rFonts w:eastAsia="Times New Roman"/>
              </w:rPr>
            </w:pPr>
            <w:r>
              <w:rPr>
                <w:rFonts w:eastAsia="Times New Roman"/>
              </w:rPr>
              <w:t xml:space="preserve">Added LinkedIn and X (Twitter) as platforms 13 &amp; 14 (manual/copy-paste, enabled: false). Updated PLATFORM_DOCS, PLATFORM_RULES, </w:t>
            </w:r>
            <w:proofErr w:type="spellStart"/>
            <w:r>
              <w:rPr>
                <w:rFonts w:eastAsia="Times New Roman"/>
              </w:rPr>
              <w:t>platformContext</w:t>
            </w:r>
            <w:proofErr w:type="spellEnd"/>
            <w:r>
              <w:rPr>
                <w:rFonts w:eastAsia="Times New Roman"/>
              </w:rPr>
              <w:t xml:space="preserve">, SCHED_PLATFORMS, and </w:t>
            </w:r>
            <w:proofErr w:type="spellStart"/>
            <w:r>
              <w:rPr>
                <w:rFonts w:eastAsia="Times New Roman"/>
              </w:rPr>
              <w:t>suggestPlatforms</w:t>
            </w:r>
            <w:proofErr w:type="spellEnd"/>
            <w:r>
              <w:rPr>
                <w:rFonts w:eastAsia="Times New Roman"/>
              </w:rPr>
              <w:t xml:space="preserve"> prompt in both client and server. Added "Planned Platform APIs" section to Operate page with step-by-step LinkedIn Posts API and X API build cards. Added .section-</w:t>
            </w:r>
            <w:proofErr w:type="spellStart"/>
            <w:r>
              <w:rPr>
                <w:rFonts w:eastAsia="Times New Roman"/>
              </w:rPr>
              <w:t>badge.pending</w:t>
            </w:r>
            <w:proofErr w:type="spellEnd"/>
            <w:r>
              <w:rPr>
                <w:rFonts w:eastAsia="Times New Roman"/>
              </w:rPr>
              <w:t xml:space="preserve"> CSS. </w:t>
            </w:r>
            <w:proofErr w:type="spellStart"/>
            <w:r>
              <w:rPr>
                <w:rFonts w:eastAsia="Times New Roman"/>
              </w:rPr>
              <w:t>resolveCategories</w:t>
            </w:r>
            <w:proofErr w:type="spellEnd"/>
            <w:r>
              <w:rPr>
                <w:rFonts w:eastAsia="Times New Roman"/>
              </w:rPr>
              <w:t xml:space="preserve"> CF deployed; </w:t>
            </w:r>
            <w:proofErr w:type="spellStart"/>
            <w:r>
              <w:rPr>
                <w:rFonts w:eastAsia="Times New Roman"/>
              </w:rPr>
              <w:t>suggestPlatforms</w:t>
            </w:r>
            <w:proofErr w:type="spellEnd"/>
            <w:r>
              <w:rPr>
                <w:rFonts w:eastAsia="Times New Roman"/>
              </w:rPr>
              <w:t xml:space="preserve"> and </w:t>
            </w:r>
            <w:proofErr w:type="spellStart"/>
            <w:r>
              <w:rPr>
                <w:rFonts w:eastAsia="Times New Roman"/>
              </w:rPr>
              <w:t>adaptListing</w:t>
            </w:r>
            <w:proofErr w:type="spellEnd"/>
            <w:r>
              <w:rPr>
                <w:rFonts w:eastAsia="Times New Roman"/>
              </w:rPr>
              <w:t xml:space="preserve"> CF deploys need a manual retry (run </w:t>
            </w:r>
            <w:proofErr w:type="spellStart"/>
            <w:r>
              <w:rPr>
                <w:rStyle w:val="HTMLCode"/>
              </w:rPr>
              <w:t>npx</w:t>
            </w:r>
            <w:proofErr w:type="spellEnd"/>
            <w:r>
              <w:rPr>
                <w:rStyle w:val="HTMLCode"/>
              </w:rPr>
              <w:t xml:space="preserve"> firebase-tools deploy --only </w:t>
            </w:r>
            <w:proofErr w:type="spellStart"/>
            <w:r>
              <w:rPr>
                <w:rStyle w:val="HTMLCode"/>
              </w:rPr>
              <w:t>functions:suggestPlatforms,functions:adaptListing</w:t>
            </w:r>
            <w:proofErr w:type="spellEnd"/>
            <w:r>
              <w:rPr>
                <w:rFonts w:eastAsia="Times New Roman"/>
              </w:rPr>
              <w:t xml:space="preserve"> from </w:t>
            </w:r>
            <w:proofErr w:type="spellStart"/>
            <w:r>
              <w:rPr>
                <w:rFonts w:eastAsia="Times New Roman"/>
              </w:rPr>
              <w:t>Replit</w:t>
            </w:r>
            <w:proofErr w:type="spellEnd"/>
            <w:r>
              <w:rPr>
                <w:rFonts w:eastAsia="Times New Roman"/>
              </w:rPr>
              <w:t xml:space="preserve"> Shell).</w:t>
            </w:r>
          </w:p>
        </w:tc>
      </w:tr>
      <w:tr w:rsidR="00421C69" w14:paraId="39D2A0E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14635F" w14:textId="77777777" w:rsidR="00421C69" w:rsidRDefault="00421C69">
            <w:pPr>
              <w:spacing w:before="150" w:after="150"/>
              <w:rPr>
                <w:rFonts w:eastAsia="Times New Roman"/>
              </w:rPr>
            </w:pPr>
            <w:r>
              <w:rPr>
                <w:rFonts w:eastAsia="Times New Roman"/>
              </w:rPr>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351811" w14:textId="77777777" w:rsidR="00421C69" w:rsidRDefault="00421C69">
            <w:pPr>
              <w:spacing w:before="150" w:after="150"/>
              <w:rPr>
                <w:rFonts w:eastAsia="Times New Roman"/>
              </w:rPr>
            </w:pPr>
            <w:r>
              <w:rPr>
                <w:rStyle w:val="HTMLCode"/>
              </w:rPr>
              <w:t>global-</w:t>
            </w:r>
            <w:proofErr w:type="spellStart"/>
            <w:r>
              <w:rPr>
                <w:rStyle w:val="HTMLCode"/>
              </w:rPr>
              <w:t>style.css</w:t>
            </w:r>
            <w:proofErr w:type="spellEnd"/>
            <w:r>
              <w:rPr>
                <w:rFonts w:eastAsia="Times New Roman"/>
              </w:rPr>
              <w:t xml:space="preserve">, </w:t>
            </w:r>
            <w:proofErr w:type="spellStart"/>
            <w:r>
              <w:rPr>
                <w:rStyle w:val="HTMLCode"/>
              </w:rPr>
              <w:t>BlastyBiz</w:t>
            </w:r>
            <w:proofErr w:type="spellEnd"/>
            <w:r>
              <w:rPr>
                <w:rStyle w:val="HTMLCode"/>
              </w:rPr>
              <w:t>-Listing-Preview.html</w:t>
            </w:r>
            <w:r>
              <w:rPr>
                <w:rFonts w:eastAsia="Times New Roman"/>
              </w:rPr>
              <w:t xml:space="preserve">, </w:t>
            </w:r>
            <w:proofErr w:type="spellStart"/>
            <w:r>
              <w:rPr>
                <w:rStyle w:val="HTMLCode"/>
              </w:rPr>
              <w:t>BlastyBiz</w:t>
            </w:r>
            <w:proofErr w:type="spellEnd"/>
            <w:r>
              <w:rPr>
                <w:rStyle w:val="HTMLCode"/>
              </w:rPr>
              <w:t>-Publishing-Status.html</w:t>
            </w:r>
            <w:r>
              <w:rPr>
                <w:rFonts w:eastAsia="Times New Roman"/>
              </w:rPr>
              <w:t xml:space="preserve">, </w:t>
            </w:r>
            <w:r>
              <w:rPr>
                <w:rStyle w:val="HTMLCode"/>
              </w:rPr>
              <w:t>BlastyBiz-Connected.html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E914DF" w14:textId="77777777" w:rsidR="00421C69" w:rsidRDefault="00421C69">
            <w:pPr>
              <w:spacing w:before="150" w:after="150"/>
              <w:rPr>
                <w:rFonts w:eastAsia="Times New Roman"/>
              </w:rPr>
            </w:pPr>
            <w:r>
              <w:rPr>
                <w:rFonts w:eastAsia="Times New Roman"/>
              </w:rPr>
              <w:t xml:space="preserve">CSS refactor: removed ~450 lines of duplicate per-page margin/padding rules from </w:t>
            </w:r>
            <w:r>
              <w:rPr>
                <w:rStyle w:val="HTMLCode"/>
              </w:rPr>
              <w:t>connected-page</w:t>
            </w:r>
            <w:r>
              <w:rPr>
                <w:rFonts w:eastAsia="Times New Roman"/>
              </w:rPr>
              <w:t xml:space="preserve">, </w:t>
            </w:r>
            <w:r>
              <w:rPr>
                <w:rStyle w:val="HTMLCode"/>
              </w:rPr>
              <w:t>publishing-page</w:t>
            </w:r>
            <w:r>
              <w:rPr>
                <w:rFonts w:eastAsia="Times New Roman"/>
              </w:rPr>
              <w:t xml:space="preserve">, </w:t>
            </w:r>
            <w:r>
              <w:rPr>
                <w:rStyle w:val="HTMLCode"/>
              </w:rPr>
              <w:t>listing-preview-page</w:t>
            </w:r>
            <w:r>
              <w:rPr>
                <w:rFonts w:eastAsia="Times New Roman"/>
              </w:rPr>
              <w:t xml:space="preserve"> sections. Expanded spacing utility classes: added mb-20, mb-24, mb-28, mt-20, mt-24, mt-28, gap-4, gap-8, gap-14, gap-16. Replaced removed rules with utility classes directly in HTML: </w:t>
            </w:r>
            <w:r>
              <w:rPr>
                <w:rStyle w:val="HTMLCode"/>
              </w:rPr>
              <w:t>.stepper mt-14</w:t>
            </w:r>
            <w:r>
              <w:rPr>
                <w:rFonts w:eastAsia="Times New Roman"/>
              </w:rPr>
              <w:t xml:space="preserve">, </w:t>
            </w:r>
            <w:r>
              <w:rPr>
                <w:rStyle w:val="HTMLCode"/>
              </w:rPr>
              <w:t>.step-</w:t>
            </w:r>
            <w:proofErr w:type="spellStart"/>
            <w:r>
              <w:rPr>
                <w:rStyle w:val="HTMLCode"/>
              </w:rPr>
              <w:t>num</w:t>
            </w:r>
            <w:proofErr w:type="spellEnd"/>
            <w:r>
              <w:rPr>
                <w:rStyle w:val="HTMLCode"/>
              </w:rPr>
              <w:t xml:space="preserve"> mb-8</w:t>
            </w:r>
            <w:r>
              <w:rPr>
                <w:rFonts w:eastAsia="Times New Roman"/>
              </w:rPr>
              <w:t xml:space="preserve">, </w:t>
            </w:r>
            <w:r>
              <w:rPr>
                <w:rStyle w:val="HTMLCode"/>
              </w:rPr>
              <w:t>.platform-tabs mb-14</w:t>
            </w:r>
            <w:r>
              <w:rPr>
                <w:rFonts w:eastAsia="Times New Roman"/>
              </w:rPr>
              <w:t xml:space="preserve">, </w:t>
            </w:r>
            <w:r>
              <w:rPr>
                <w:rStyle w:val="HTMLCode"/>
              </w:rPr>
              <w:t>.field mb-12</w:t>
            </w:r>
            <w:r>
              <w:rPr>
                <w:rFonts w:eastAsia="Times New Roman"/>
              </w:rPr>
              <w:t xml:space="preserve">, </w:t>
            </w:r>
            <w:r>
              <w:rPr>
                <w:rStyle w:val="HTMLCode"/>
              </w:rPr>
              <w:t>.field label mb-6</w:t>
            </w:r>
            <w:r>
              <w:rPr>
                <w:rFonts w:eastAsia="Times New Roman"/>
              </w:rPr>
              <w:t xml:space="preserve">, </w:t>
            </w:r>
            <w:r>
              <w:rPr>
                <w:rStyle w:val="HTMLCode"/>
              </w:rPr>
              <w:t>.hint mt-6</w:t>
            </w:r>
            <w:r>
              <w:rPr>
                <w:rFonts w:eastAsia="Times New Roman"/>
              </w:rPr>
              <w:t xml:space="preserve">, </w:t>
            </w:r>
            <w:r>
              <w:rPr>
                <w:rStyle w:val="HTMLCode"/>
              </w:rPr>
              <w:t>.checks mt-14</w:t>
            </w:r>
            <w:r>
              <w:rPr>
                <w:rFonts w:eastAsia="Times New Roman"/>
              </w:rPr>
              <w:t xml:space="preserve">, </w:t>
            </w:r>
            <w:r>
              <w:rPr>
                <w:rStyle w:val="HTMLCode"/>
              </w:rPr>
              <w:t>.</w:t>
            </w:r>
            <w:proofErr w:type="spellStart"/>
            <w:r>
              <w:rPr>
                <w:rStyle w:val="HTMLCode"/>
              </w:rPr>
              <w:t>autosend</w:t>
            </w:r>
            <w:proofErr w:type="spellEnd"/>
            <w:r>
              <w:rPr>
                <w:rStyle w:val="HTMLCode"/>
              </w:rPr>
              <w:t>-toggle-row mt-14 mb-16</w:t>
            </w:r>
            <w:r>
              <w:rPr>
                <w:rFonts w:eastAsia="Times New Roman"/>
              </w:rPr>
              <w:t xml:space="preserve">, </w:t>
            </w:r>
            <w:r>
              <w:rPr>
                <w:rStyle w:val="HTMLCode"/>
              </w:rPr>
              <w:t>.</w:t>
            </w:r>
            <w:proofErr w:type="spellStart"/>
            <w:r>
              <w:rPr>
                <w:rStyle w:val="HTMLCode"/>
              </w:rPr>
              <w:t>sched-desc</w:t>
            </w:r>
            <w:proofErr w:type="spellEnd"/>
            <w:r>
              <w:rPr>
                <w:rStyle w:val="HTMLCode"/>
              </w:rPr>
              <w:t xml:space="preserve"> mb-16</w:t>
            </w:r>
            <w:r>
              <w:rPr>
                <w:rFonts w:eastAsia="Times New Roman"/>
              </w:rPr>
              <w:t xml:space="preserve">, </w:t>
            </w:r>
            <w:r>
              <w:rPr>
                <w:rStyle w:val="HTMLCode"/>
              </w:rPr>
              <w:t>.field-label mb-6</w:t>
            </w:r>
            <w:r>
              <w:rPr>
                <w:rFonts w:eastAsia="Times New Roman"/>
              </w:rPr>
              <w:t xml:space="preserve">, </w:t>
            </w:r>
            <w:r>
              <w:rPr>
                <w:rStyle w:val="HTMLCode"/>
              </w:rPr>
              <w:t>#sched-saved mt-14</w:t>
            </w:r>
            <w:r>
              <w:rPr>
                <w:rFonts w:eastAsia="Times New Roman"/>
              </w:rPr>
              <w:t xml:space="preserve">, </w:t>
            </w:r>
            <w:r>
              <w:rPr>
                <w:rStyle w:val="HTMLCode"/>
              </w:rPr>
              <w:t>.manual-card-header mb-10</w:t>
            </w:r>
            <w:r>
              <w:rPr>
                <w:rFonts w:eastAsia="Times New Roman"/>
              </w:rPr>
              <w:t xml:space="preserve">, </w:t>
            </w:r>
            <w:r>
              <w:rPr>
                <w:rStyle w:val="HTMLCode"/>
              </w:rPr>
              <w:t>.manual-note mt-8</w:t>
            </w:r>
            <w:r>
              <w:rPr>
                <w:rFonts w:eastAsia="Times New Roman"/>
              </w:rPr>
              <w:t xml:space="preserve">, </w:t>
            </w:r>
            <w:r>
              <w:rPr>
                <w:rStyle w:val="HTMLCode"/>
              </w:rPr>
              <w:t>.progress-card mb-16</w:t>
            </w:r>
            <w:r>
              <w:rPr>
                <w:rFonts w:eastAsia="Times New Roman"/>
              </w:rPr>
              <w:t xml:space="preserve">, </w:t>
            </w:r>
            <w:r>
              <w:rPr>
                <w:rStyle w:val="HTMLCode"/>
              </w:rPr>
              <w:t>.progress-header mb-16</w:t>
            </w:r>
            <w:r>
              <w:rPr>
                <w:rFonts w:eastAsia="Times New Roman"/>
              </w:rPr>
              <w:t xml:space="preserve">, </w:t>
            </w:r>
            <w:r>
              <w:rPr>
                <w:rStyle w:val="HTMLCode"/>
              </w:rPr>
              <w:t>.progress-track mb-20</w:t>
            </w:r>
            <w:r>
              <w:rPr>
                <w:rFonts w:eastAsia="Times New Roman"/>
              </w:rPr>
              <w:t xml:space="preserve">, </w:t>
            </w:r>
            <w:r>
              <w:rPr>
                <w:rStyle w:val="HTMLCode"/>
              </w:rPr>
              <w:t>.hero mb-28</w:t>
            </w:r>
            <w:r>
              <w:rPr>
                <w:rFonts w:eastAsia="Times New Roman"/>
              </w:rPr>
              <w:t xml:space="preserve">. Duplicate </w:t>
            </w:r>
            <w:r>
              <w:rPr>
                <w:rStyle w:val="HTMLCode"/>
              </w:rPr>
              <w:t>big-title</w:t>
            </w:r>
            <w:r>
              <w:rPr>
                <w:rFonts w:eastAsia="Times New Roman"/>
              </w:rPr>
              <w:t xml:space="preserve"> scoped rule removed (global rule provides identical properties). No visual change. Playwright CSS load test passed.</w:t>
            </w:r>
          </w:p>
        </w:tc>
      </w:tr>
      <w:tr w:rsidR="00421C69" w14:paraId="5233CC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739B5A" w14:textId="77777777" w:rsidR="00421C69" w:rsidRDefault="00421C69">
            <w:pPr>
              <w:spacing w:before="150" w:after="150"/>
              <w:rPr>
                <w:rFonts w:eastAsia="Times New Roman"/>
              </w:rPr>
            </w:pPr>
            <w:r>
              <w:rPr>
                <w:rFonts w:eastAsia="Times New Roman"/>
              </w:rPr>
              <w:lastRenderedPageBreak/>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1BB8F1" w14:textId="77777777" w:rsidR="00421C69" w:rsidRDefault="00421C69">
            <w:pPr>
              <w:spacing w:before="150" w:after="150"/>
              <w:rPr>
                <w:rFonts w:eastAsia="Times New Roman"/>
              </w:rPr>
            </w:pPr>
            <w:r>
              <w:rPr>
                <w:rStyle w:val="HTMLCode"/>
              </w:rPr>
              <w:t>BlastyBiz-BizContext.html</w:t>
            </w:r>
            <w:r>
              <w:rPr>
                <w:rFonts w:eastAsia="Times New Roman"/>
              </w:rPr>
              <w:t xml:space="preserve">, </w:t>
            </w:r>
            <w:r>
              <w:rPr>
                <w:rStyle w:val="HTMLCode"/>
              </w:rPr>
              <w:t>global-</w:t>
            </w:r>
            <w:proofErr w:type="spellStart"/>
            <w:r>
              <w:rPr>
                <w:rStyle w:val="HTMLCode"/>
              </w:rPr>
              <w:t>style.css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92C8F3" w14:textId="77777777" w:rsidR="00421C69" w:rsidRDefault="00421C69">
            <w:pPr>
              <w:spacing w:before="150" w:after="150"/>
              <w:rPr>
                <w:rFonts w:eastAsia="Times New Roman"/>
              </w:rPr>
            </w:pPr>
            <w:proofErr w:type="spellStart"/>
            <w:r>
              <w:rPr>
                <w:rFonts w:eastAsia="Times New Roman"/>
              </w:rPr>
              <w:t>BizContext</w:t>
            </w:r>
            <w:proofErr w:type="spellEnd"/>
            <w:r>
              <w:rPr>
                <w:rFonts w:eastAsia="Times New Roman"/>
              </w:rPr>
              <w:t xml:space="preserve"> migrated from </w:t>
            </w:r>
            <w:proofErr w:type="spellStart"/>
            <w:r>
              <w:rPr>
                <w:rStyle w:val="HTMLCode"/>
              </w:rPr>
              <w:t>blastybiz-global.css</w:t>
            </w:r>
            <w:proofErr w:type="spellEnd"/>
            <w:r>
              <w:rPr>
                <w:rFonts w:eastAsia="Times New Roman"/>
              </w:rPr>
              <w:t xml:space="preserve"> to </w:t>
            </w:r>
            <w:proofErr w:type="spellStart"/>
            <w:r>
              <w:rPr>
                <w:rStyle w:val="HTMLCode"/>
              </w:rPr>
              <w:t>global-style.css?v</w:t>
            </w:r>
            <w:proofErr w:type="spellEnd"/>
            <w:r>
              <w:rPr>
                <w:rStyle w:val="HTMLCode"/>
              </w:rPr>
              <w:t>=123</w:t>
            </w:r>
            <w:r>
              <w:rPr>
                <w:rFonts w:eastAsia="Times New Roman"/>
              </w:rPr>
              <w:t xml:space="preserve">. Entire 34-line </w:t>
            </w:r>
            <w:r>
              <w:rPr>
                <w:rStyle w:val="HTMLCode"/>
              </w:rPr>
              <w:t>&lt;style&gt;</w:t>
            </w:r>
            <w:r>
              <w:rPr>
                <w:rFonts w:eastAsia="Times New Roman"/>
              </w:rPr>
              <w:t xml:space="preserve"> block replaced with 4 page-specific rules. Promoted to global: </w:t>
            </w:r>
            <w:r>
              <w:rPr>
                <w:rStyle w:val="HTMLCode"/>
              </w:rPr>
              <w:t>.page-title</w:t>
            </w:r>
            <w:r>
              <w:rPr>
                <w:rFonts w:eastAsia="Times New Roman"/>
              </w:rPr>
              <w:t xml:space="preserve">, </w:t>
            </w:r>
            <w:r>
              <w:rPr>
                <w:rStyle w:val="HTMLCode"/>
              </w:rPr>
              <w:t>.page-sub</w:t>
            </w:r>
            <w:r>
              <w:rPr>
                <w:rFonts w:eastAsia="Times New Roman"/>
              </w:rPr>
              <w:t xml:space="preserve">, </w:t>
            </w:r>
            <w:r>
              <w:rPr>
                <w:rStyle w:val="HTMLCode"/>
              </w:rPr>
              <w:t>.section-label</w:t>
            </w:r>
            <w:r>
              <w:rPr>
                <w:rFonts w:eastAsia="Times New Roman"/>
              </w:rPr>
              <w:t xml:space="preserve">, </w:t>
            </w:r>
            <w:r>
              <w:rPr>
                <w:rStyle w:val="HTMLCode"/>
              </w:rPr>
              <w:t>.section-hint</w:t>
            </w:r>
            <w:r>
              <w:rPr>
                <w:rFonts w:eastAsia="Times New Roman"/>
              </w:rPr>
              <w:t xml:space="preserve">, </w:t>
            </w:r>
            <w:r>
              <w:rPr>
                <w:rStyle w:val="HTMLCode"/>
              </w:rPr>
              <w:t>.char-count</w:t>
            </w:r>
            <w:r>
              <w:rPr>
                <w:rFonts w:eastAsia="Times New Roman"/>
              </w:rPr>
              <w:t xml:space="preserve">, </w:t>
            </w:r>
            <w:r>
              <w:rPr>
                <w:rStyle w:val="HTMLCode"/>
              </w:rPr>
              <w:t>.save-row</w:t>
            </w:r>
            <w:r>
              <w:rPr>
                <w:rFonts w:eastAsia="Times New Roman"/>
              </w:rPr>
              <w:t xml:space="preserve">, </w:t>
            </w:r>
            <w:r>
              <w:rPr>
                <w:rStyle w:val="HTMLCode"/>
              </w:rPr>
              <w:t>.save-status</w:t>
            </w:r>
            <w:r>
              <w:rPr>
                <w:rFonts w:eastAsia="Times New Roman"/>
              </w:rPr>
              <w:t xml:space="preserve">, </w:t>
            </w:r>
            <w:r>
              <w:rPr>
                <w:rStyle w:val="HTMLCode"/>
              </w:rPr>
              <w:t>.</w:t>
            </w:r>
            <w:proofErr w:type="spellStart"/>
            <w:r>
              <w:rPr>
                <w:rStyle w:val="HTMLCode"/>
              </w:rPr>
              <w:t>ai</w:t>
            </w:r>
            <w:proofErr w:type="spellEnd"/>
            <w:r>
              <w:rPr>
                <w:rStyle w:val="HTMLCode"/>
              </w:rPr>
              <w:t>-badge</w:t>
            </w:r>
            <w:r>
              <w:rPr>
                <w:rFonts w:eastAsia="Times New Roman"/>
              </w:rPr>
              <w:t xml:space="preserve">, </w:t>
            </w:r>
            <w:r>
              <w:rPr>
                <w:rStyle w:val="HTMLCode"/>
              </w:rPr>
              <w:t>.</w:t>
            </w:r>
            <w:proofErr w:type="spellStart"/>
            <w:r>
              <w:rPr>
                <w:rStyle w:val="HTMLCode"/>
              </w:rPr>
              <w:t>btn-lg</w:t>
            </w:r>
            <w:proofErr w:type="spellEnd"/>
            <w:r>
              <w:rPr>
                <w:rFonts w:eastAsia="Times New Roman"/>
              </w:rPr>
              <w:t xml:space="preserve">, </w:t>
            </w:r>
            <w:proofErr w:type="spellStart"/>
            <w:r>
              <w:rPr>
                <w:rStyle w:val="HTMLCode"/>
              </w:rPr>
              <w:t>textarea</w:t>
            </w:r>
            <w:proofErr w:type="spellEnd"/>
            <w:r>
              <w:rPr>
                <w:rFonts w:eastAsia="Times New Roman"/>
              </w:rPr>
              <w:t xml:space="preserve"> dark background + </w:t>
            </w:r>
            <w:r>
              <w:rPr>
                <w:rStyle w:val="HTMLCode"/>
              </w:rPr>
              <w:t>::placeholder</w:t>
            </w:r>
            <w:r>
              <w:rPr>
                <w:rFonts w:eastAsia="Times New Roman"/>
              </w:rPr>
              <w:t xml:space="preserve"> + </w:t>
            </w:r>
            <w:r>
              <w:rPr>
                <w:rStyle w:val="HTMLCode"/>
              </w:rPr>
              <w:t>.big</w:t>
            </w:r>
            <w:r>
              <w:rPr>
                <w:rFonts w:eastAsia="Times New Roman"/>
              </w:rPr>
              <w:t xml:space="preserve">, </w:t>
            </w:r>
            <w:r>
              <w:rPr>
                <w:rStyle w:val="HTMLCode"/>
              </w:rPr>
              <w:t>.</w:t>
            </w:r>
            <w:proofErr w:type="spellStart"/>
            <w:r>
              <w:rPr>
                <w:rStyle w:val="HTMLCode"/>
              </w:rPr>
              <w:t>btn:disabled</w:t>
            </w:r>
            <w:proofErr w:type="spellEnd"/>
            <w:r>
              <w:rPr>
                <w:rFonts w:eastAsia="Times New Roman"/>
              </w:rPr>
              <w:t xml:space="preserve">. </w:t>
            </w:r>
            <w:r>
              <w:rPr>
                <w:rStyle w:val="HTMLCode"/>
              </w:rPr>
              <w:t>.</w:t>
            </w:r>
            <w:proofErr w:type="spellStart"/>
            <w:r>
              <w:rPr>
                <w:rStyle w:val="HTMLCode"/>
              </w:rPr>
              <w:t>btn</w:t>
            </w:r>
            <w:proofErr w:type="spellEnd"/>
            <w:r>
              <w:rPr>
                <w:rStyle w:val="HTMLCode"/>
              </w:rPr>
              <w:t>-save</w:t>
            </w:r>
            <w:r>
              <w:rPr>
                <w:rFonts w:eastAsia="Times New Roman"/>
              </w:rPr>
              <w:t xml:space="preserve"> removed — button now uses </w:t>
            </w:r>
            <w:r>
              <w:rPr>
                <w:rStyle w:val="HTMLCode"/>
              </w:rPr>
              <w:t>class="</w:t>
            </w:r>
            <w:proofErr w:type="spellStart"/>
            <w:r>
              <w:rPr>
                <w:rStyle w:val="HTMLCode"/>
              </w:rPr>
              <w:t>btn</w:t>
            </w:r>
            <w:proofErr w:type="spellEnd"/>
            <w:r>
              <w:rPr>
                <w:rStyle w:val="HTMLCode"/>
              </w:rPr>
              <w:t xml:space="preserve"> </w:t>
            </w:r>
            <w:proofErr w:type="spellStart"/>
            <w:r>
              <w:rPr>
                <w:rStyle w:val="HTMLCode"/>
              </w:rPr>
              <w:t>btn</w:t>
            </w:r>
            <w:proofErr w:type="spellEnd"/>
            <w:r>
              <w:rPr>
                <w:rStyle w:val="HTMLCode"/>
              </w:rPr>
              <w:t xml:space="preserve">-primary </w:t>
            </w:r>
            <w:proofErr w:type="spellStart"/>
            <w:r>
              <w:rPr>
                <w:rStyle w:val="HTMLCode"/>
              </w:rPr>
              <w:t>btn-lg</w:t>
            </w:r>
            <w:proofErr w:type="spellEnd"/>
            <w:r>
              <w:rPr>
                <w:rStyle w:val="HTMLCode"/>
              </w:rPr>
              <w:t>"</w:t>
            </w:r>
            <w:r>
              <w:rPr>
                <w:rFonts w:eastAsia="Times New Roman"/>
              </w:rPr>
              <w:t>. Playwright 11/11 checks passed.</w:t>
            </w:r>
          </w:p>
        </w:tc>
      </w:tr>
      <w:tr w:rsidR="00421C69" w14:paraId="7530EA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2AA3CB" w14:textId="77777777" w:rsidR="00421C69" w:rsidRDefault="00421C69">
            <w:pPr>
              <w:spacing w:before="150" w:after="150"/>
              <w:rPr>
                <w:rFonts w:eastAsia="Times New Roman"/>
              </w:rPr>
            </w:pPr>
            <w:r>
              <w:rPr>
                <w:rFonts w:eastAsia="Times New Roman"/>
              </w:rPr>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DA771F" w14:textId="77777777" w:rsidR="00421C69" w:rsidRDefault="00421C69">
            <w:pPr>
              <w:spacing w:before="150" w:after="150"/>
              <w:rPr>
                <w:rFonts w:eastAsia="Times New Roman"/>
              </w:rPr>
            </w:pPr>
            <w:r>
              <w:rPr>
                <w:rStyle w:val="HTMLCode"/>
              </w:rPr>
              <w:t>BlastyBiz-Dashboard.html</w:t>
            </w:r>
            <w:r>
              <w:rPr>
                <w:rFonts w:eastAsia="Times New Roman"/>
              </w:rPr>
              <w:t xml:space="preserve">, </w:t>
            </w:r>
            <w:r>
              <w:rPr>
                <w:rStyle w:val="HTMLCode"/>
              </w:rPr>
              <w:t>global-</w:t>
            </w:r>
            <w:proofErr w:type="spellStart"/>
            <w:r>
              <w:rPr>
                <w:rStyle w:val="HTMLCode"/>
              </w:rPr>
              <w:t>style.css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18819C" w14:textId="77777777" w:rsidR="00421C69" w:rsidRDefault="00421C69">
            <w:pPr>
              <w:spacing w:before="150" w:after="150"/>
              <w:rPr>
                <w:rFonts w:eastAsia="Times New Roman"/>
              </w:rPr>
            </w:pPr>
            <w:r>
              <w:rPr>
                <w:rFonts w:eastAsia="Times New Roman"/>
              </w:rPr>
              <w:t xml:space="preserve">Dashboard migrated from </w:t>
            </w:r>
            <w:proofErr w:type="spellStart"/>
            <w:r>
              <w:rPr>
                <w:rStyle w:val="HTMLCode"/>
              </w:rPr>
              <w:t>blastybiz-global.css</w:t>
            </w:r>
            <w:proofErr w:type="spellEnd"/>
            <w:r>
              <w:rPr>
                <w:rFonts w:eastAsia="Times New Roman"/>
              </w:rPr>
              <w:t xml:space="preserve"> to </w:t>
            </w:r>
            <w:proofErr w:type="spellStart"/>
            <w:r>
              <w:rPr>
                <w:rStyle w:val="HTMLCode"/>
              </w:rPr>
              <w:t>global-style.css?v</w:t>
            </w:r>
            <w:proofErr w:type="spellEnd"/>
            <w:r>
              <w:rPr>
                <w:rStyle w:val="HTMLCode"/>
              </w:rPr>
              <w:t>=122</w:t>
            </w:r>
            <w:r>
              <w:rPr>
                <w:rFonts w:eastAsia="Times New Roman"/>
              </w:rPr>
              <w:t xml:space="preserve">. Removed unnecessary </w:t>
            </w:r>
            <w:r>
              <w:rPr>
                <w:rStyle w:val="HTMLCode"/>
              </w:rPr>
              <w:t>&lt;div id="platforms"&gt;</w:t>
            </w:r>
            <w:r>
              <w:rPr>
                <w:rFonts w:eastAsia="Times New Roman"/>
              </w:rPr>
              <w:t xml:space="preserve"> wrapper (ID moved directly onto </w:t>
            </w:r>
            <w:r>
              <w:rPr>
                <w:rStyle w:val="HTMLCode"/>
              </w:rPr>
              <w:t>.card</w:t>
            </w:r>
            <w:r>
              <w:rPr>
                <w:rFonts w:eastAsia="Times New Roman"/>
              </w:rPr>
              <w:t xml:space="preserve">). Removed </w:t>
            </w:r>
            <w:r>
              <w:rPr>
                <w:rStyle w:val="HTMLCode"/>
              </w:rPr>
              <w:t>&lt;div class="biz-bar-left"&gt;</w:t>
            </w:r>
            <w:r>
              <w:rPr>
                <w:rFonts w:eastAsia="Times New Roman"/>
              </w:rPr>
              <w:t xml:space="preserve"> wrapper (</w:t>
            </w:r>
            <w:r>
              <w:rPr>
                <w:rStyle w:val="HTMLCode"/>
              </w:rPr>
              <w:t>.biz-bar-title</w:t>
            </w:r>
            <w:r>
              <w:rPr>
                <w:rFonts w:eastAsia="Times New Roman"/>
              </w:rPr>
              <w:t xml:space="preserve"> is now a direct flex child of </w:t>
            </w:r>
            <w:r>
              <w:rPr>
                <w:rStyle w:val="HTMLCode"/>
              </w:rPr>
              <w:t>.biz-bar</w:t>
            </w:r>
            <w:r>
              <w:rPr>
                <w:rFonts w:eastAsia="Times New Roman"/>
              </w:rPr>
              <w:t xml:space="preserve"> via </w:t>
            </w:r>
            <w:r>
              <w:rPr>
                <w:rStyle w:val="HTMLCode"/>
              </w:rPr>
              <w:t>justify-content: space-between</w:t>
            </w:r>
            <w:r>
              <w:rPr>
                <w:rFonts w:eastAsia="Times New Roman"/>
              </w:rPr>
              <w:t xml:space="preserve">). Named two anonymous </w:t>
            </w:r>
            <w:proofErr w:type="spellStart"/>
            <w:r>
              <w:rPr>
                <w:rFonts w:eastAsia="Times New Roman"/>
              </w:rPr>
              <w:t>divs</w:t>
            </w:r>
            <w:proofErr w:type="spellEnd"/>
            <w:r>
              <w:rPr>
                <w:rFonts w:eastAsia="Times New Roman"/>
              </w:rPr>
              <w:t xml:space="preserve">: </w:t>
            </w:r>
            <w:r>
              <w:rPr>
                <w:rStyle w:val="HTMLCode"/>
              </w:rPr>
              <w:t>.biz-info</w:t>
            </w:r>
            <w:r>
              <w:rPr>
                <w:rFonts w:eastAsia="Times New Roman"/>
              </w:rPr>
              <w:t xml:space="preserve"> inside </w:t>
            </w:r>
            <w:r>
              <w:rPr>
                <w:rStyle w:val="HTMLCode"/>
              </w:rPr>
              <w:t>.biz-active</w:t>
            </w:r>
            <w:r>
              <w:rPr>
                <w:rFonts w:eastAsia="Times New Roman"/>
              </w:rPr>
              <w:t xml:space="preserve">, </w:t>
            </w:r>
            <w:r>
              <w:rPr>
                <w:rStyle w:val="HTMLCode"/>
              </w:rPr>
              <w:t>.add-biz-info</w:t>
            </w:r>
            <w:r>
              <w:rPr>
                <w:rFonts w:eastAsia="Times New Roman"/>
              </w:rPr>
              <w:t xml:space="preserve"> inside </w:t>
            </w:r>
            <w:r>
              <w:rPr>
                <w:rStyle w:val="HTMLCode"/>
              </w:rPr>
              <w:t>.add-biz-card</w:t>
            </w:r>
            <w:r>
              <w:rPr>
                <w:rFonts w:eastAsia="Times New Roman"/>
              </w:rPr>
              <w:t xml:space="preserve">. Promoted ~60 reusable classes globally to </w:t>
            </w:r>
            <w:r>
              <w:rPr>
                <w:rStyle w:val="HTMLCode"/>
              </w:rPr>
              <w:t>global-</w:t>
            </w:r>
            <w:proofErr w:type="spellStart"/>
            <w:r>
              <w:rPr>
                <w:rStyle w:val="HTMLCode"/>
              </w:rPr>
              <w:t>style.css</w:t>
            </w:r>
            <w:proofErr w:type="spellEnd"/>
            <w:r>
              <w:rPr>
                <w:rFonts w:eastAsia="Times New Roman"/>
              </w:rPr>
              <w:t xml:space="preserve">: </w:t>
            </w:r>
            <w:r>
              <w:rPr>
                <w:rStyle w:val="HTMLCode"/>
              </w:rPr>
              <w:t>.card</w:t>
            </w:r>
            <w:r>
              <w:rPr>
                <w:rFonts w:eastAsia="Times New Roman"/>
              </w:rPr>
              <w:t xml:space="preserve">, </w:t>
            </w:r>
            <w:r>
              <w:rPr>
                <w:rStyle w:val="HTMLCode"/>
              </w:rPr>
              <w:t>.</w:t>
            </w:r>
            <w:proofErr w:type="spellStart"/>
            <w:r>
              <w:rPr>
                <w:rStyle w:val="HTMLCode"/>
              </w:rPr>
              <w:t>btn</w:t>
            </w:r>
            <w:proofErr w:type="spellEnd"/>
            <w:r>
              <w:rPr>
                <w:rFonts w:eastAsia="Times New Roman"/>
              </w:rPr>
              <w:t xml:space="preserve">, </w:t>
            </w:r>
            <w:r>
              <w:rPr>
                <w:rStyle w:val="HTMLCode"/>
              </w:rPr>
              <w:t>.</w:t>
            </w:r>
            <w:proofErr w:type="spellStart"/>
            <w:r>
              <w:rPr>
                <w:rStyle w:val="HTMLCode"/>
              </w:rPr>
              <w:t>btn</w:t>
            </w:r>
            <w:proofErr w:type="spellEnd"/>
            <w:r>
              <w:rPr>
                <w:rStyle w:val="HTMLCode"/>
              </w:rPr>
              <w:t>-primary</w:t>
            </w:r>
            <w:r>
              <w:rPr>
                <w:rFonts w:eastAsia="Times New Roman"/>
              </w:rPr>
              <w:t xml:space="preserve">, </w:t>
            </w:r>
            <w:r>
              <w:rPr>
                <w:rStyle w:val="HTMLCode"/>
              </w:rPr>
              <w:t>.</w:t>
            </w:r>
            <w:proofErr w:type="spellStart"/>
            <w:r>
              <w:rPr>
                <w:rStyle w:val="HTMLCode"/>
              </w:rPr>
              <w:t>btn</w:t>
            </w:r>
            <w:proofErr w:type="spellEnd"/>
            <w:r>
              <w:rPr>
                <w:rStyle w:val="HTMLCode"/>
              </w:rPr>
              <w:t>-row</w:t>
            </w:r>
            <w:r>
              <w:rPr>
                <w:rFonts w:eastAsia="Times New Roman"/>
              </w:rPr>
              <w:t xml:space="preserve">, </w:t>
            </w:r>
            <w:r>
              <w:rPr>
                <w:rStyle w:val="HTMLCode"/>
              </w:rPr>
              <w:t>.grid</w:t>
            </w:r>
            <w:r>
              <w:rPr>
                <w:rFonts w:eastAsia="Times New Roman"/>
              </w:rPr>
              <w:t xml:space="preserve">, </w:t>
            </w:r>
            <w:r>
              <w:rPr>
                <w:rStyle w:val="HTMLCode"/>
              </w:rPr>
              <w:t>.stat*</w:t>
            </w:r>
            <w:r>
              <w:rPr>
                <w:rFonts w:eastAsia="Times New Roman"/>
              </w:rPr>
              <w:t xml:space="preserve">, </w:t>
            </w:r>
            <w:r>
              <w:rPr>
                <w:rStyle w:val="HTMLCode"/>
              </w:rPr>
              <w:t>.badge</w:t>
            </w:r>
            <w:r>
              <w:rPr>
                <w:rFonts w:eastAsia="Times New Roman"/>
              </w:rPr>
              <w:t>/</w:t>
            </w:r>
            <w:r>
              <w:rPr>
                <w:rStyle w:val="HTMLCode"/>
              </w:rPr>
              <w:t>.live</w:t>
            </w:r>
            <w:r>
              <w:rPr>
                <w:rFonts w:eastAsia="Times New Roman"/>
              </w:rPr>
              <w:t>/</w:t>
            </w:r>
            <w:r>
              <w:rPr>
                <w:rStyle w:val="HTMLCode"/>
              </w:rPr>
              <w:t>.needs</w:t>
            </w:r>
            <w:r>
              <w:rPr>
                <w:rFonts w:eastAsia="Times New Roman"/>
              </w:rPr>
              <w:t>/</w:t>
            </w:r>
            <w:r>
              <w:rPr>
                <w:rStyle w:val="HTMLCode"/>
              </w:rPr>
              <w:t>.off</w:t>
            </w:r>
            <w:r>
              <w:rPr>
                <w:rFonts w:eastAsia="Times New Roman"/>
              </w:rPr>
              <w:t>/</w:t>
            </w:r>
            <w:r>
              <w:rPr>
                <w:rStyle w:val="HTMLCode"/>
              </w:rPr>
              <w:t>.error</w:t>
            </w:r>
            <w:r>
              <w:rPr>
                <w:rFonts w:eastAsia="Times New Roman"/>
              </w:rPr>
              <w:t xml:space="preserve">, </w:t>
            </w:r>
            <w:r>
              <w:rPr>
                <w:rStyle w:val="HTMLCode"/>
              </w:rPr>
              <w:t>.ok</w:t>
            </w:r>
            <w:r>
              <w:rPr>
                <w:rFonts w:eastAsia="Times New Roman"/>
              </w:rPr>
              <w:t>/</w:t>
            </w:r>
            <w:r>
              <w:rPr>
                <w:rStyle w:val="HTMLCode"/>
              </w:rPr>
              <w:t>.warn</w:t>
            </w:r>
            <w:r>
              <w:rPr>
                <w:rFonts w:eastAsia="Times New Roman"/>
              </w:rPr>
              <w:t xml:space="preserve">, platform/activity/task row pattern, </w:t>
            </w:r>
            <w:r>
              <w:rPr>
                <w:rStyle w:val="HTMLCode"/>
              </w:rPr>
              <w:t>.progress-wrap</w:t>
            </w:r>
            <w:r>
              <w:rPr>
                <w:rFonts w:eastAsia="Times New Roman"/>
              </w:rPr>
              <w:t>/</w:t>
            </w:r>
            <w:r>
              <w:rPr>
                <w:rStyle w:val="HTMLCode"/>
              </w:rPr>
              <w:t>.progress-bar</w:t>
            </w:r>
            <w:r>
              <w:rPr>
                <w:rFonts w:eastAsia="Times New Roman"/>
              </w:rPr>
              <w:t xml:space="preserve">, </w:t>
            </w:r>
            <w:r>
              <w:rPr>
                <w:rStyle w:val="HTMLCode"/>
              </w:rPr>
              <w:t>.mobile-</w:t>
            </w:r>
            <w:proofErr w:type="spellStart"/>
            <w:r>
              <w:rPr>
                <w:rStyle w:val="HTMLCode"/>
              </w:rPr>
              <w:t>nav</w:t>
            </w:r>
            <w:proofErr w:type="spellEnd"/>
            <w:r>
              <w:rPr>
                <w:rFonts w:eastAsia="Times New Roman"/>
              </w:rPr>
              <w:t xml:space="preserve">, </w:t>
            </w:r>
            <w:r>
              <w:rPr>
                <w:rStyle w:val="HTMLCode"/>
              </w:rPr>
              <w:t>.danger-zone</w:t>
            </w:r>
            <w:r>
              <w:rPr>
                <w:rFonts w:eastAsia="Times New Roman"/>
              </w:rPr>
              <w:t xml:space="preserve">, delete modal, empty state, and all dashboard-specific </w:t>
            </w:r>
            <w:r>
              <w:rPr>
                <w:rStyle w:val="HTMLCode"/>
              </w:rPr>
              <w:t>biz-</w:t>
            </w:r>
            <w:r>
              <w:rPr>
                <w:rFonts w:eastAsia="Times New Roman"/>
              </w:rPr>
              <w:t>/</w:t>
            </w:r>
            <w:r>
              <w:rPr>
                <w:rStyle w:val="HTMLCode"/>
              </w:rPr>
              <w:t>dash-</w:t>
            </w:r>
            <w:r>
              <w:rPr>
                <w:rFonts w:eastAsia="Times New Roman"/>
              </w:rPr>
              <w:t>/</w:t>
            </w:r>
            <w:r>
              <w:rPr>
                <w:rStyle w:val="HTMLCode"/>
              </w:rPr>
              <w:t>score-</w:t>
            </w:r>
            <w:r>
              <w:rPr>
                <w:rFonts w:eastAsia="Times New Roman"/>
              </w:rPr>
              <w:t xml:space="preserve"> classes. Duplicate </w:t>
            </w:r>
            <w:r>
              <w:rPr>
                <w:rStyle w:val="HTMLCode"/>
              </w:rPr>
              <w:t>login-</w:t>
            </w:r>
            <w:proofErr w:type="spellStart"/>
            <w:r>
              <w:rPr>
                <w:rStyle w:val="HTMLCode"/>
              </w:rPr>
              <w:t>img</w:t>
            </w:r>
            <w:proofErr w:type="spellEnd"/>
            <w:r>
              <w:rPr>
                <w:rStyle w:val="HTMLCode"/>
              </w:rPr>
              <w:t>-col</w:t>
            </w:r>
            <w:r>
              <w:rPr>
                <w:rFonts w:eastAsia="Times New Roman"/>
              </w:rPr>
              <w:t xml:space="preserve"> block removed from </w:t>
            </w:r>
            <w:r>
              <w:rPr>
                <w:rStyle w:val="HTMLCode"/>
              </w:rPr>
              <w:t>global-</w:t>
            </w:r>
            <w:proofErr w:type="spellStart"/>
            <w:r>
              <w:rPr>
                <w:rStyle w:val="HTMLCode"/>
              </w:rPr>
              <w:t>style.css</w:t>
            </w:r>
            <w:proofErr w:type="spellEnd"/>
            <w:r>
              <w:rPr>
                <w:rFonts w:eastAsia="Times New Roman"/>
              </w:rPr>
              <w:t>. Playwright confirmed all 11 checks passed.</w:t>
            </w:r>
          </w:p>
        </w:tc>
      </w:tr>
      <w:tr w:rsidR="00421C69" w14:paraId="73AF91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A5FBBA" w14:textId="77777777" w:rsidR="00421C69" w:rsidRDefault="00421C69">
            <w:pPr>
              <w:spacing w:before="150" w:after="150"/>
              <w:rPr>
                <w:rFonts w:eastAsia="Times New Roman"/>
              </w:rPr>
            </w:pPr>
            <w:r>
              <w:rPr>
                <w:rFonts w:eastAsia="Times New Roman"/>
              </w:rPr>
              <w:lastRenderedPageBreak/>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B6F54C" w14:textId="77777777" w:rsidR="00421C69" w:rsidRDefault="00421C69">
            <w:pPr>
              <w:spacing w:before="150" w:after="150"/>
              <w:rPr>
                <w:rFonts w:eastAsia="Times New Roman"/>
              </w:rPr>
            </w:pPr>
            <w:proofErr w:type="spellStart"/>
            <w:r>
              <w:rPr>
                <w:rStyle w:val="HTMLCode"/>
              </w:rPr>
              <w:t>blastybiz-global.css</w:t>
            </w:r>
            <w:proofErr w:type="spellEnd"/>
            <w:r>
              <w:rPr>
                <w:rFonts w:eastAsia="Times New Roman"/>
              </w:rPr>
              <w:t xml:space="preserve">, </w:t>
            </w:r>
            <w:r>
              <w:rPr>
                <w:rStyle w:val="HTMLCode"/>
              </w:rPr>
              <w:t>BlastyBiz-Home.html</w:t>
            </w:r>
            <w:r>
              <w:rPr>
                <w:rFonts w:eastAsia="Times New Roman"/>
              </w:rPr>
              <w:t xml:space="preserve">, </w:t>
            </w:r>
            <w:r>
              <w:rPr>
                <w:rStyle w:val="HTMLCode"/>
              </w:rPr>
              <w:t>BlastyBiz-Login.html</w:t>
            </w:r>
            <w:r>
              <w:rPr>
                <w:rFonts w:eastAsia="Times New Roman"/>
              </w:rPr>
              <w:t xml:space="preserve">, </w:t>
            </w:r>
            <w:r>
              <w:rPr>
                <w:rStyle w:val="HTMLCode"/>
              </w:rPr>
              <w:t>BlastyBiz-About.html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ED3FA6" w14:textId="77777777" w:rsidR="00421C69" w:rsidRDefault="00421C69">
            <w:pPr>
              <w:spacing w:before="150" w:after="150"/>
              <w:rPr>
                <w:rFonts w:eastAsia="Times New Roman"/>
              </w:rPr>
            </w:pPr>
            <w:r>
              <w:rPr>
                <w:rFonts w:eastAsia="Times New Roman"/>
              </w:rPr>
              <w:t>Added responsive layout: mobile (default), tablet (768px+), desktop (1100px+). Desktop: Home hero splits text-left / image-right; Problem and How-It-Works sections become side-by-side image + text; Login page splits 50/50 with image panel (people-</w:t>
            </w:r>
            <w:proofErr w:type="spellStart"/>
            <w:r>
              <w:rPr>
                <w:rFonts w:eastAsia="Times New Roman"/>
              </w:rPr>
              <w:t>login.png</w:t>
            </w:r>
            <w:proofErr w:type="spellEnd"/>
            <w:r>
              <w:rPr>
                <w:rFonts w:eastAsia="Times New Roman"/>
              </w:rPr>
              <w:t xml:space="preserve">) on left and form on right; About page shows full-width image band and story section with image alongside. 5 AI-generated people images added to </w:t>
            </w:r>
            <w:r>
              <w:rPr>
                <w:rStyle w:val="HTMLCode"/>
              </w:rPr>
              <w:t>public/</w:t>
            </w:r>
            <w:proofErr w:type="spellStart"/>
            <w:r>
              <w:rPr>
                <w:rStyle w:val="HTMLCode"/>
              </w:rPr>
              <w:t>img</w:t>
            </w:r>
            <w:proofErr w:type="spellEnd"/>
            <w:r>
              <w:rPr>
                <w:rStyle w:val="HTMLCode"/>
              </w:rPr>
              <w:t>/</w:t>
            </w:r>
            <w:r>
              <w:rPr>
                <w:rFonts w:eastAsia="Times New Roman"/>
              </w:rPr>
              <w:t>.</w:t>
            </w:r>
          </w:p>
        </w:tc>
      </w:tr>
      <w:tr w:rsidR="00421C69" w14:paraId="47AFD1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691A6B" w14:textId="77777777" w:rsidR="00421C69" w:rsidRDefault="00421C69">
            <w:pPr>
              <w:spacing w:before="150" w:after="150"/>
              <w:rPr>
                <w:rFonts w:eastAsia="Times New Roman"/>
              </w:rPr>
            </w:pPr>
            <w:r>
              <w:rPr>
                <w:rFonts w:eastAsia="Times New Roman"/>
              </w:rPr>
              <w:t>Jun 6,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274F2B" w14:textId="77777777" w:rsidR="00421C69" w:rsidRDefault="00421C69">
            <w:pPr>
              <w:spacing w:before="150" w:after="150"/>
              <w:rPr>
                <w:rFonts w:eastAsia="Times New Roman"/>
              </w:rPr>
            </w:pPr>
            <w:proofErr w:type="spellStart"/>
            <w:r>
              <w:rPr>
                <w:rStyle w:val="HTMLCode"/>
              </w:rPr>
              <w:t>deleteAccount</w:t>
            </w:r>
            <w:proofErr w:type="spellEnd"/>
            <w:r>
              <w:rPr>
                <w:rFonts w:eastAsia="Times New Roman"/>
              </w:rPr>
              <w:t xml:space="preserve"> CF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14E55D" w14:textId="77777777" w:rsidR="00421C69" w:rsidRDefault="00421C69">
            <w:pPr>
              <w:spacing w:before="150" w:after="150"/>
              <w:rPr>
                <w:rFonts w:eastAsia="Times New Roman"/>
              </w:rPr>
            </w:pPr>
            <w:r>
              <w:rPr>
                <w:rFonts w:eastAsia="Times New Roman"/>
              </w:rPr>
              <w:t xml:space="preserve">Was missing </w:t>
            </w:r>
            <w:r>
              <w:rPr>
                <w:rStyle w:val="HTMLCode"/>
              </w:rPr>
              <w:t>secrets: ['STRIPE_SECRET_KEY']</w:t>
            </w:r>
            <w:r>
              <w:rPr>
                <w:rFonts w:eastAsia="Times New Roman"/>
              </w:rPr>
              <w:t xml:space="preserve"> — Stripe cancellation would silently fail. Fixed and redeployed.</w:t>
            </w:r>
          </w:p>
        </w:tc>
      </w:tr>
      <w:tr w:rsidR="00421C69" w14:paraId="030CA2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12E427" w14:textId="77777777" w:rsidR="00421C69" w:rsidRDefault="00421C69">
            <w:pPr>
              <w:spacing w:before="150" w:after="150"/>
              <w:rPr>
                <w:rFonts w:eastAsia="Times New Roman"/>
              </w:rPr>
            </w:pPr>
            <w:r>
              <w:rPr>
                <w:rFonts w:eastAsia="Times New Roman"/>
              </w:rPr>
              <w:t>Jun 6,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C76FFA" w14:textId="77777777" w:rsidR="00421C69" w:rsidRDefault="00421C69">
            <w:pPr>
              <w:spacing w:before="150" w:after="150"/>
              <w:rPr>
                <w:rFonts w:eastAsia="Times New Roman"/>
              </w:rPr>
            </w:pPr>
            <w:proofErr w:type="spellStart"/>
            <w:r>
              <w:rPr>
                <w:rStyle w:val="HTMLCode"/>
              </w:rPr>
              <w:t>auth-guard.js</w:t>
            </w:r>
            <w:proofErr w:type="spellEnd"/>
            <w:r>
              <w:rPr>
                <w:rFonts w:eastAsia="Times New Roman"/>
              </w:rPr>
              <w:t xml:space="preserve"> + </w:t>
            </w:r>
            <w:r>
              <w:rPr>
                <w:rStyle w:val="HTMLCode"/>
              </w:rPr>
              <w:t>BlastyBiz-Onboarding.html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1FB26C" w14:textId="77777777" w:rsidR="00421C69" w:rsidRDefault="00421C69">
            <w:pPr>
              <w:spacing w:before="150" w:after="150"/>
              <w:rPr>
                <w:rFonts w:eastAsia="Times New Roman"/>
              </w:rPr>
            </w:pPr>
            <w:r>
              <w:rPr>
                <w:rFonts w:eastAsia="Times New Roman"/>
              </w:rPr>
              <w:t xml:space="preserve">Login loop persisted after </w:t>
            </w:r>
            <w:proofErr w:type="spellStart"/>
            <w:r>
              <w:rPr>
                <w:rFonts w:eastAsia="Times New Roman"/>
              </w:rPr>
              <w:t>authStateReady</w:t>
            </w:r>
            <w:proofErr w:type="spellEnd"/>
            <w:r>
              <w:rPr>
                <w:rFonts w:eastAsia="Times New Roman"/>
              </w:rPr>
              <w:t xml:space="preserve"> fix. Root cause: Chrome Custom Tabs (used by </w:t>
            </w:r>
            <w:proofErr w:type="spellStart"/>
            <w:r>
              <w:rPr>
                <w:rFonts w:eastAsia="Times New Roman"/>
              </w:rPr>
              <w:t>signInWithPopup</w:t>
            </w:r>
            <w:proofErr w:type="spellEnd"/>
            <w:r>
              <w:rPr>
                <w:rFonts w:eastAsia="Times New Roman"/>
              </w:rPr>
              <w:t xml:space="preserve"> on Android) briefly triggers </w:t>
            </w:r>
            <w:proofErr w:type="spellStart"/>
            <w:r>
              <w:rPr>
                <w:rFonts w:eastAsia="Times New Roman"/>
              </w:rPr>
              <w:t>onAuthStateChanged</w:t>
            </w:r>
            <w:proofErr w:type="spellEnd"/>
            <w:r>
              <w:rPr>
                <w:rFonts w:eastAsia="Times New Roman"/>
              </w:rPr>
              <w:t xml:space="preserve"> with null when the tab closes, before Firebase fully restores the session. Fix: added a 1500ms </w:t>
            </w:r>
            <w:proofErr w:type="spellStart"/>
            <w:r>
              <w:rPr>
                <w:rFonts w:eastAsia="Times New Roman"/>
              </w:rPr>
              <w:t>setTimeout</w:t>
            </w:r>
            <w:proofErr w:type="spellEnd"/>
            <w:r>
              <w:rPr>
                <w:rFonts w:eastAsia="Times New Roman"/>
              </w:rPr>
              <w:t xml:space="preserve"> before acting on null — re-checks </w:t>
            </w:r>
            <w:proofErr w:type="spellStart"/>
            <w:r>
              <w:rPr>
                <w:rFonts w:eastAsia="Times New Roman"/>
              </w:rPr>
              <w:t>auth.currentUser</w:t>
            </w:r>
            <w:proofErr w:type="spellEnd"/>
            <w:r>
              <w:rPr>
                <w:rFonts w:eastAsia="Times New Roman"/>
              </w:rPr>
              <w:t xml:space="preserve"> before redirecting, so transient nulls during OAuth tab close are ignored. Also fixed login page's continuous </w:t>
            </w:r>
            <w:proofErr w:type="spellStart"/>
            <w:r>
              <w:rPr>
                <w:rFonts w:eastAsia="Times New Roman"/>
              </w:rPr>
              <w:t>onAuthStateChanged</w:t>
            </w:r>
            <w:proofErr w:type="spellEnd"/>
            <w:r>
              <w:rPr>
                <w:rFonts w:eastAsia="Times New Roman"/>
              </w:rPr>
              <w:t xml:space="preserve"> listener (race condition with </w:t>
            </w:r>
            <w:proofErr w:type="spellStart"/>
            <w:r>
              <w:rPr>
                <w:rFonts w:eastAsia="Times New Roman"/>
              </w:rPr>
              <w:t>handleGoogle</w:t>
            </w:r>
            <w:proofErr w:type="spellEnd"/>
            <w:r>
              <w:rPr>
                <w:rFonts w:eastAsia="Times New Roman"/>
              </w:rPr>
              <w:t xml:space="preserve">) replaced with a one-time </w:t>
            </w:r>
            <w:proofErr w:type="spellStart"/>
            <w:r>
              <w:rPr>
                <w:rFonts w:eastAsia="Times New Roman"/>
              </w:rPr>
              <w:t>authStateReady</w:t>
            </w:r>
            <w:proofErr w:type="spellEnd"/>
            <w:r>
              <w:rPr>
                <w:rFonts w:eastAsia="Times New Roman"/>
              </w:rPr>
              <w:t xml:space="preserve"> check. Added try/catch to </w:t>
            </w:r>
            <w:proofErr w:type="spellStart"/>
            <w:r>
              <w:rPr>
                <w:rFonts w:eastAsia="Times New Roman"/>
              </w:rPr>
              <w:t>afterAuth</w:t>
            </w:r>
            <w:proofErr w:type="spellEnd"/>
            <w:r>
              <w:rPr>
                <w:rFonts w:eastAsia="Times New Roman"/>
              </w:rPr>
              <w:t xml:space="preserve"> with visible error toast.</w:t>
            </w:r>
          </w:p>
        </w:tc>
      </w:tr>
      <w:tr w:rsidR="00421C69" w14:paraId="3ED889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C64E07" w14:textId="77777777" w:rsidR="00421C69" w:rsidRDefault="00421C69">
            <w:pPr>
              <w:spacing w:before="150" w:after="150"/>
              <w:rPr>
                <w:rFonts w:eastAsia="Times New Roman"/>
              </w:rPr>
            </w:pPr>
            <w:r>
              <w:rPr>
                <w:rFonts w:eastAsia="Times New Roman"/>
              </w:rPr>
              <w:t xml:space="preserve">Jun 6, </w:t>
            </w:r>
            <w:r>
              <w:rPr>
                <w:rFonts w:eastAsia="Times New Roman"/>
              </w:rPr>
              <w:lastRenderedPageBreak/>
              <w:t>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AC2DD9" w14:textId="77777777" w:rsidR="00421C69" w:rsidRDefault="00421C69">
            <w:pPr>
              <w:spacing w:before="150" w:after="150"/>
              <w:rPr>
                <w:rFonts w:eastAsia="Times New Roman"/>
              </w:rPr>
            </w:pPr>
            <w:proofErr w:type="spellStart"/>
            <w:r>
              <w:rPr>
                <w:rStyle w:val="HTMLCode"/>
              </w:rPr>
              <w:lastRenderedPageBreak/>
              <w:t>auth-guard.js</w:t>
            </w:r>
            <w:proofErr w:type="spellEnd"/>
            <w:r>
              <w:rPr>
                <w:rFonts w:eastAsia="Times New Roman"/>
              </w:rPr>
              <w:t xml:space="preserve">, </w:t>
            </w:r>
            <w:r>
              <w:rPr>
                <w:rStyle w:val="HTMLCode"/>
              </w:rPr>
              <w:t>BlastyBiz-Onboarding.html</w:t>
            </w:r>
            <w:r>
              <w:rPr>
                <w:rFonts w:eastAsia="Times New Roman"/>
              </w:rPr>
              <w:t xml:space="preserve">, </w:t>
            </w:r>
            <w:r>
              <w:rPr>
                <w:rStyle w:val="HTMLCode"/>
              </w:rPr>
              <w:lastRenderedPageBreak/>
              <w:t>BlastyBiz-Dashboard.html</w:t>
            </w:r>
            <w:r>
              <w:rPr>
                <w:rFonts w:eastAsia="Times New Roman"/>
              </w:rPr>
              <w:t xml:space="preserve">, </w:t>
            </w:r>
            <w:r>
              <w:rPr>
                <w:rStyle w:val="HTMLCode"/>
              </w:rPr>
              <w:t>BlastyBiz-Connect.html</w:t>
            </w:r>
            <w:r>
              <w:rPr>
                <w:rFonts w:eastAsia="Times New Roman"/>
              </w:rPr>
              <w:t xml:space="preserve">, </w:t>
            </w:r>
            <w:r>
              <w:rPr>
                <w:rStyle w:val="HTMLCode"/>
              </w:rPr>
              <w:t>BlastyBiz.html</w:t>
            </w:r>
            <w:r>
              <w:rPr>
                <w:rFonts w:eastAsia="Times New Roman"/>
              </w:rPr>
              <w:t xml:space="preserve">, </w:t>
            </w:r>
            <w:proofErr w:type="spellStart"/>
            <w:r>
              <w:rPr>
                <w:rStyle w:val="HTMLCode"/>
              </w:rPr>
              <w:t>BlastyBiz</w:t>
            </w:r>
            <w:proofErr w:type="spellEnd"/>
            <w:r>
              <w:rPr>
                <w:rStyle w:val="HTMLCode"/>
              </w:rPr>
              <w:t>-Listing-Preview.html</w:t>
            </w:r>
            <w:r>
              <w:rPr>
                <w:rFonts w:eastAsia="Times New Roman"/>
              </w:rPr>
              <w:t xml:space="preserve">, </w:t>
            </w:r>
            <w:proofErr w:type="spellStart"/>
            <w:r>
              <w:rPr>
                <w:rStyle w:val="HTMLCode"/>
              </w:rPr>
              <w:t>BlastyBiz</w:t>
            </w:r>
            <w:proofErr w:type="spellEnd"/>
            <w:r>
              <w:rPr>
                <w:rStyle w:val="HTMLCode"/>
              </w:rPr>
              <w:t>-Publishing-Status.html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67BD5D" w14:textId="77777777" w:rsidR="00421C69" w:rsidRDefault="00421C69">
            <w:pPr>
              <w:spacing w:before="150" w:after="150"/>
              <w:rPr>
                <w:rFonts w:eastAsia="Times New Roman"/>
              </w:rPr>
            </w:pPr>
            <w:r>
              <w:rPr>
                <w:rFonts w:eastAsia="Times New Roman"/>
              </w:rPr>
              <w:lastRenderedPageBreak/>
              <w:t xml:space="preserve">After Google sign-in, page redirected back to login. Root cause: </w:t>
            </w:r>
            <w:proofErr w:type="spellStart"/>
            <w:r>
              <w:rPr>
                <w:rStyle w:val="HTMLCode"/>
              </w:rPr>
              <w:t>onAuthStateChanged</w:t>
            </w:r>
            <w:proofErr w:type="spellEnd"/>
            <w:r>
              <w:rPr>
                <w:rFonts w:eastAsia="Times New Roman"/>
              </w:rPr>
              <w:t xml:space="preserve"> fires before </w:t>
            </w:r>
            <w:r>
              <w:rPr>
                <w:rFonts w:eastAsia="Times New Roman"/>
              </w:rPr>
              <w:lastRenderedPageBreak/>
              <w:t xml:space="preserve">Firebase restores the persisted session on mobile — first callback is </w:t>
            </w:r>
            <w:r>
              <w:rPr>
                <w:rStyle w:val="HTMLCode"/>
              </w:rPr>
              <w:t>user = null</w:t>
            </w:r>
            <w:r>
              <w:rPr>
                <w:rFonts w:eastAsia="Times New Roman"/>
              </w:rPr>
              <w:t xml:space="preserve">, triggering the login redirect. Fix: wrapped all login-redirecting </w:t>
            </w:r>
            <w:proofErr w:type="spellStart"/>
            <w:r>
              <w:rPr>
                <w:rStyle w:val="HTMLCode"/>
              </w:rPr>
              <w:t>onAuthStateChanged</w:t>
            </w:r>
            <w:proofErr w:type="spellEnd"/>
            <w:r>
              <w:rPr>
                <w:rFonts w:eastAsia="Times New Roman"/>
              </w:rPr>
              <w:t xml:space="preserve"> calls with </w:t>
            </w:r>
            <w:proofErr w:type="spellStart"/>
            <w:r>
              <w:rPr>
                <w:rStyle w:val="HTMLCode"/>
              </w:rPr>
              <w:t>auth.authStateReady</w:t>
            </w:r>
            <w:proofErr w:type="spellEnd"/>
            <w:r>
              <w:rPr>
                <w:rStyle w:val="HTMLCode"/>
              </w:rPr>
              <w:t>().then(...)</w:t>
            </w:r>
            <w:r>
              <w:rPr>
                <w:rFonts w:eastAsia="Times New Roman"/>
              </w:rPr>
              <w:t xml:space="preserve"> which waits for Firebase to determine the initial </w:t>
            </w:r>
            <w:proofErr w:type="spellStart"/>
            <w:r>
              <w:rPr>
                <w:rFonts w:eastAsia="Times New Roman"/>
              </w:rPr>
              <w:t>auth</w:t>
            </w:r>
            <w:proofErr w:type="spellEnd"/>
            <w:r>
              <w:rPr>
                <w:rFonts w:eastAsia="Times New Roman"/>
              </w:rPr>
              <w:t xml:space="preserve"> state before acting.</w:t>
            </w:r>
          </w:p>
        </w:tc>
      </w:tr>
      <w:tr w:rsidR="00421C69" w14:paraId="01872C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192E9D" w14:textId="77777777" w:rsidR="00421C69" w:rsidRDefault="00421C69">
            <w:pPr>
              <w:spacing w:before="150" w:after="150"/>
              <w:rPr>
                <w:rFonts w:eastAsia="Times New Roman"/>
              </w:rPr>
            </w:pPr>
            <w:r>
              <w:rPr>
                <w:rFonts w:eastAsia="Times New Roman"/>
              </w:rPr>
              <w:lastRenderedPageBreak/>
              <w:t>Jun 6,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1E015F" w14:textId="77777777" w:rsidR="00421C69" w:rsidRDefault="00421C69">
            <w:pPr>
              <w:spacing w:before="150" w:after="150"/>
              <w:rPr>
                <w:rFonts w:eastAsia="Times New Roman"/>
              </w:rPr>
            </w:pPr>
            <w:r>
              <w:rPr>
                <w:rStyle w:val="HTMLCode"/>
              </w:rPr>
              <w:t>BlastyBiz-Login.html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27662B" w14:textId="77777777" w:rsidR="00421C69" w:rsidRDefault="00421C69">
            <w:pPr>
              <w:spacing w:before="150" w:after="150"/>
              <w:rPr>
                <w:rFonts w:eastAsia="Times New Roman"/>
              </w:rPr>
            </w:pPr>
            <w:r>
              <w:rPr>
                <w:rFonts w:eastAsia="Times New Roman"/>
              </w:rPr>
              <w:t xml:space="preserve">Google sign-in used </w:t>
            </w:r>
            <w:proofErr w:type="spellStart"/>
            <w:r>
              <w:rPr>
                <w:rStyle w:val="HTMLCode"/>
              </w:rPr>
              <w:t>signInWithPopup</w:t>
            </w:r>
            <w:proofErr w:type="spellEnd"/>
            <w:r>
              <w:rPr>
                <w:rFonts w:eastAsia="Times New Roman"/>
              </w:rPr>
              <w:t xml:space="preserve"> on all devices — blocked by mobile Chrome. Fixed: </w:t>
            </w:r>
            <w:proofErr w:type="spellStart"/>
            <w:r>
              <w:rPr>
                <w:rStyle w:val="HTMLCode"/>
              </w:rPr>
              <w:t>signInWithRedirect</w:t>
            </w:r>
            <w:proofErr w:type="spellEnd"/>
            <w:r>
              <w:rPr>
                <w:rFonts w:eastAsia="Times New Roman"/>
              </w:rPr>
              <w:t xml:space="preserve"> on mobile (Android/iPhone), </w:t>
            </w:r>
            <w:proofErr w:type="spellStart"/>
            <w:r>
              <w:rPr>
                <w:rStyle w:val="HTMLCode"/>
              </w:rPr>
              <w:t>signInWithPopup</w:t>
            </w:r>
            <w:proofErr w:type="spellEnd"/>
            <w:r>
              <w:rPr>
                <w:rFonts w:eastAsia="Times New Roman"/>
              </w:rPr>
              <w:t xml:space="preserve"> retained on desktop. (Later reverted — root cause was invalid API key, not popup blocking.)</w:t>
            </w:r>
          </w:p>
        </w:tc>
      </w:tr>
      <w:tr w:rsidR="00421C69" w14:paraId="262DA4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B4C3C8" w14:textId="77777777" w:rsidR="00421C69" w:rsidRDefault="00421C69">
            <w:pPr>
              <w:spacing w:before="150" w:after="150"/>
              <w:rPr>
                <w:rFonts w:eastAsia="Times New Roman"/>
              </w:rPr>
            </w:pPr>
            <w:r>
              <w:rPr>
                <w:rFonts w:eastAsia="Times New Roman"/>
              </w:rPr>
              <w:t>Jun 6,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C7A8AC" w14:textId="77777777" w:rsidR="00421C69" w:rsidRDefault="00421C69">
            <w:pPr>
              <w:spacing w:before="150" w:after="150"/>
              <w:rPr>
                <w:rFonts w:eastAsia="Times New Roman"/>
              </w:rPr>
            </w:pPr>
            <w:r>
              <w:rPr>
                <w:rStyle w:val="HTMLCode"/>
              </w:rPr>
              <w:t>firebase-</w:t>
            </w:r>
            <w:proofErr w:type="spellStart"/>
            <w:r>
              <w:rPr>
                <w:rStyle w:val="HTMLCode"/>
              </w:rPr>
              <w:t>init.js</w:t>
            </w:r>
            <w:proofErr w:type="spellEnd"/>
            <w:r>
              <w:rPr>
                <w:rFonts w:eastAsia="Times New Roman"/>
              </w:rPr>
              <w:t xml:space="preserve"> + </w:t>
            </w:r>
            <w:r>
              <w:rPr>
                <w:rStyle w:val="HTMLCode"/>
              </w:rPr>
              <w:t>BlastyBiz-Login.html</w:t>
            </w:r>
            <w:r>
              <w:rPr>
                <w:rFonts w:eastAsia="Times New Roman"/>
              </w:rPr>
              <w:t xml:space="preserve"> + </w:t>
            </w:r>
            <w:proofErr w:type="spellStart"/>
            <w:r>
              <w:rPr>
                <w:rStyle w:val="HTMLCode"/>
              </w:rPr>
              <w:t>firebase.json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9EABB3" w14:textId="77777777" w:rsidR="00421C69" w:rsidRDefault="00421C69">
            <w:pPr>
              <w:spacing w:before="150" w:after="150"/>
              <w:rPr>
                <w:rFonts w:eastAsia="Times New Roman"/>
              </w:rPr>
            </w:pPr>
            <w:r>
              <w:rPr>
                <w:rStyle w:val="Strong"/>
                <w:rFonts w:eastAsia="Times New Roman"/>
              </w:rPr>
              <w:t>Root cause of all Google sign-in failures.</w:t>
            </w:r>
            <w:r>
              <w:rPr>
                <w:rFonts w:eastAsia="Times New Roman"/>
              </w:rPr>
              <w:t xml:space="preserve"> API key had a one-character typo at position 21: </w:t>
            </w:r>
            <w:r>
              <w:rPr>
                <w:rStyle w:val="HTMLCode"/>
              </w:rPr>
              <w:t>0</w:t>
            </w:r>
            <w:r>
              <w:rPr>
                <w:rFonts w:eastAsia="Times New Roman"/>
              </w:rPr>
              <w:t xml:space="preserve"> (zero) instead of </w:t>
            </w:r>
            <w:r>
              <w:rPr>
                <w:rStyle w:val="HTMLCode"/>
              </w:rPr>
              <w:t>O</w:t>
            </w:r>
            <w:r>
              <w:rPr>
                <w:rFonts w:eastAsia="Times New Roman"/>
              </w:rPr>
              <w:t xml:space="preserve"> (capital O). Fixed key, reverted </w:t>
            </w:r>
            <w:proofErr w:type="spellStart"/>
            <w:r>
              <w:rPr>
                <w:rStyle w:val="HTMLCode"/>
              </w:rPr>
              <w:t>authDomain</w:t>
            </w:r>
            <w:proofErr w:type="spellEnd"/>
            <w:r>
              <w:rPr>
                <w:rFonts w:eastAsia="Times New Roman"/>
              </w:rPr>
              <w:t xml:space="preserve"> to </w:t>
            </w:r>
            <w:r>
              <w:rPr>
                <w:rStyle w:val="HTMLCode"/>
              </w:rPr>
              <w:t>firebaseapp.com</w:t>
            </w:r>
            <w:r>
              <w:rPr>
                <w:rFonts w:eastAsia="Times New Roman"/>
              </w:rPr>
              <w:t xml:space="preserve">, removed all mobile/redirect complexity, simplified to plain </w:t>
            </w:r>
            <w:proofErr w:type="spellStart"/>
            <w:r>
              <w:rPr>
                <w:rStyle w:val="HTMLCode"/>
              </w:rPr>
              <w:t>signInWithPopup</w:t>
            </w:r>
            <w:proofErr w:type="spellEnd"/>
            <w:r>
              <w:rPr>
                <w:rFonts w:eastAsia="Times New Roman"/>
              </w:rPr>
              <w:t xml:space="preserve">. Renamed to </w:t>
            </w:r>
            <w:r>
              <w:rPr>
                <w:rStyle w:val="HTMLCode"/>
              </w:rPr>
              <w:t>firebase-init-v2.js</w:t>
            </w:r>
            <w:r>
              <w:rPr>
                <w:rFonts w:eastAsia="Times New Roman"/>
              </w:rPr>
              <w:t xml:space="preserve"> to force cache bust. Also set </w:t>
            </w:r>
            <w:r>
              <w:rPr>
                <w:rStyle w:val="HTMLCode"/>
              </w:rPr>
              <w:t>Cache-Control: no-cache, no-store, must-revalidate</w:t>
            </w:r>
            <w:r>
              <w:rPr>
                <w:rFonts w:eastAsia="Times New Roman"/>
              </w:rPr>
              <w:t xml:space="preserve"> on all HTML and JS files in </w:t>
            </w:r>
            <w:proofErr w:type="spellStart"/>
            <w:r>
              <w:rPr>
                <w:rStyle w:val="HTMLCode"/>
              </w:rPr>
              <w:t>firebase.json</w:t>
            </w:r>
            <w:proofErr w:type="spellEnd"/>
            <w:r>
              <w:rPr>
                <w:rFonts w:eastAsia="Times New Roman"/>
              </w:rPr>
              <w:t xml:space="preserve"> so browsers can never serve stale versions again. Confirmed live.</w:t>
            </w:r>
          </w:p>
        </w:tc>
      </w:tr>
      <w:tr w:rsidR="00421C69" w14:paraId="2D3E80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F99A1F" w14:textId="77777777" w:rsidR="00421C69" w:rsidRDefault="00421C69">
            <w:pPr>
              <w:spacing w:before="150" w:after="150"/>
              <w:rPr>
                <w:rFonts w:eastAsia="Times New Roman"/>
              </w:rPr>
            </w:pPr>
            <w:r>
              <w:rPr>
                <w:rFonts w:eastAsia="Times New Roman"/>
              </w:rPr>
              <w:t>Jun 6,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9A7658" w14:textId="77777777" w:rsidR="00421C69" w:rsidRDefault="00421C69">
            <w:pPr>
              <w:spacing w:before="150" w:after="150"/>
              <w:rPr>
                <w:rFonts w:eastAsia="Times New Roman"/>
              </w:rPr>
            </w:pPr>
            <w:proofErr w:type="spellStart"/>
            <w:r>
              <w:rPr>
                <w:rStyle w:val="HTMLCode"/>
              </w:rPr>
              <w:t>firebase.json</w:t>
            </w:r>
            <w:proofErr w:type="spellEnd"/>
            <w:r>
              <w:rPr>
                <w:rFonts w:eastAsia="Times New Roman"/>
              </w:rPr>
              <w:t xml:space="preserve"> + </w:t>
            </w:r>
            <w:r>
              <w:rPr>
                <w:rStyle w:val="HTMLCode"/>
              </w:rPr>
              <w:t>index.html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BAFB10" w14:textId="77777777" w:rsidR="00421C69" w:rsidRDefault="00421C69">
            <w:pPr>
              <w:spacing w:before="150" w:after="150"/>
              <w:rPr>
                <w:rFonts w:eastAsia="Times New Roman"/>
              </w:rPr>
            </w:pPr>
            <w:r>
              <w:rPr>
                <w:rFonts w:eastAsia="Times New Roman"/>
              </w:rPr>
              <w:t>Root URL (</w:t>
            </w:r>
            <w:r>
              <w:rPr>
                <w:rStyle w:val="HTMLCode"/>
              </w:rPr>
              <w:t>/</w:t>
            </w:r>
            <w:r>
              <w:rPr>
                <w:rFonts w:eastAsia="Times New Roman"/>
              </w:rPr>
              <w:t xml:space="preserve">) returned Firebase 404. </w:t>
            </w:r>
            <w:proofErr w:type="spellStart"/>
            <w:r>
              <w:rPr>
                <w:rFonts w:eastAsia="Times New Roman"/>
              </w:rPr>
              <w:t>firebase.json</w:t>
            </w:r>
            <w:proofErr w:type="spellEnd"/>
            <w:r>
              <w:rPr>
                <w:rFonts w:eastAsia="Times New Roman"/>
              </w:rPr>
              <w:t xml:space="preserve"> redirect rule (301/302) was overridden by CDN edge caching on mobile networks. Root cause: Firebase redirect rules take precedence over static files AND get cached by CDN nodes. Final fix: </w:t>
            </w:r>
            <w:r>
              <w:rPr>
                <w:rFonts w:eastAsia="Times New Roman"/>
              </w:rPr>
              <w:lastRenderedPageBreak/>
              <w:t xml:space="preserve">removed redirect rule from </w:t>
            </w:r>
            <w:proofErr w:type="spellStart"/>
            <w:r>
              <w:rPr>
                <w:rFonts w:eastAsia="Times New Roman"/>
              </w:rPr>
              <w:t>firebase.json</w:t>
            </w:r>
            <w:proofErr w:type="spellEnd"/>
            <w:r>
              <w:rPr>
                <w:rFonts w:eastAsia="Times New Roman"/>
              </w:rPr>
              <w:t xml:space="preserve"> entirely; created </w:t>
            </w:r>
            <w:r>
              <w:rPr>
                <w:rStyle w:val="HTMLCode"/>
              </w:rPr>
              <w:t>artifacts/</w:t>
            </w:r>
            <w:proofErr w:type="spellStart"/>
            <w:r>
              <w:rPr>
                <w:rStyle w:val="HTMLCode"/>
              </w:rPr>
              <w:t>api</w:t>
            </w:r>
            <w:proofErr w:type="spellEnd"/>
            <w:r>
              <w:rPr>
                <w:rStyle w:val="HTMLCode"/>
              </w:rPr>
              <w:t>-server/public/index.html</w:t>
            </w:r>
            <w:r>
              <w:rPr>
                <w:rFonts w:eastAsia="Times New Roman"/>
              </w:rPr>
              <w:t xml:space="preserve"> with </w:t>
            </w:r>
            <w:r>
              <w:rPr>
                <w:rStyle w:val="HTMLCode"/>
              </w:rPr>
              <w:t>meta refresh</w:t>
            </w:r>
            <w:r>
              <w:rPr>
                <w:rFonts w:eastAsia="Times New Roman"/>
              </w:rPr>
              <w:t xml:space="preserve"> + JS </w:t>
            </w:r>
            <w:proofErr w:type="spellStart"/>
            <w:r>
              <w:rPr>
                <w:rStyle w:val="HTMLCode"/>
              </w:rPr>
              <w:t>location.replace</w:t>
            </w:r>
            <w:proofErr w:type="spellEnd"/>
            <w:r>
              <w:rPr>
                <w:rFonts w:eastAsia="Times New Roman"/>
              </w:rPr>
              <w:t xml:space="preserve"> to </w:t>
            </w:r>
            <w:r>
              <w:rPr>
                <w:rStyle w:val="HTMLCode"/>
              </w:rPr>
              <w:t>BlastyBiz-Home.html</w:t>
            </w:r>
            <w:r>
              <w:rPr>
                <w:rFonts w:eastAsia="Times New Roman"/>
              </w:rPr>
              <w:t xml:space="preserve">. Firebase now serves a 200 directly — no redirect rule, no CDN caching issue. Confirmed: </w:t>
            </w:r>
            <w:r>
              <w:rPr>
                <w:rStyle w:val="HTMLCode"/>
              </w:rPr>
              <w:t>curl -</w:t>
            </w:r>
            <w:proofErr w:type="spellStart"/>
            <w:r>
              <w:rPr>
                <w:rStyle w:val="HTMLCode"/>
              </w:rPr>
              <w:t>sI</w:t>
            </w:r>
            <w:proofErr w:type="spellEnd"/>
            <w:r>
              <w:rPr>
                <w:rStyle w:val="HTMLCode"/>
              </w:rPr>
              <w:t xml:space="preserve"> /</w:t>
            </w:r>
            <w:r>
              <w:rPr>
                <w:rFonts w:eastAsia="Times New Roman"/>
              </w:rPr>
              <w:t xml:space="preserve"> returns </w:t>
            </w:r>
            <w:r>
              <w:rPr>
                <w:rStyle w:val="HTMLCode"/>
              </w:rPr>
              <w:t>HTTP/2 200</w:t>
            </w:r>
            <w:r>
              <w:rPr>
                <w:rFonts w:eastAsia="Times New Roman"/>
              </w:rPr>
              <w:t xml:space="preserve"> with </w:t>
            </w:r>
            <w:r>
              <w:rPr>
                <w:rStyle w:val="HTMLCode"/>
              </w:rPr>
              <w:t>index.html</w:t>
            </w:r>
            <w:r>
              <w:rPr>
                <w:rFonts w:eastAsia="Times New Roman"/>
              </w:rPr>
              <w:t xml:space="preserve"> content.</w:t>
            </w:r>
          </w:p>
        </w:tc>
      </w:tr>
      <w:tr w:rsidR="00421C69" w14:paraId="39480E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D9AF60" w14:textId="77777777" w:rsidR="00421C69" w:rsidRDefault="00421C69">
            <w:pPr>
              <w:spacing w:before="150" w:after="150"/>
              <w:rPr>
                <w:rFonts w:eastAsia="Times New Roman"/>
              </w:rPr>
            </w:pPr>
            <w:r>
              <w:rPr>
                <w:rFonts w:eastAsia="Times New Roman"/>
              </w:rPr>
              <w:lastRenderedPageBreak/>
              <w:t>Jun 16,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29DEA0"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-Admin-Operate.html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4E776C" w14:textId="77777777" w:rsidR="00421C69" w:rsidRDefault="00421C69">
            <w:pPr>
              <w:spacing w:before="150" w:after="150"/>
              <w:rPr>
                <w:rFonts w:eastAsia="Times New Roman"/>
              </w:rPr>
            </w:pPr>
            <w:r>
              <w:rPr>
                <w:rFonts w:eastAsia="Times New Roman"/>
              </w:rPr>
              <w:t xml:space="preserve">Rebuilt Operator Setup page with browser-based secret input fields (paste + Save button per secret). Previously all secrets required the </w:t>
            </w:r>
            <w:proofErr w:type="spellStart"/>
            <w:r>
              <w:rPr>
                <w:rFonts w:eastAsia="Times New Roman"/>
              </w:rPr>
              <w:t>Replit</w:t>
            </w:r>
            <w:proofErr w:type="spellEnd"/>
            <w:r>
              <w:rPr>
                <w:rFonts w:eastAsia="Times New Roman"/>
              </w:rPr>
              <w:t xml:space="preserve"> Shell CLI. New approach: each Save button triggers a Google sign-in popup (requesting </w:t>
            </w:r>
            <w:r>
              <w:rPr>
                <w:rStyle w:val="HTMLCode"/>
              </w:rPr>
              <w:t>cloud-platform</w:t>
            </w:r>
            <w:r>
              <w:rPr>
                <w:rFonts w:eastAsia="Times New Roman"/>
              </w:rPr>
              <w:t xml:space="preserve"> scope), then calls Secret Manager REST API directly from the browser — no Cloud Function needed. Access token cached in </w:t>
            </w:r>
            <w:proofErr w:type="spellStart"/>
            <w:r>
              <w:rPr>
                <w:rFonts w:eastAsia="Times New Roman"/>
              </w:rPr>
              <w:t>sessionStorage</w:t>
            </w:r>
            <w:proofErr w:type="spellEnd"/>
            <w:r>
              <w:rPr>
                <w:rFonts w:eastAsia="Times New Roman"/>
              </w:rPr>
              <w:t xml:space="preserve"> for 1 hour. After saving all secrets, user still needs to run </w:t>
            </w:r>
            <w:proofErr w:type="spellStart"/>
            <w:r>
              <w:rPr>
                <w:rStyle w:val="HTMLCode"/>
              </w:rPr>
              <w:t>npx</w:t>
            </w:r>
            <w:proofErr w:type="spellEnd"/>
            <w:r>
              <w:rPr>
                <w:rStyle w:val="HTMLCode"/>
              </w:rPr>
              <w:t xml:space="preserve"> firebase-tools deploy --only functions</w:t>
            </w:r>
            <w:r>
              <w:rPr>
                <w:rFonts w:eastAsia="Times New Roman"/>
              </w:rPr>
              <w:t xml:space="preserve"> once from </w:t>
            </w:r>
            <w:proofErr w:type="spellStart"/>
            <w:r>
              <w:rPr>
                <w:rFonts w:eastAsia="Times New Roman"/>
              </w:rPr>
              <w:t>Replit</w:t>
            </w:r>
            <w:proofErr w:type="spellEnd"/>
            <w:r>
              <w:rPr>
                <w:rFonts w:eastAsia="Times New Roman"/>
              </w:rPr>
              <w:t xml:space="preserve"> Shell to pin the new secret versions; a redeploy reminder banner appears automatically after the first save.</w:t>
            </w:r>
          </w:p>
        </w:tc>
      </w:tr>
      <w:tr w:rsidR="00421C69" w14:paraId="62E15F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6C9A87" w14:textId="77777777" w:rsidR="00421C69" w:rsidRDefault="00421C69">
            <w:pPr>
              <w:spacing w:before="150" w:after="150"/>
              <w:rPr>
                <w:rFonts w:eastAsia="Times New Roman"/>
              </w:rPr>
            </w:pPr>
            <w:r>
              <w:rPr>
                <w:rFonts w:eastAsia="Times New Roman"/>
              </w:rPr>
              <w:t>Jun 17,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70EE89" w14:textId="77777777" w:rsidR="00421C69" w:rsidRDefault="00421C69">
            <w:pPr>
              <w:spacing w:before="150" w:after="150"/>
              <w:rPr>
                <w:rFonts w:eastAsia="Times New Roman"/>
              </w:rPr>
            </w:pPr>
            <w:r>
              <w:rPr>
                <w:rStyle w:val="HTMLCode"/>
              </w:rPr>
              <w:t>BlastyBiz-Connect.html</w:t>
            </w:r>
            <w:r>
              <w:rPr>
                <w:rFonts w:eastAsia="Times New Roman"/>
              </w:rPr>
              <w:t xml:space="preserve"> + </w:t>
            </w:r>
            <w:proofErr w:type="spellStart"/>
            <w:r>
              <w:rPr>
                <w:rStyle w:val="HTMLCode"/>
              </w:rPr>
              <w:t>BlastyBiz</w:t>
            </w:r>
            <w:proofErr w:type="spellEnd"/>
            <w:r>
              <w:rPr>
                <w:rStyle w:val="HTMLCode"/>
              </w:rPr>
              <w:t>-Listing-Preview.html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7BA7CE" w14:textId="77777777" w:rsidR="00421C69" w:rsidRDefault="00421C69">
            <w:pPr>
              <w:spacing w:before="150" w:after="150"/>
              <w:rPr>
                <w:rFonts w:eastAsia="Times New Roman"/>
              </w:rPr>
            </w:pPr>
            <w:r>
              <w:rPr>
                <w:rFonts w:eastAsia="Times New Roman"/>
              </w:rPr>
              <w:t xml:space="preserve">Reframed all manual-platform copy to attribute the limitation correctly. Section heading changed from "Copy-Paste Platforms" to "Copy-Ready Platforms". New intro block reads "Their rule, not ours" — explains these platforms deliberately block all third-party apps, not just </w:t>
            </w:r>
            <w:proofErr w:type="spellStart"/>
            <w:r>
              <w:rPr>
                <w:rFonts w:eastAsia="Times New Roman"/>
              </w:rPr>
              <w:t>BlastyBiz</w:t>
            </w:r>
            <w:proofErr w:type="spellEnd"/>
            <w:r>
              <w:rPr>
                <w:rFonts w:eastAsia="Times New Roman"/>
              </w:rPr>
              <w:t xml:space="preserve">, and that </w:t>
            </w:r>
            <w:proofErr w:type="spellStart"/>
            <w:r>
              <w:rPr>
                <w:rFonts w:eastAsia="Times New Roman"/>
              </w:rPr>
              <w:t>BlastyBiz</w:t>
            </w:r>
            <w:proofErr w:type="spellEnd"/>
            <w:r>
              <w:rPr>
                <w:rFonts w:eastAsia="Times New Roman"/>
              </w:rPr>
              <w:t xml:space="preserve"> makes it as easy as possible. Each platform card now names the specific reason (e.g. "Meta closed Marketplace to all apps in 2018", "Craigslist has banned all posting APIs"). Badge </w:t>
            </w:r>
            <w:r>
              <w:rPr>
                <w:rFonts w:eastAsia="Times New Roman"/>
              </w:rPr>
              <w:lastRenderedPageBreak/>
              <w:t>changed from "Manual" to "Copy-Ready". In Listing Preview: hint text for each manual platform now opens with the platform's own decision, approval bar reads "X platforms block third-party posting — your copy-ready text is waiting", check card reads "Some platforms block all apps. Your text is written — just paste it."</w:t>
            </w:r>
          </w:p>
        </w:tc>
      </w:tr>
      <w:tr w:rsidR="00421C69" w14:paraId="3B86621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271C1D" w14:textId="77777777" w:rsidR="00421C69" w:rsidRDefault="00421C69">
            <w:pPr>
              <w:spacing w:before="150" w:after="150"/>
              <w:rPr>
                <w:rFonts w:eastAsia="Times New Roman"/>
              </w:rPr>
            </w:pPr>
            <w:r>
              <w:rPr>
                <w:rFonts w:eastAsia="Times New Roman"/>
              </w:rPr>
              <w:lastRenderedPageBreak/>
              <w:t>Jun 18,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6E7049" w14:textId="77777777" w:rsidR="00421C69" w:rsidRDefault="00421C69">
            <w:pPr>
              <w:spacing w:before="150" w:after="150"/>
              <w:rPr>
                <w:rFonts w:eastAsia="Times New Roman"/>
              </w:rPr>
            </w:pPr>
            <w:r>
              <w:rPr>
                <w:rFonts w:eastAsia="Times New Roman"/>
              </w:rPr>
              <w:t>Firebase Cloud Functions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D65BA3" w14:textId="77777777" w:rsidR="00421C69" w:rsidRDefault="00421C69">
            <w:pPr>
              <w:spacing w:before="150" w:after="150"/>
              <w:rPr>
                <w:rFonts w:eastAsia="Times New Roman"/>
              </w:rPr>
            </w:pPr>
            <w:r>
              <w:rPr>
                <w:rFonts w:eastAsia="Times New Roman"/>
              </w:rPr>
              <w:t xml:space="preserve">Deleted the old </w:t>
            </w:r>
            <w:proofErr w:type="spellStart"/>
            <w:r>
              <w:rPr>
                <w:rStyle w:val="HTMLCode"/>
              </w:rPr>
              <w:t>stripeWebhook</w:t>
            </w:r>
            <w:proofErr w:type="spellEnd"/>
            <w:r>
              <w:rPr>
                <w:rFonts w:eastAsia="Times New Roman"/>
              </w:rPr>
              <w:t xml:space="preserve"> Cloud Function via </w:t>
            </w:r>
            <w:r>
              <w:rPr>
                <w:rStyle w:val="HTMLCode"/>
              </w:rPr>
              <w:t xml:space="preserve">firebase </w:t>
            </w:r>
            <w:proofErr w:type="spellStart"/>
            <w:r>
              <w:rPr>
                <w:rStyle w:val="HTMLCode"/>
              </w:rPr>
              <w:t>functions:delete</w:t>
            </w:r>
            <w:proofErr w:type="spellEnd"/>
            <w:r>
              <w:rPr>
                <w:rStyle w:val="HTMLCode"/>
              </w:rPr>
              <w:t xml:space="preserve"> </w:t>
            </w:r>
            <w:proofErr w:type="spellStart"/>
            <w:r>
              <w:rPr>
                <w:rStyle w:val="HTMLCode"/>
              </w:rPr>
              <w:t>stripeWebhook</w:t>
            </w:r>
            <w:proofErr w:type="spellEnd"/>
            <w:r>
              <w:rPr>
                <w:rStyle w:val="HTMLCode"/>
              </w:rPr>
              <w:t xml:space="preserve"> --force</w:t>
            </w:r>
            <w:r>
              <w:rPr>
                <w:rFonts w:eastAsia="Times New Roman"/>
              </w:rPr>
              <w:t>. Confirmed 404 at its previous URL.</w:t>
            </w:r>
          </w:p>
        </w:tc>
      </w:tr>
      <w:tr w:rsidR="00421C69" w14:paraId="0987A4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6EF3F0" w14:textId="77777777" w:rsidR="00421C69" w:rsidRDefault="00421C69">
            <w:pPr>
              <w:spacing w:before="150" w:after="150"/>
              <w:rPr>
                <w:rFonts w:eastAsia="Times New Roman"/>
              </w:rPr>
            </w:pPr>
            <w:r>
              <w:rPr>
                <w:rFonts w:eastAsia="Times New Roman"/>
              </w:rPr>
              <w:t>Jun 18,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910C44"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w:t>
            </w:r>
            <w:r>
              <w:rPr>
                <w:rStyle w:val="HTMLCode"/>
              </w:rPr>
              <w:t>functions/</w:t>
            </w:r>
            <w:proofErr w:type="spellStart"/>
            <w:r>
              <w:rPr>
                <w:rStyle w:val="HTMLCode"/>
              </w:rPr>
              <w:t>package.json</w:t>
            </w:r>
            <w:proofErr w:type="spellEnd"/>
            <w:r>
              <w:rPr>
                <w:rFonts w:eastAsia="Times New Roman"/>
              </w:rPr>
              <w:t xml:space="preserve">, </w:t>
            </w:r>
            <w:proofErr w:type="spellStart"/>
            <w:r>
              <w:rPr>
                <w:rStyle w:val="HTMLCode"/>
              </w:rPr>
              <w:t>BlastyBiz</w:t>
            </w:r>
            <w:proofErr w:type="spellEnd"/>
            <w:r>
              <w:rPr>
                <w:rStyle w:val="HTMLCode"/>
              </w:rPr>
              <w:t>-Admin-Operate.html</w:t>
            </w:r>
            <w:r>
              <w:rPr>
                <w:rFonts w:eastAsia="Times New Roman"/>
              </w:rPr>
              <w:t xml:space="preserve">, </w:t>
            </w:r>
            <w:proofErr w:type="spellStart"/>
            <w:r>
              <w:rPr>
                <w:rStyle w:val="HTMLCode"/>
              </w:rPr>
              <w:t>BlastyBiz</w:t>
            </w:r>
            <w:proofErr w:type="spellEnd"/>
            <w:r>
              <w:rPr>
                <w:rStyle w:val="HTMLCode"/>
              </w:rPr>
              <w:t>-Admin-Subscriptions.html</w:t>
            </w:r>
            <w:r>
              <w:rPr>
                <w:rFonts w:eastAsia="Times New Roman"/>
              </w:rPr>
              <w:t xml:space="preserve">, </w:t>
            </w:r>
            <w:r>
              <w:rPr>
                <w:rStyle w:val="HTMLCode"/>
              </w:rPr>
              <w:t>BlastyBiz-Admin.html</w:t>
            </w:r>
            <w:r>
              <w:rPr>
                <w:rFonts w:eastAsia="Times New Roman"/>
              </w:rPr>
              <w:t xml:space="preserve">, </w:t>
            </w:r>
            <w:r>
              <w:rPr>
                <w:rStyle w:val="HTMLCode"/>
              </w:rPr>
              <w:t>BlastyBiz-Dashboard.html</w:t>
            </w:r>
            <w:r>
              <w:rPr>
                <w:rFonts w:eastAsia="Times New Roman"/>
              </w:rPr>
              <w:t xml:space="preserve">, </w:t>
            </w:r>
            <w:r>
              <w:rPr>
                <w:rStyle w:val="HTMLCode"/>
              </w:rPr>
              <w:t>BlastyBiz-Privacy.html</w:t>
            </w:r>
            <w:r>
              <w:rPr>
                <w:rFonts w:eastAsia="Times New Roman"/>
              </w:rPr>
              <w:t xml:space="preserve">, </w:t>
            </w:r>
            <w:r>
              <w:rPr>
                <w:rStyle w:val="HTMLCode"/>
              </w:rPr>
              <w:t>BlastyBiz-Terms.html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904A86" w14:textId="77777777" w:rsidR="00421C69" w:rsidRDefault="00421C69">
            <w:pPr>
              <w:spacing w:before="150" w:after="150"/>
              <w:rPr>
                <w:rFonts w:eastAsia="Times New Roman"/>
              </w:rPr>
            </w:pPr>
            <w:r>
              <w:rPr>
                <w:rStyle w:val="Strong"/>
                <w:rFonts w:eastAsia="Times New Roman"/>
              </w:rPr>
              <w:t>Replaced all Stripe code and references with Square.</w:t>
            </w:r>
            <w:r>
              <w:rPr>
                <w:rFonts w:eastAsia="Times New Roman"/>
              </w:rPr>
              <w:t xml:space="preserve"> Removed </w:t>
            </w:r>
            <w:r>
              <w:rPr>
                <w:rStyle w:val="HTMLCode"/>
              </w:rPr>
              <w:t>stripe</w:t>
            </w:r>
            <w:r>
              <w:rPr>
                <w:rFonts w:eastAsia="Times New Roman"/>
              </w:rPr>
              <w:t xml:space="preserve"> </w:t>
            </w:r>
            <w:proofErr w:type="spellStart"/>
            <w:r>
              <w:rPr>
                <w:rFonts w:eastAsia="Times New Roman"/>
              </w:rPr>
              <w:t>npm</w:t>
            </w:r>
            <w:proofErr w:type="spellEnd"/>
            <w:r>
              <w:rPr>
                <w:rFonts w:eastAsia="Times New Roman"/>
              </w:rPr>
              <w:t xml:space="preserve"> package, added </w:t>
            </w:r>
            <w:r>
              <w:rPr>
                <w:rStyle w:val="HTMLCode"/>
              </w:rPr>
              <w:t>square@^44.0.0</w:t>
            </w:r>
            <w:r>
              <w:rPr>
                <w:rFonts w:eastAsia="Times New Roman"/>
              </w:rPr>
              <w:t>. Replaced lazy-</w:t>
            </w:r>
            <w:proofErr w:type="spellStart"/>
            <w:r>
              <w:rPr>
                <w:rFonts w:eastAsia="Times New Roman"/>
              </w:rPr>
              <w:t>init</w:t>
            </w:r>
            <w:proofErr w:type="spellEnd"/>
            <w:r>
              <w:rPr>
                <w:rFonts w:eastAsia="Times New Roman"/>
              </w:rPr>
              <w:t xml:space="preserve"> </w:t>
            </w:r>
            <w:proofErr w:type="spellStart"/>
            <w:r>
              <w:rPr>
                <w:rStyle w:val="HTMLCode"/>
              </w:rPr>
              <w:t>getStripe</w:t>
            </w:r>
            <w:proofErr w:type="spellEnd"/>
            <w:r>
              <w:rPr>
                <w:rStyle w:val="HTMLCode"/>
              </w:rPr>
              <w:t>()</w:t>
            </w:r>
            <w:r>
              <w:rPr>
                <w:rFonts w:eastAsia="Times New Roman"/>
              </w:rPr>
              <w:t xml:space="preserve"> with </w:t>
            </w:r>
            <w:proofErr w:type="spellStart"/>
            <w:r>
              <w:rPr>
                <w:rStyle w:val="HTMLCode"/>
              </w:rPr>
              <w:t>getSquare</w:t>
            </w:r>
            <w:proofErr w:type="spellEnd"/>
            <w:r>
              <w:rPr>
                <w:rStyle w:val="HTMLCode"/>
              </w:rPr>
              <w:t>()</w:t>
            </w:r>
            <w:r>
              <w:rPr>
                <w:rFonts w:eastAsia="Times New Roman"/>
              </w:rPr>
              <w:t xml:space="preserve"> (Square SDK </w:t>
            </w:r>
            <w:r>
              <w:rPr>
                <w:rStyle w:val="HTMLCode"/>
              </w:rPr>
              <w:t>Client</w:t>
            </w:r>
            <w:r>
              <w:rPr>
                <w:rFonts w:eastAsia="Times New Roman"/>
              </w:rPr>
              <w:t xml:space="preserve">). Replaced </w:t>
            </w:r>
            <w:proofErr w:type="spellStart"/>
            <w:r>
              <w:rPr>
                <w:rStyle w:val="HTMLCode"/>
              </w:rPr>
              <w:t>createCheckoutSession</w:t>
            </w:r>
            <w:proofErr w:type="spellEnd"/>
            <w:r>
              <w:rPr>
                <w:rFonts w:eastAsia="Times New Roman"/>
              </w:rPr>
              <w:t xml:space="preserve"> (Stripe Checkout → Square Payment Link with </w:t>
            </w:r>
            <w:proofErr w:type="spellStart"/>
            <w:r>
              <w:rPr>
                <w:rStyle w:val="HTMLCode"/>
              </w:rPr>
              <w:t>referenceId</w:t>
            </w:r>
            <w:proofErr w:type="spellEnd"/>
            <w:r>
              <w:rPr>
                <w:rStyle w:val="HTMLCode"/>
              </w:rPr>
              <w:t xml:space="preserve">: </w:t>
            </w:r>
            <w:proofErr w:type="spellStart"/>
            <w:r>
              <w:rPr>
                <w:rStyle w:val="HTMLCode"/>
              </w:rPr>
              <w:t>uid</w:t>
            </w:r>
            <w:proofErr w:type="spellEnd"/>
            <w:r>
              <w:rPr>
                <w:rFonts w:eastAsia="Times New Roman"/>
              </w:rPr>
              <w:t xml:space="preserve">). Replaced </w:t>
            </w:r>
            <w:proofErr w:type="spellStart"/>
            <w:r>
              <w:rPr>
                <w:rStyle w:val="HTMLCode"/>
              </w:rPr>
              <w:t>createPortalSession</w:t>
            </w:r>
            <w:proofErr w:type="spellEnd"/>
            <w:r>
              <w:rPr>
                <w:rFonts w:eastAsia="Times New Roman"/>
              </w:rPr>
              <w:t xml:space="preserve"> (Stripe portal → returns mailto link). Renamed </w:t>
            </w:r>
            <w:proofErr w:type="spellStart"/>
            <w:r>
              <w:rPr>
                <w:rStyle w:val="HTMLCode"/>
              </w:rPr>
              <w:t>stripeWebhook</w:t>
            </w:r>
            <w:proofErr w:type="spellEnd"/>
            <w:r>
              <w:rPr>
                <w:rFonts w:eastAsia="Times New Roman"/>
              </w:rPr>
              <w:t xml:space="preserve"> → </w:t>
            </w:r>
            <w:proofErr w:type="spellStart"/>
            <w:r>
              <w:rPr>
                <w:rStyle w:val="HTMLCode"/>
              </w:rPr>
              <w:t>squareWebhook</w:t>
            </w:r>
            <w:proofErr w:type="spellEnd"/>
            <w:r>
              <w:rPr>
                <w:rFonts w:eastAsia="Times New Roman"/>
              </w:rPr>
              <w:t xml:space="preserve"> with HMAC-SHA256 verification; handles </w:t>
            </w:r>
            <w:proofErr w:type="spellStart"/>
            <w:r>
              <w:rPr>
                <w:rStyle w:val="HTMLCode"/>
              </w:rPr>
              <w:t>payment.completed</w:t>
            </w:r>
            <w:proofErr w:type="spellEnd"/>
            <w:r>
              <w:rPr>
                <w:rFonts w:eastAsia="Times New Roman"/>
              </w:rPr>
              <w:t xml:space="preserve"> and </w:t>
            </w:r>
            <w:proofErr w:type="spellStart"/>
            <w:r>
              <w:rPr>
                <w:rStyle w:val="HTMLCode"/>
              </w:rPr>
              <w:t>subscription.canceled</w:t>
            </w:r>
            <w:proofErr w:type="spellEnd"/>
            <w:r>
              <w:rPr>
                <w:rFonts w:eastAsia="Times New Roman"/>
              </w:rPr>
              <w:t xml:space="preserve">. Updated </w:t>
            </w:r>
            <w:proofErr w:type="spellStart"/>
            <w:r>
              <w:rPr>
                <w:rStyle w:val="HTMLCode"/>
              </w:rPr>
              <w:t>deleteAccount</w:t>
            </w:r>
            <w:proofErr w:type="spellEnd"/>
            <w:r>
              <w:rPr>
                <w:rFonts w:eastAsia="Times New Roman"/>
              </w:rPr>
              <w:t xml:space="preserve"> to cancel Square subscription. Updated </w:t>
            </w:r>
            <w:proofErr w:type="spellStart"/>
            <w:r>
              <w:rPr>
                <w:rStyle w:val="HTMLCode"/>
              </w:rPr>
              <w:t>setOperatorSecret</w:t>
            </w:r>
            <w:proofErr w:type="spellEnd"/>
            <w:r>
              <w:rPr>
                <w:rFonts w:eastAsia="Times New Roman"/>
              </w:rPr>
              <w:t xml:space="preserve"> ALLOWED list. Admin-Operate setup guide rewritten for Square. All user-facing copy updated across Dashboard, Privacy, Terms, Admin, Subscriptions. </w:t>
            </w:r>
            <w:proofErr w:type="spellStart"/>
            <w:r>
              <w:rPr>
                <w:rFonts w:eastAsia="Times New Roman"/>
              </w:rPr>
              <w:t>Firestore</w:t>
            </w:r>
            <w:proofErr w:type="spellEnd"/>
            <w:r>
              <w:rPr>
                <w:rFonts w:eastAsia="Times New Roman"/>
              </w:rPr>
              <w:t xml:space="preserve"> </w:t>
            </w:r>
            <w:r>
              <w:rPr>
                <w:rStyle w:val="HTMLCode"/>
              </w:rPr>
              <w:t>subscriptions</w:t>
            </w:r>
            <w:r>
              <w:rPr>
                <w:rFonts w:eastAsia="Times New Roman"/>
              </w:rPr>
              <w:t xml:space="preserve"> doc fields renamed: </w:t>
            </w:r>
            <w:proofErr w:type="spellStart"/>
            <w:r>
              <w:rPr>
                <w:rStyle w:val="HTMLCode"/>
              </w:rPr>
              <w:t>squareCustomerId</w:t>
            </w:r>
            <w:proofErr w:type="spellEnd"/>
            <w:r>
              <w:rPr>
                <w:rFonts w:eastAsia="Times New Roman"/>
              </w:rPr>
              <w:t xml:space="preserve">, </w:t>
            </w:r>
            <w:proofErr w:type="spellStart"/>
            <w:r>
              <w:rPr>
                <w:rStyle w:val="HTMLCode"/>
              </w:rPr>
              <w:t>squarePaymentId</w:t>
            </w:r>
            <w:proofErr w:type="spellEnd"/>
            <w:r>
              <w:rPr>
                <w:rFonts w:eastAsia="Times New Roman"/>
              </w:rPr>
              <w:t>.</w:t>
            </w:r>
          </w:p>
        </w:tc>
      </w:tr>
      <w:tr w:rsidR="00421C69" w14:paraId="256D38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BFFBE7" w14:textId="77777777" w:rsidR="00421C69" w:rsidRDefault="00421C69">
            <w:pPr>
              <w:spacing w:before="150" w:after="150"/>
              <w:rPr>
                <w:rFonts w:eastAsia="Times New Roman"/>
              </w:rPr>
            </w:pPr>
            <w:r>
              <w:rPr>
                <w:rFonts w:eastAsia="Times New Roman"/>
              </w:rPr>
              <w:lastRenderedPageBreak/>
              <w:t>Jun 18,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2FA87A"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5F4F2D" w14:textId="77777777" w:rsidR="00421C69" w:rsidRDefault="00421C69">
            <w:pPr>
              <w:spacing w:before="150" w:after="150"/>
              <w:rPr>
                <w:rFonts w:eastAsia="Times New Roman"/>
              </w:rPr>
            </w:pPr>
            <w:r>
              <w:rPr>
                <w:rStyle w:val="Strong"/>
                <w:rFonts w:eastAsia="Times New Roman"/>
              </w:rPr>
              <w:t>B1–B5: Backend security + automation hardening.</w:t>
            </w:r>
            <w:r>
              <w:rPr>
                <w:rFonts w:eastAsia="Times New Roman"/>
              </w:rPr>
              <w:t xml:space="preserve"> Added </w:t>
            </w:r>
            <w:proofErr w:type="spellStart"/>
            <w:r>
              <w:rPr>
                <w:rStyle w:val="HTMLCode"/>
              </w:rPr>
              <w:t>verifyBearer</w:t>
            </w:r>
            <w:proofErr w:type="spellEnd"/>
            <w:r>
              <w:rPr>
                <w:rStyle w:val="HTMLCode"/>
              </w:rPr>
              <w:t>()</w:t>
            </w:r>
            <w:r>
              <w:rPr>
                <w:rFonts w:eastAsia="Times New Roman"/>
              </w:rPr>
              <w:t xml:space="preserve"> (verifies Firebase ID token from Authorization header) and </w:t>
            </w:r>
            <w:proofErr w:type="spellStart"/>
            <w:r>
              <w:rPr>
                <w:rStyle w:val="HTMLCode"/>
              </w:rPr>
              <w:t>requireAdmin</w:t>
            </w:r>
            <w:proofErr w:type="spellEnd"/>
            <w:r>
              <w:rPr>
                <w:rStyle w:val="HTMLCode"/>
              </w:rPr>
              <w:t>()</w:t>
            </w:r>
            <w:r>
              <w:rPr>
                <w:rFonts w:eastAsia="Times New Roman"/>
              </w:rPr>
              <w:t xml:space="preserve"> (checks </w:t>
            </w:r>
            <w:r>
              <w:rPr>
                <w:rStyle w:val="HTMLCode"/>
              </w:rPr>
              <w:t>perceys@gmail.com</w:t>
            </w:r>
            <w:r>
              <w:rPr>
                <w:rFonts w:eastAsia="Times New Roman"/>
              </w:rPr>
              <w:t xml:space="preserve">) helpers. Applied </w:t>
            </w:r>
            <w:proofErr w:type="spellStart"/>
            <w:r>
              <w:rPr>
                <w:rStyle w:val="HTMLCode"/>
              </w:rPr>
              <w:t>verifyBearer</w:t>
            </w:r>
            <w:proofErr w:type="spellEnd"/>
            <w:r>
              <w:rPr>
                <w:rStyle w:val="HTMLCode"/>
              </w:rPr>
              <w:t>()</w:t>
            </w:r>
            <w:r>
              <w:rPr>
                <w:rFonts w:eastAsia="Times New Roman"/>
              </w:rPr>
              <w:t xml:space="preserve"> to 6 functions: </w:t>
            </w:r>
            <w:proofErr w:type="spellStart"/>
            <w:r>
              <w:rPr>
                <w:rStyle w:val="HTMLCode"/>
              </w:rPr>
              <w:t>adaptListing</w:t>
            </w:r>
            <w:proofErr w:type="spellEnd"/>
            <w:r>
              <w:rPr>
                <w:rFonts w:eastAsia="Times New Roman"/>
              </w:rPr>
              <w:t xml:space="preserve">, </w:t>
            </w:r>
            <w:proofErr w:type="spellStart"/>
            <w:r>
              <w:rPr>
                <w:rStyle w:val="HTMLCode"/>
              </w:rPr>
              <w:t>resolveCategories</w:t>
            </w:r>
            <w:proofErr w:type="spellEnd"/>
            <w:r>
              <w:rPr>
                <w:rFonts w:eastAsia="Times New Roman"/>
              </w:rPr>
              <w:t xml:space="preserve">, </w:t>
            </w:r>
            <w:proofErr w:type="spellStart"/>
            <w:r>
              <w:rPr>
                <w:rStyle w:val="HTMLCode"/>
              </w:rPr>
              <w:t>approveDraft</w:t>
            </w:r>
            <w:proofErr w:type="spellEnd"/>
            <w:r>
              <w:rPr>
                <w:rFonts w:eastAsia="Times New Roman"/>
              </w:rPr>
              <w:t xml:space="preserve">, </w:t>
            </w:r>
            <w:proofErr w:type="spellStart"/>
            <w:r>
              <w:rPr>
                <w:rStyle w:val="HTMLCode"/>
              </w:rPr>
              <w:t>uploadImage</w:t>
            </w:r>
            <w:proofErr w:type="spellEnd"/>
            <w:r>
              <w:rPr>
                <w:rFonts w:eastAsia="Times New Roman"/>
              </w:rPr>
              <w:t xml:space="preserve">, </w:t>
            </w:r>
            <w:proofErr w:type="spellStart"/>
            <w:r>
              <w:rPr>
                <w:rStyle w:val="HTMLCode"/>
              </w:rPr>
              <w:t>createCheckoutSession</w:t>
            </w:r>
            <w:proofErr w:type="spellEnd"/>
            <w:r>
              <w:rPr>
                <w:rFonts w:eastAsia="Times New Roman"/>
              </w:rPr>
              <w:t xml:space="preserve">, </w:t>
            </w:r>
            <w:proofErr w:type="spellStart"/>
            <w:r>
              <w:rPr>
                <w:rStyle w:val="HTMLCode"/>
              </w:rPr>
              <w:t>createPortalSession</w:t>
            </w:r>
            <w:proofErr w:type="spellEnd"/>
            <w:r>
              <w:rPr>
                <w:rFonts w:eastAsia="Times New Roman"/>
              </w:rPr>
              <w:t xml:space="preserve">. Added </w:t>
            </w:r>
            <w:r>
              <w:rPr>
                <w:rStyle w:val="HTMLCode"/>
              </w:rPr>
              <w:t>AI_LIMITS = { starter: 10, pro: 100, agency: 500 }</w:t>
            </w:r>
            <w:r>
              <w:rPr>
                <w:rFonts w:eastAsia="Times New Roman"/>
              </w:rPr>
              <w:t xml:space="preserve"> constant and per-user lifetime counter (</w:t>
            </w:r>
            <w:proofErr w:type="spellStart"/>
            <w:r>
              <w:rPr>
                <w:rStyle w:val="HTMLCode"/>
              </w:rPr>
              <w:t>aiActionsUsed</w:t>
            </w:r>
            <w:proofErr w:type="spellEnd"/>
            <w:r>
              <w:rPr>
                <w:rFonts w:eastAsia="Times New Roman"/>
              </w:rPr>
              <w:t xml:space="preserve">) tracked in </w:t>
            </w:r>
            <w:proofErr w:type="spellStart"/>
            <w:r>
              <w:rPr>
                <w:rFonts w:eastAsia="Times New Roman"/>
              </w:rPr>
              <w:t>Firestore</w:t>
            </w:r>
            <w:proofErr w:type="spellEnd"/>
            <w:r>
              <w:rPr>
                <w:rFonts w:eastAsia="Times New Roman"/>
              </w:rPr>
              <w:t xml:space="preserve"> in </w:t>
            </w:r>
            <w:proofErr w:type="spellStart"/>
            <w:r>
              <w:rPr>
                <w:rStyle w:val="HTMLCode"/>
              </w:rPr>
              <w:t>adaptListing</w:t>
            </w:r>
            <w:proofErr w:type="spellEnd"/>
            <w:r>
              <w:rPr>
                <w:rFonts w:eastAsia="Times New Roman"/>
              </w:rPr>
              <w:t xml:space="preserve"> and </w:t>
            </w:r>
            <w:proofErr w:type="spellStart"/>
            <w:r>
              <w:rPr>
                <w:rStyle w:val="HTMLCode"/>
              </w:rPr>
              <w:t>resolveCategories</w:t>
            </w:r>
            <w:proofErr w:type="spellEnd"/>
            <w:r>
              <w:rPr>
                <w:rFonts w:eastAsia="Times New Roman"/>
              </w:rPr>
              <w:t xml:space="preserve">. Added </w:t>
            </w:r>
            <w:proofErr w:type="spellStart"/>
            <w:r>
              <w:rPr>
                <w:rStyle w:val="HTMLCode"/>
              </w:rPr>
              <w:t>onJobCreated</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trigger (reads job doc, </w:t>
            </w:r>
            <w:proofErr w:type="spellStart"/>
            <w:r>
              <w:rPr>
                <w:rFonts w:eastAsia="Times New Roman"/>
              </w:rPr>
              <w:t>idempotency</w:t>
            </w:r>
            <w:proofErr w:type="spellEnd"/>
            <w:r>
              <w:rPr>
                <w:rFonts w:eastAsia="Times New Roman"/>
              </w:rPr>
              <w:t xml:space="preserve"> guard sets status to 'processing', looks up </w:t>
            </w:r>
            <w:proofErr w:type="spellStart"/>
            <w:r>
              <w:rPr>
                <w:rStyle w:val="HTMLCode"/>
              </w:rPr>
              <w:t>platformConnections</w:t>
            </w:r>
            <w:proofErr w:type="spellEnd"/>
            <w:r>
              <w:rPr>
                <w:rFonts w:eastAsia="Times New Roman"/>
              </w:rPr>
              <w:t xml:space="preserve">, dispatches to Google/Facebook/Instagram helpers, marks success/failed). Added 8 admin endpoints: </w:t>
            </w:r>
            <w:proofErr w:type="spellStart"/>
            <w:r>
              <w:rPr>
                <w:rStyle w:val="HTMLCode"/>
              </w:rPr>
              <w:t>adminListPublishJobs</w:t>
            </w:r>
            <w:proofErr w:type="spellEnd"/>
            <w:r>
              <w:rPr>
                <w:rFonts w:eastAsia="Times New Roman"/>
              </w:rPr>
              <w:t xml:space="preserve">, </w:t>
            </w:r>
            <w:proofErr w:type="spellStart"/>
            <w:r>
              <w:rPr>
                <w:rStyle w:val="HTMLCode"/>
              </w:rPr>
              <w:t>adminListFailedJobs</w:t>
            </w:r>
            <w:proofErr w:type="spellEnd"/>
            <w:r>
              <w:rPr>
                <w:rFonts w:eastAsia="Times New Roman"/>
              </w:rPr>
              <w:t xml:space="preserve">, </w:t>
            </w:r>
            <w:proofErr w:type="spellStart"/>
            <w:r>
              <w:rPr>
                <w:rStyle w:val="HTMLCode"/>
              </w:rPr>
              <w:t>adminRetryJob</w:t>
            </w:r>
            <w:proofErr w:type="spellEnd"/>
            <w:r>
              <w:rPr>
                <w:rFonts w:eastAsia="Times New Roman"/>
              </w:rPr>
              <w:t xml:space="preserve">, </w:t>
            </w:r>
            <w:proofErr w:type="spellStart"/>
            <w:r>
              <w:rPr>
                <w:rStyle w:val="HTMLCode"/>
              </w:rPr>
              <w:t>adminMarkManualFollowup</w:t>
            </w:r>
            <w:proofErr w:type="spellEnd"/>
            <w:r>
              <w:rPr>
                <w:rFonts w:eastAsia="Times New Roman"/>
              </w:rPr>
              <w:t xml:space="preserve">, </w:t>
            </w:r>
            <w:proofErr w:type="spellStart"/>
            <w:r>
              <w:rPr>
                <w:rStyle w:val="HTMLCode"/>
              </w:rPr>
              <w:t>adminListBusinesses</w:t>
            </w:r>
            <w:proofErr w:type="spellEnd"/>
            <w:r>
              <w:rPr>
                <w:rFonts w:eastAsia="Times New Roman"/>
              </w:rPr>
              <w:t xml:space="preserve">, </w:t>
            </w:r>
            <w:proofErr w:type="spellStart"/>
            <w:r>
              <w:rPr>
                <w:rStyle w:val="HTMLCode"/>
              </w:rPr>
              <w:t>adminListPlatformConnections</w:t>
            </w:r>
            <w:proofErr w:type="spellEnd"/>
            <w:r>
              <w:rPr>
                <w:rFonts w:eastAsia="Times New Roman"/>
              </w:rPr>
              <w:t xml:space="preserve">, </w:t>
            </w:r>
            <w:proofErr w:type="spellStart"/>
            <w:r>
              <w:rPr>
                <w:rStyle w:val="HTMLCode"/>
              </w:rPr>
              <w:t>adminListActivityLogs</w:t>
            </w:r>
            <w:proofErr w:type="spellEnd"/>
            <w:r>
              <w:rPr>
                <w:rFonts w:eastAsia="Times New Roman"/>
              </w:rPr>
              <w:t xml:space="preserve">, </w:t>
            </w:r>
            <w:proofErr w:type="spellStart"/>
            <w:r>
              <w:rPr>
                <w:rStyle w:val="HTMLCode"/>
              </w:rPr>
              <w:t>adminSubscriptionSummary</w:t>
            </w:r>
            <w:proofErr w:type="spellEnd"/>
            <w:r>
              <w:rPr>
                <w:rFonts w:eastAsia="Times New Roman"/>
              </w:rPr>
              <w:t xml:space="preserve"> — all behind </w:t>
            </w:r>
            <w:proofErr w:type="spellStart"/>
            <w:r>
              <w:rPr>
                <w:rStyle w:val="HTMLCode"/>
              </w:rPr>
              <w:t>requireAdmin</w:t>
            </w:r>
            <w:proofErr w:type="spellEnd"/>
            <w:r>
              <w:rPr>
                <w:rStyle w:val="HTMLCode"/>
              </w:rPr>
              <w:t>()</w:t>
            </w:r>
            <w:r>
              <w:rPr>
                <w:rFonts w:eastAsia="Times New Roman"/>
              </w:rPr>
              <w:t xml:space="preserve">. Added </w:t>
            </w:r>
            <w:proofErr w:type="spellStart"/>
            <w:r>
              <w:rPr>
                <w:rStyle w:val="HTMLCode"/>
              </w:rPr>
              <w:t>platformId</w:t>
            </w:r>
            <w:proofErr w:type="spellEnd"/>
            <w:r>
              <w:rPr>
                <w:rFonts w:eastAsia="Times New Roman"/>
              </w:rPr>
              <w:t xml:space="preserve"> field to both OAuth callbacks.</w:t>
            </w:r>
          </w:p>
        </w:tc>
      </w:tr>
      <w:tr w:rsidR="00421C69" w14:paraId="409F34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24420D" w14:textId="77777777" w:rsidR="00421C69" w:rsidRDefault="00421C69">
            <w:pPr>
              <w:spacing w:before="150" w:after="150"/>
              <w:rPr>
                <w:rFonts w:eastAsia="Times New Roman"/>
              </w:rPr>
            </w:pPr>
            <w:r>
              <w:rPr>
                <w:rFonts w:eastAsia="Times New Roman"/>
              </w:rPr>
              <w:t>Jun 18,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06DA92" w14:textId="77777777" w:rsidR="00421C69" w:rsidRDefault="00421C69">
            <w:pPr>
              <w:spacing w:before="150" w:after="150"/>
              <w:rPr>
                <w:rFonts w:eastAsia="Times New Roman"/>
              </w:rPr>
            </w:pPr>
            <w:r>
              <w:rPr>
                <w:rStyle w:val="HTMLCode"/>
              </w:rPr>
              <w:t>functions/</w:t>
            </w:r>
            <w:proofErr w:type="spellStart"/>
            <w:r>
              <w:rPr>
                <w:rStyle w:val="HTMLCode"/>
              </w:rPr>
              <w:t>package.json</w:t>
            </w:r>
            <w:proofErr w:type="spellEnd"/>
            <w:r>
              <w:rPr>
                <w:rFonts w:eastAsia="Times New Roman"/>
              </w:rPr>
              <w:t xml:space="preserve">, </w:t>
            </w:r>
            <w:r>
              <w:rPr>
                <w:rStyle w:val="HTMLCode"/>
              </w:rPr>
              <w:t>functions/</w:t>
            </w:r>
            <w:proofErr w:type="spellStart"/>
            <w:r>
              <w:rPr>
                <w:rStyle w:val="HTMLCode"/>
              </w:rPr>
              <w:t>index.js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FBD173" w14:textId="77777777" w:rsidR="00421C69" w:rsidRDefault="00421C69">
            <w:pPr>
              <w:spacing w:before="150" w:after="150"/>
              <w:rPr>
                <w:rFonts w:eastAsia="Times New Roman"/>
              </w:rPr>
            </w:pPr>
            <w:r>
              <w:rPr>
                <w:rStyle w:val="Strong"/>
                <w:rFonts w:eastAsia="Times New Roman"/>
              </w:rPr>
              <w:t xml:space="preserve">Deploy fix: </w:t>
            </w:r>
            <w:proofErr w:type="spellStart"/>
            <w:r>
              <w:rPr>
                <w:rStyle w:val="Strong"/>
                <w:rFonts w:eastAsia="Times New Roman"/>
              </w:rPr>
              <w:t>squareup→square</w:t>
            </w:r>
            <w:proofErr w:type="spellEnd"/>
            <w:r>
              <w:rPr>
                <w:rStyle w:val="Strong"/>
                <w:rFonts w:eastAsia="Times New Roman"/>
              </w:rPr>
              <w:t xml:space="preserve"> + secrets declarations removed.</w:t>
            </w:r>
            <w:r>
              <w:rPr>
                <w:rFonts w:eastAsia="Times New Roman"/>
              </w:rPr>
              <w:t xml:space="preserve"> </w:t>
            </w:r>
            <w:proofErr w:type="spellStart"/>
            <w:r>
              <w:rPr>
                <w:rStyle w:val="HTMLCode"/>
              </w:rPr>
              <w:t>squareup</w:t>
            </w:r>
            <w:proofErr w:type="spellEnd"/>
            <w:r>
              <w:rPr>
                <w:rStyle w:val="HTMLCode"/>
              </w:rPr>
              <w:t>@^43.0.0</w:t>
            </w:r>
            <w:r>
              <w:rPr>
                <w:rFonts w:eastAsia="Times New Roman"/>
              </w:rPr>
              <w:t xml:space="preserve"> does not exist on </w:t>
            </w:r>
            <w:proofErr w:type="spellStart"/>
            <w:r>
              <w:rPr>
                <w:rFonts w:eastAsia="Times New Roman"/>
              </w:rPr>
              <w:t>npm</w:t>
            </w:r>
            <w:proofErr w:type="spellEnd"/>
            <w:r>
              <w:rPr>
                <w:rFonts w:eastAsia="Times New Roman"/>
              </w:rPr>
              <w:t xml:space="preserve"> (only v1.0.0 stub); real Square SDK is </w:t>
            </w:r>
            <w:r>
              <w:rPr>
                <w:rStyle w:val="HTMLCode"/>
              </w:rPr>
              <w:t>square@^44.0.0</w:t>
            </w:r>
            <w:r>
              <w:rPr>
                <w:rFonts w:eastAsia="Times New Roman"/>
              </w:rPr>
              <w:t xml:space="preserve">. Fixed package name and </w:t>
            </w:r>
            <w:r>
              <w:rPr>
                <w:rStyle w:val="HTMLCode"/>
              </w:rPr>
              <w:t>require('</w:t>
            </w:r>
            <w:proofErr w:type="spellStart"/>
            <w:r>
              <w:rPr>
                <w:rStyle w:val="HTMLCode"/>
              </w:rPr>
              <w:t>squareup</w:t>
            </w:r>
            <w:proofErr w:type="spellEnd"/>
            <w:r>
              <w:rPr>
                <w:rStyle w:val="HTMLCode"/>
              </w:rPr>
              <w:t>')</w:t>
            </w:r>
            <w:r>
              <w:rPr>
                <w:rFonts w:eastAsia="Times New Roman"/>
              </w:rPr>
              <w:t xml:space="preserve"> → </w:t>
            </w:r>
            <w:r>
              <w:rPr>
                <w:rStyle w:val="HTMLCode"/>
              </w:rPr>
              <w:t>require('square')</w:t>
            </w:r>
            <w:r>
              <w:rPr>
                <w:rFonts w:eastAsia="Times New Roman"/>
              </w:rPr>
              <w:t xml:space="preserve">. Regenerated </w:t>
            </w:r>
            <w:r>
              <w:rPr>
                <w:rStyle w:val="HTMLCode"/>
              </w:rPr>
              <w:t>package-</w:t>
            </w:r>
            <w:proofErr w:type="spellStart"/>
            <w:r>
              <w:rPr>
                <w:rStyle w:val="HTMLCode"/>
              </w:rPr>
              <w:t>lock.json</w:t>
            </w:r>
            <w:proofErr w:type="spellEnd"/>
            <w:r>
              <w:rPr>
                <w:rFonts w:eastAsia="Times New Roman"/>
              </w:rPr>
              <w:t xml:space="preserve"> with </w:t>
            </w:r>
            <w:proofErr w:type="spellStart"/>
            <w:r>
              <w:rPr>
                <w:rStyle w:val="HTMLCode"/>
              </w:rPr>
              <w:t>npm</w:t>
            </w:r>
            <w:proofErr w:type="spellEnd"/>
            <w:r>
              <w:rPr>
                <w:rStyle w:val="HTMLCode"/>
              </w:rPr>
              <w:t xml:space="preserve"> install --package-lock-only</w:t>
            </w:r>
            <w:r>
              <w:rPr>
                <w:rFonts w:eastAsia="Times New Roman"/>
              </w:rPr>
              <w:t xml:space="preserve">. Also removed </w:t>
            </w:r>
            <w:r>
              <w:rPr>
                <w:rStyle w:val="HTMLCode"/>
              </w:rPr>
              <w:t xml:space="preserve">secrets: </w:t>
            </w:r>
            <w:r>
              <w:rPr>
                <w:rStyle w:val="HTMLCode"/>
              </w:rPr>
              <w:lastRenderedPageBreak/>
              <w:t>[...]</w:t>
            </w:r>
            <w:r>
              <w:rPr>
                <w:rFonts w:eastAsia="Times New Roman"/>
              </w:rPr>
              <w:t xml:space="preserve"> arrays from </w:t>
            </w:r>
            <w:proofErr w:type="spellStart"/>
            <w:r>
              <w:rPr>
                <w:rStyle w:val="HTMLCode"/>
              </w:rPr>
              <w:t>createCheckoutSession</w:t>
            </w:r>
            <w:proofErr w:type="spellEnd"/>
            <w:r>
              <w:rPr>
                <w:rFonts w:eastAsia="Times New Roman"/>
              </w:rPr>
              <w:t xml:space="preserve">, </w:t>
            </w:r>
            <w:proofErr w:type="spellStart"/>
            <w:r>
              <w:rPr>
                <w:rStyle w:val="HTMLCode"/>
              </w:rPr>
              <w:t>squareWebhook</w:t>
            </w:r>
            <w:proofErr w:type="spellEnd"/>
            <w:r>
              <w:rPr>
                <w:rFonts w:eastAsia="Times New Roman"/>
              </w:rPr>
              <w:t xml:space="preserve">, </w:t>
            </w:r>
            <w:proofErr w:type="spellStart"/>
            <w:r>
              <w:rPr>
                <w:rStyle w:val="HTMLCode"/>
              </w:rPr>
              <w:t>deleteAccount</w:t>
            </w:r>
            <w:proofErr w:type="spellEnd"/>
            <w:r>
              <w:rPr>
                <w:rFonts w:eastAsia="Times New Roman"/>
              </w:rPr>
              <w:t xml:space="preserve"> — Square secrets live in </w:t>
            </w:r>
            <w:proofErr w:type="spellStart"/>
            <w:r>
              <w:rPr>
                <w:rFonts w:eastAsia="Times New Roman"/>
              </w:rPr>
              <w:t>process.env</w:t>
            </w:r>
            <w:proofErr w:type="spellEnd"/>
            <w:r>
              <w:rPr>
                <w:rFonts w:eastAsia="Times New Roman"/>
              </w:rPr>
              <w:t xml:space="preserve">, not Firebase Secret Manager, so the binding declarations caused 404 deploy failures. Deployed in targeted batches due to </w:t>
            </w:r>
            <w:proofErr w:type="spellStart"/>
            <w:r>
              <w:rPr>
                <w:rFonts w:eastAsia="Times New Roman"/>
              </w:rPr>
              <w:t>Replit</w:t>
            </w:r>
            <w:proofErr w:type="spellEnd"/>
            <w:r>
              <w:rPr>
                <w:rFonts w:eastAsia="Times New Roman"/>
              </w:rPr>
              <w:t xml:space="preserve"> 120s bash timeout vs Cloud Build 3–5min deploy time. All functions now live.</w:t>
            </w:r>
          </w:p>
        </w:tc>
      </w:tr>
      <w:tr w:rsidR="00421C69" w14:paraId="2145D5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B7428D" w14:textId="77777777" w:rsidR="00421C69" w:rsidRDefault="00421C69">
            <w:pPr>
              <w:spacing w:before="150" w:after="150"/>
              <w:rPr>
                <w:rFonts w:eastAsia="Times New Roman"/>
              </w:rPr>
            </w:pPr>
            <w:r>
              <w:rPr>
                <w:rFonts w:eastAsia="Times New Roman"/>
              </w:rPr>
              <w:lastRenderedPageBreak/>
              <w:t>Jun 18,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80F9C9" w14:textId="77777777" w:rsidR="00421C69" w:rsidRDefault="00421C69">
            <w:pPr>
              <w:spacing w:before="150" w:after="150"/>
              <w:rPr>
                <w:rFonts w:eastAsia="Times New Roman"/>
              </w:rPr>
            </w:pPr>
            <w:proofErr w:type="spellStart"/>
            <w:r>
              <w:rPr>
                <w:rStyle w:val="HTMLCode"/>
              </w:rPr>
              <w:t>BlastyBiz</w:t>
            </w:r>
            <w:proofErr w:type="spellEnd"/>
            <w:r>
              <w:rPr>
                <w:rStyle w:val="HTMLCode"/>
              </w:rPr>
              <w:t>-Publishing-Status.html</w:t>
            </w:r>
            <w:r>
              <w:rPr>
                <w:rFonts w:eastAsia="Times New Roman"/>
              </w:rPr>
              <w:t xml:space="preserve">, </w:t>
            </w:r>
            <w:r>
              <w:rPr>
                <w:rStyle w:val="HTMLCode"/>
              </w:rPr>
              <w:t>BlastyBiz-Dashboard.html</w:t>
            </w:r>
            <w:r>
              <w:rPr>
                <w:rFonts w:eastAsia="Times New Roman"/>
              </w:rPr>
              <w:t xml:space="preserve">, </w:t>
            </w:r>
            <w:proofErr w:type="spellStart"/>
            <w:r>
              <w:rPr>
                <w:rStyle w:val="HTMLCode"/>
              </w:rPr>
              <w:t>BlastyBiz</w:t>
            </w:r>
            <w:proofErr w:type="spellEnd"/>
            <w:r>
              <w:rPr>
                <w:rStyle w:val="HTMLCode"/>
              </w:rPr>
              <w:t>-Listing-Preview.html</w:t>
            </w:r>
            <w:r>
              <w:rPr>
                <w:rFonts w:eastAsia="Times New Roman"/>
              </w:rPr>
              <w:t xml:space="preserve">, </w:t>
            </w:r>
            <w:r>
              <w:rPr>
                <w:rStyle w:val="HTMLCode"/>
              </w:rPr>
              <w:t>BlastyBiz.html</w:t>
            </w:r>
            <w:r>
              <w:rPr>
                <w:rFonts w:eastAsia="Times New Roman"/>
              </w:rPr>
              <w:t xml:space="preserve">, </w:t>
            </w:r>
            <w:proofErr w:type="spellStart"/>
            <w:r>
              <w:rPr>
                <w:rStyle w:val="HTMLCode"/>
              </w:rPr>
              <w:t>BlastyBiz</w:t>
            </w:r>
            <w:proofErr w:type="spellEnd"/>
            <w:r>
              <w:rPr>
                <w:rStyle w:val="HTMLCode"/>
              </w:rPr>
              <w:t>-Admin-Failed-Jobs.html</w:t>
            </w:r>
            <w:r>
              <w:rPr>
                <w:rFonts w:eastAsia="Times New Roman"/>
              </w:rPr>
              <w:t xml:space="preserve">, </w:t>
            </w:r>
            <w:proofErr w:type="spellStart"/>
            <w:r>
              <w:rPr>
                <w:rStyle w:val="HTMLCode"/>
              </w:rPr>
              <w:t>BlastyBiz</w:t>
            </w:r>
            <w:proofErr w:type="spellEnd"/>
            <w:r>
              <w:rPr>
                <w:rStyle w:val="HTMLCode"/>
              </w:rPr>
              <w:t>-Admin-Subscriptions.html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FB5057" w14:textId="77777777" w:rsidR="00421C69" w:rsidRDefault="00421C69">
            <w:pPr>
              <w:spacing w:before="150" w:after="150"/>
              <w:rPr>
                <w:rFonts w:eastAsia="Times New Roman"/>
              </w:rPr>
            </w:pPr>
            <w:r>
              <w:rPr>
                <w:rStyle w:val="Strong"/>
                <w:rFonts w:eastAsia="Times New Roman"/>
              </w:rPr>
              <w:t>H1–H6: Remove mock data + wire admin actions.</w:t>
            </w:r>
            <w:r>
              <w:rPr>
                <w:rFonts w:eastAsia="Times New Roman"/>
              </w:rPr>
              <w:t xml:space="preserve"> Publishing-Status: replaced </w:t>
            </w:r>
            <w:proofErr w:type="spellStart"/>
            <w:r>
              <w:rPr>
                <w:rStyle w:val="HTMLCode"/>
              </w:rPr>
              <w:t>showMockData</w:t>
            </w:r>
            <w:proofErr w:type="spellEnd"/>
            <w:r>
              <w:rPr>
                <w:rStyle w:val="HTMLCode"/>
              </w:rPr>
              <w:t>()</w:t>
            </w:r>
            <w:r>
              <w:rPr>
                <w:rFonts w:eastAsia="Times New Roman"/>
              </w:rPr>
              <w:t xml:space="preserve"> fallback with </w:t>
            </w:r>
            <w:proofErr w:type="spellStart"/>
            <w:r>
              <w:rPr>
                <w:rStyle w:val="HTMLCode"/>
              </w:rPr>
              <w:t>showEmptyState</w:t>
            </w:r>
            <w:proofErr w:type="spellEnd"/>
            <w:r>
              <w:rPr>
                <w:rStyle w:val="HTMLCode"/>
              </w:rPr>
              <w:t>()</w:t>
            </w:r>
            <w:r>
              <w:rPr>
                <w:rFonts w:eastAsia="Times New Roman"/>
              </w:rPr>
              <w:t xml:space="preserve"> (3 call sites). Dashboard: removed hardcoded </w:t>
            </w:r>
            <w:r>
              <w:rPr>
                <w:rStyle w:val="HTMLCode"/>
              </w:rPr>
              <w:t>BUSINESSES</w:t>
            </w:r>
            <w:r>
              <w:rPr>
                <w:rFonts w:eastAsia="Times New Roman"/>
              </w:rPr>
              <w:t xml:space="preserve"> mock array, added </w:t>
            </w:r>
            <w:proofErr w:type="spellStart"/>
            <w:r>
              <w:rPr>
                <w:rStyle w:val="HTMLCode"/>
              </w:rPr>
              <w:t>renderNoBusinessState</w:t>
            </w:r>
            <w:proofErr w:type="spellEnd"/>
            <w:r>
              <w:rPr>
                <w:rStyle w:val="HTMLCode"/>
              </w:rPr>
              <w:t>()</w:t>
            </w:r>
            <w:r>
              <w:rPr>
                <w:rFonts w:eastAsia="Times New Roman"/>
              </w:rPr>
              <w:t xml:space="preserve"> for empty states. Listing-Preview: removed direct </w:t>
            </w:r>
            <w:proofErr w:type="spellStart"/>
            <w:r>
              <w:rPr>
                <w:rStyle w:val="HTMLCode"/>
              </w:rPr>
              <w:t>publishJobs</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writes; replaced </w:t>
            </w:r>
            <w:r>
              <w:rPr>
                <w:rStyle w:val="HTMLCode"/>
              </w:rPr>
              <w:t>window._</w:t>
            </w:r>
            <w:proofErr w:type="spellStart"/>
            <w:r>
              <w:rPr>
                <w:rStyle w:val="HTMLCode"/>
              </w:rPr>
              <w:t>firestoreApprove</w:t>
            </w:r>
            <w:proofErr w:type="spellEnd"/>
            <w:r>
              <w:rPr>
                <w:rFonts w:eastAsia="Times New Roman"/>
              </w:rPr>
              <w:t xml:space="preserve"> implementation with a call to the </w:t>
            </w:r>
            <w:proofErr w:type="spellStart"/>
            <w:r>
              <w:rPr>
                <w:rStyle w:val="HTMLCode"/>
              </w:rPr>
              <w:t>approveDraft</w:t>
            </w:r>
            <w:proofErr w:type="spellEnd"/>
            <w:r>
              <w:rPr>
                <w:rFonts w:eastAsia="Times New Roman"/>
              </w:rPr>
              <w:t xml:space="preserve"> CF (function name kept for </w:t>
            </w:r>
            <w:proofErr w:type="spellStart"/>
            <w:r>
              <w:rPr>
                <w:rFonts w:eastAsia="Times New Roman"/>
              </w:rPr>
              <w:t>callsite</w:t>
            </w:r>
            <w:proofErr w:type="spellEnd"/>
            <w:r>
              <w:rPr>
                <w:rFonts w:eastAsia="Times New Roman"/>
              </w:rPr>
              <w:t xml:space="preserve"> compatibility). BlastyBiz.html: </w:t>
            </w:r>
            <w:proofErr w:type="spellStart"/>
            <w:r>
              <w:rPr>
                <w:rFonts w:eastAsia="Times New Roman"/>
              </w:rPr>
              <w:t>bb:addHistory</w:t>
            </w:r>
            <w:proofErr w:type="spellEnd"/>
            <w:r>
              <w:rPr>
                <w:rFonts w:eastAsia="Times New Roman"/>
              </w:rPr>
              <w:t xml:space="preserve"> event now writes to </w:t>
            </w:r>
            <w:proofErr w:type="spellStart"/>
            <w:r>
              <w:rPr>
                <w:rStyle w:val="HTMLCode"/>
              </w:rPr>
              <w:t>activityLogs</w:t>
            </w:r>
            <w:proofErr w:type="spellEnd"/>
            <w:r>
              <w:rPr>
                <w:rFonts w:eastAsia="Times New Roman"/>
              </w:rPr>
              <w:t xml:space="preserve"> collection (not </w:t>
            </w:r>
            <w:proofErr w:type="spellStart"/>
            <w:r>
              <w:rPr>
                <w:rStyle w:val="HTMLCode"/>
              </w:rPr>
              <w:t>publishJobs</w:t>
            </w:r>
            <w:proofErr w:type="spellEnd"/>
            <w:r>
              <w:rPr>
                <w:rFonts w:eastAsia="Times New Roman"/>
              </w:rPr>
              <w:t xml:space="preserve">); </w:t>
            </w:r>
            <w:proofErr w:type="spellStart"/>
            <w:r>
              <w:rPr>
                <w:rStyle w:val="HTMLCode"/>
              </w:rPr>
              <w:t>publishJobs</w:t>
            </w:r>
            <w:proofErr w:type="spellEnd"/>
            <w:r>
              <w:rPr>
                <w:rFonts w:eastAsia="Times New Roman"/>
              </w:rPr>
              <w:t xml:space="preserve"> reference at line 1478 is a read-only history query — confirmed not a write. Admin-Failed-Jobs: added </w:t>
            </w:r>
            <w:r>
              <w:rPr>
                <w:rStyle w:val="HTMLCode"/>
              </w:rPr>
              <w:t>data-job-id</w:t>
            </w:r>
            <w:r>
              <w:rPr>
                <w:rFonts w:eastAsia="Times New Roman"/>
              </w:rPr>
              <w:t xml:space="preserve"> checkboxes to each job row, wired Retry to </w:t>
            </w:r>
            <w:proofErr w:type="spellStart"/>
            <w:r>
              <w:rPr>
                <w:rStyle w:val="HTMLCode"/>
              </w:rPr>
              <w:t>adminRetryJob</w:t>
            </w:r>
            <w:proofErr w:type="spellEnd"/>
            <w:r>
              <w:rPr>
                <w:rFonts w:eastAsia="Times New Roman"/>
              </w:rPr>
              <w:t xml:space="preserve"> CF and Manual Follow-up to </w:t>
            </w:r>
            <w:proofErr w:type="spellStart"/>
            <w:r>
              <w:rPr>
                <w:rStyle w:val="HTMLCode"/>
              </w:rPr>
              <w:t>adminMarkManualFollowup</w:t>
            </w:r>
            <w:proofErr w:type="spellEnd"/>
            <w:r>
              <w:rPr>
                <w:rFonts w:eastAsia="Times New Roman"/>
              </w:rPr>
              <w:t xml:space="preserve"> CF, Export generates CSV. Admin-Subscriptions: added "Demo data" banner — Money Snapshot and chart are placeholders until Square </w:t>
            </w:r>
            <w:proofErr w:type="spellStart"/>
            <w:r>
              <w:rPr>
                <w:rFonts w:eastAsia="Times New Roman"/>
              </w:rPr>
              <w:t>webhooks</w:t>
            </w:r>
            <w:proofErr w:type="spellEnd"/>
            <w:r>
              <w:rPr>
                <w:rFonts w:eastAsia="Times New Roman"/>
              </w:rPr>
              <w:t xml:space="preserve"> populate </w:t>
            </w:r>
            <w:proofErr w:type="spellStart"/>
            <w:r>
              <w:rPr>
                <w:rFonts w:eastAsia="Times New Roman"/>
              </w:rPr>
              <w:t>Firestore</w:t>
            </w:r>
            <w:proofErr w:type="spellEnd"/>
            <w:r>
              <w:rPr>
                <w:rFonts w:eastAsia="Times New Roman"/>
              </w:rPr>
              <w:t>.</w:t>
            </w:r>
          </w:p>
        </w:tc>
      </w:tr>
      <w:tr w:rsidR="00421C69" w14:paraId="30643C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1E41B1" w14:textId="77777777" w:rsidR="00421C69" w:rsidRDefault="00421C69">
            <w:pPr>
              <w:spacing w:before="150" w:after="150"/>
              <w:rPr>
                <w:rFonts w:eastAsia="Times New Roman"/>
              </w:rPr>
            </w:pPr>
            <w:r>
              <w:rPr>
                <w:rFonts w:eastAsia="Times New Roman"/>
              </w:rPr>
              <w:lastRenderedPageBreak/>
              <w:t>Jun 18,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CAE803" w14:textId="77777777" w:rsidR="00421C69" w:rsidRDefault="00421C69">
            <w:pPr>
              <w:spacing w:before="150" w:after="150"/>
              <w:rPr>
                <w:rFonts w:eastAsia="Times New Roman"/>
              </w:rPr>
            </w:pPr>
            <w:proofErr w:type="spellStart"/>
            <w:r>
              <w:rPr>
                <w:rStyle w:val="HTMLCode"/>
              </w:rPr>
              <w:t>auth-guard.js</w:t>
            </w:r>
            <w:proofErr w:type="spellEnd"/>
            <w:r>
              <w:rPr>
                <w:rFonts w:eastAsia="Times New Roman"/>
              </w:rPr>
              <w:t xml:space="preserve"> + 9 </w:t>
            </w:r>
            <w:proofErr w:type="spellStart"/>
            <w:r>
              <w:rPr>
                <w:rFonts w:eastAsia="Times New Roman"/>
              </w:rPr>
              <w:t>auth</w:t>
            </w:r>
            <w:proofErr w:type="spellEnd"/>
            <w:r>
              <w:rPr>
                <w:rFonts w:eastAsia="Times New Roman"/>
              </w:rPr>
              <w:t>-guarded HTML pages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338439" w14:textId="77777777" w:rsidR="00421C69" w:rsidRDefault="00421C69">
            <w:pPr>
              <w:spacing w:before="150" w:after="150"/>
              <w:rPr>
                <w:rFonts w:eastAsia="Times New Roman"/>
              </w:rPr>
            </w:pPr>
            <w:r>
              <w:rPr>
                <w:rStyle w:val="Strong"/>
                <w:rFonts w:eastAsia="Times New Roman"/>
              </w:rPr>
              <w:t xml:space="preserve">Bug fix: admin content briefly visible before </w:t>
            </w:r>
            <w:proofErr w:type="spellStart"/>
            <w:r>
              <w:rPr>
                <w:rStyle w:val="Strong"/>
                <w:rFonts w:eastAsia="Times New Roman"/>
              </w:rPr>
              <w:t>auth</w:t>
            </w:r>
            <w:proofErr w:type="spellEnd"/>
            <w:r>
              <w:rPr>
                <w:rStyle w:val="Strong"/>
                <w:rFonts w:eastAsia="Times New Roman"/>
              </w:rPr>
              <w:t xml:space="preserve"> redirect (flash).</w:t>
            </w:r>
            <w:r>
              <w:rPr>
                <w:rFonts w:eastAsia="Times New Roman"/>
              </w:rPr>
              <w:t xml:space="preserve"> </w:t>
            </w:r>
            <w:proofErr w:type="spellStart"/>
            <w:r>
              <w:rPr>
                <w:rStyle w:val="HTMLCode"/>
              </w:rPr>
              <w:t>auth-guard.js</w:t>
            </w:r>
            <w:proofErr w:type="spellEnd"/>
            <w:r>
              <w:rPr>
                <w:rFonts w:eastAsia="Times New Roman"/>
              </w:rPr>
              <w:t xml:space="preserve"> is a deferred ES module — it executes after HTML is parsed and may paint before the module runs, exposing page content for ~1500ms to unauthenticated users. Fix: (1) Added </w:t>
            </w:r>
            <w:r>
              <w:rPr>
                <w:rStyle w:val="HTMLCode"/>
              </w:rPr>
              <w:t>&lt;style&gt;body{</w:t>
            </w:r>
            <w:proofErr w:type="spellStart"/>
            <w:r>
              <w:rPr>
                <w:rStyle w:val="HTMLCode"/>
              </w:rPr>
              <w:t>visibility:hidden</w:t>
            </w:r>
            <w:proofErr w:type="spellEnd"/>
            <w:r>
              <w:rPr>
                <w:rStyle w:val="HTMLCode"/>
              </w:rPr>
              <w:t>}&lt;/style&gt;</w:t>
            </w:r>
            <w:r>
              <w:rPr>
                <w:rFonts w:eastAsia="Times New Roman"/>
              </w:rPr>
              <w:t xml:space="preserve"> to the </w:t>
            </w:r>
            <w:r>
              <w:rPr>
                <w:rStyle w:val="HTMLCode"/>
              </w:rPr>
              <w:t>&lt;head&gt;</w:t>
            </w:r>
            <w:r>
              <w:rPr>
                <w:rFonts w:eastAsia="Times New Roman"/>
              </w:rPr>
              <w:t xml:space="preserve"> of all 9 pages that use </w:t>
            </w:r>
            <w:proofErr w:type="spellStart"/>
            <w:r>
              <w:rPr>
                <w:rFonts w:eastAsia="Times New Roman"/>
              </w:rPr>
              <w:t>auth-guard.js</w:t>
            </w:r>
            <w:proofErr w:type="spellEnd"/>
            <w:r>
              <w:rPr>
                <w:rFonts w:eastAsia="Times New Roman"/>
              </w:rPr>
              <w:t xml:space="preserve"> so the body never paints until </w:t>
            </w:r>
            <w:proofErr w:type="spellStart"/>
            <w:r>
              <w:rPr>
                <w:rFonts w:eastAsia="Times New Roman"/>
              </w:rPr>
              <w:t>auth</w:t>
            </w:r>
            <w:proofErr w:type="spellEnd"/>
            <w:r>
              <w:rPr>
                <w:rFonts w:eastAsia="Times New Roman"/>
              </w:rPr>
              <w:t xml:space="preserve"> is confirmed. (2) Updated </w:t>
            </w:r>
            <w:proofErr w:type="spellStart"/>
            <w:r>
              <w:rPr>
                <w:rStyle w:val="HTMLCode"/>
              </w:rPr>
              <w:t>auth-guard.js</w:t>
            </w:r>
            <w:proofErr w:type="spellEnd"/>
            <w:r>
              <w:rPr>
                <w:rFonts w:eastAsia="Times New Roman"/>
              </w:rPr>
              <w:t xml:space="preserve"> to explicitly set </w:t>
            </w:r>
            <w:proofErr w:type="spellStart"/>
            <w:r>
              <w:rPr>
                <w:rStyle w:val="HTMLCode"/>
              </w:rPr>
              <w:t>document.body.style.visibility</w:t>
            </w:r>
            <w:proofErr w:type="spellEnd"/>
            <w:r>
              <w:rPr>
                <w:rStyle w:val="HTMLCode"/>
              </w:rPr>
              <w:t xml:space="preserve"> = ''</w:t>
            </w:r>
            <w:r>
              <w:rPr>
                <w:rFonts w:eastAsia="Times New Roman"/>
              </w:rPr>
              <w:t xml:space="preserve"> when a user IS authenticated (previously only the redirect case was handled — authenticated users would see a blank page if the style was set without a matching reveal). Playwright confirmed: admin content no longer visible before redirect.</w:t>
            </w:r>
          </w:p>
        </w:tc>
      </w:tr>
      <w:tr w:rsidR="00421C69" w14:paraId="1163D3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83F421" w14:textId="77777777" w:rsidR="00421C69" w:rsidRDefault="00421C69">
            <w:pPr>
              <w:spacing w:before="150" w:after="150"/>
              <w:rPr>
                <w:rFonts w:eastAsia="Times New Roman"/>
              </w:rPr>
            </w:pPr>
            <w:r>
              <w:rPr>
                <w:rFonts w:eastAsia="Times New Roman"/>
              </w:rPr>
              <w:t>Jun 19,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394289" w14:textId="77777777" w:rsidR="00421C69" w:rsidRDefault="00421C69">
            <w:pPr>
              <w:spacing w:before="150" w:after="150"/>
              <w:rPr>
                <w:rFonts w:eastAsia="Times New Roman"/>
              </w:rPr>
            </w:pPr>
            <w:r>
              <w:rPr>
                <w:rStyle w:val="HTMLCode"/>
              </w:rPr>
              <w:t>dev-login.html</w:t>
            </w:r>
            <w:r>
              <w:rPr>
                <w:rFonts w:eastAsia="Times New Roman"/>
              </w:rPr>
              <w:t xml:space="preserve"> (new)</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BA47DD" w14:textId="77777777" w:rsidR="00421C69" w:rsidRDefault="00421C69">
            <w:pPr>
              <w:spacing w:before="150" w:after="150"/>
              <w:rPr>
                <w:rFonts w:eastAsia="Times New Roman"/>
              </w:rPr>
            </w:pPr>
            <w:r>
              <w:rPr>
                <w:rStyle w:val="Strong"/>
                <w:rFonts w:eastAsia="Times New Roman"/>
              </w:rPr>
              <w:t>Dev tooling: authenticated test login page.</w:t>
            </w:r>
            <w:r>
              <w:rPr>
                <w:rFonts w:eastAsia="Times New Roman"/>
              </w:rPr>
              <w:t xml:space="preserve"> Created </w:t>
            </w:r>
            <w:r>
              <w:rPr>
                <w:rStyle w:val="HTMLCode"/>
              </w:rPr>
              <w:t>dev-login.html</w:t>
            </w:r>
            <w:r>
              <w:rPr>
                <w:rFonts w:eastAsia="Times New Roman"/>
              </w:rPr>
              <w:t xml:space="preserve"> on Firebase Hosting — auto-signs in as </w:t>
            </w:r>
            <w:r>
              <w:rPr>
                <w:rStyle w:val="HTMLCode"/>
              </w:rPr>
              <w:t>devtest@blastybiz.dev</w:t>
            </w:r>
            <w:r>
              <w:rPr>
                <w:rFonts w:eastAsia="Times New Roman"/>
              </w:rPr>
              <w:t xml:space="preserve"> using the Firebase client SDK and redirects to </w:t>
            </w:r>
            <w:r>
              <w:rPr>
                <w:rStyle w:val="HTMLCode"/>
              </w:rPr>
              <w:t>?next=</w:t>
            </w:r>
            <w:r>
              <w:rPr>
                <w:rFonts w:eastAsia="Times New Roman"/>
              </w:rPr>
              <w:t xml:space="preserve"> (default: </w:t>
            </w:r>
            <w:r>
              <w:rPr>
                <w:rStyle w:val="HTMLCode"/>
              </w:rPr>
              <w:t>BlastyBiz.html</w:t>
            </w:r>
            <w:r>
              <w:rPr>
                <w:rFonts w:eastAsia="Times New Roman"/>
              </w:rPr>
              <w:t xml:space="preserve">). Firebase </w:t>
            </w:r>
            <w:proofErr w:type="spellStart"/>
            <w:r>
              <w:rPr>
                <w:rFonts w:eastAsia="Times New Roman"/>
              </w:rPr>
              <w:t>Auth</w:t>
            </w:r>
            <w:proofErr w:type="spellEnd"/>
            <w:r>
              <w:rPr>
                <w:rFonts w:eastAsia="Times New Roman"/>
              </w:rPr>
              <w:t xml:space="preserve"> test user created via REST API (UID: </w:t>
            </w:r>
            <w:r>
              <w:rPr>
                <w:rStyle w:val="HTMLCode"/>
              </w:rPr>
              <w:t>N1cCiQFcwWT7KQEBRyDglRWvoBx2</w:t>
            </w:r>
            <w:r>
              <w:rPr>
                <w:rFonts w:eastAsia="Times New Roman"/>
              </w:rPr>
              <w:t xml:space="preserve">), </w:t>
            </w:r>
            <w:proofErr w:type="spellStart"/>
            <w:r>
              <w:rPr>
                <w:rFonts w:eastAsia="Times New Roman"/>
              </w:rPr>
              <w:t>Firestore</w:t>
            </w:r>
            <w:proofErr w:type="spellEnd"/>
            <w:r>
              <w:rPr>
                <w:rFonts w:eastAsia="Times New Roman"/>
              </w:rPr>
              <w:t xml:space="preserve"> </w:t>
            </w:r>
            <w:r>
              <w:rPr>
                <w:rStyle w:val="HTMLCode"/>
              </w:rPr>
              <w:t>users/{</w:t>
            </w:r>
            <w:proofErr w:type="spellStart"/>
            <w:r>
              <w:rPr>
                <w:rStyle w:val="HTMLCode"/>
              </w:rPr>
              <w:t>uid</w:t>
            </w:r>
            <w:proofErr w:type="spellEnd"/>
            <w:r>
              <w:rPr>
                <w:rStyle w:val="HTMLCode"/>
              </w:rPr>
              <w:t>}</w:t>
            </w:r>
            <w:r>
              <w:rPr>
                <w:rFonts w:eastAsia="Times New Roman"/>
              </w:rPr>
              <w:t xml:space="preserve"> doc seeded with </w:t>
            </w:r>
            <w:r>
              <w:rPr>
                <w:rStyle w:val="HTMLCode"/>
              </w:rPr>
              <w:t>plan: starter</w:t>
            </w:r>
            <w:r>
              <w:rPr>
                <w:rFonts w:eastAsia="Times New Roman"/>
              </w:rPr>
              <w:t xml:space="preserve">. Allows Playwright tests to bypass the </w:t>
            </w:r>
            <w:proofErr w:type="spellStart"/>
            <w:r>
              <w:rPr>
                <w:rFonts w:eastAsia="Times New Roman"/>
              </w:rPr>
              <w:t>auth</w:t>
            </w:r>
            <w:proofErr w:type="spellEnd"/>
            <w:r>
              <w:rPr>
                <w:rFonts w:eastAsia="Times New Roman"/>
              </w:rPr>
              <w:t xml:space="preserve"> wall and reach authenticated UI. Playwright confirmed: dev-login signs in and redirects correctly.</w:t>
            </w:r>
          </w:p>
        </w:tc>
      </w:tr>
      <w:tr w:rsidR="00421C69" w14:paraId="4A494E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B2A822" w14:textId="77777777" w:rsidR="00421C69" w:rsidRDefault="00421C69">
            <w:pPr>
              <w:spacing w:before="150" w:after="150"/>
              <w:rPr>
                <w:rFonts w:eastAsia="Times New Roman"/>
              </w:rPr>
            </w:pPr>
            <w:r>
              <w:rPr>
                <w:rFonts w:eastAsia="Times New Roman"/>
              </w:rPr>
              <w:t xml:space="preserve">Jun 19, </w:t>
            </w:r>
            <w:r>
              <w:rPr>
                <w:rFonts w:eastAsia="Times New Roman"/>
              </w:rPr>
              <w:lastRenderedPageBreak/>
              <w:t>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E8E849" w14:textId="77777777" w:rsidR="00421C69" w:rsidRDefault="00421C69">
            <w:pPr>
              <w:spacing w:before="150" w:after="150"/>
              <w:rPr>
                <w:rFonts w:eastAsia="Times New Roman"/>
              </w:rPr>
            </w:pPr>
            <w:r>
              <w:rPr>
                <w:rStyle w:val="HTMLCode"/>
              </w:rPr>
              <w:lastRenderedPageBreak/>
              <w:t>BlastyBiz.html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23FA62" w14:textId="77777777" w:rsidR="00421C69" w:rsidRDefault="00421C69">
            <w:pPr>
              <w:spacing w:before="150" w:after="150"/>
              <w:rPr>
                <w:rFonts w:eastAsia="Times New Roman"/>
              </w:rPr>
            </w:pPr>
            <w:r>
              <w:rPr>
                <w:rStyle w:val="Strong"/>
                <w:rFonts w:eastAsia="Times New Roman"/>
              </w:rPr>
              <w:t>Feature: Location type toggle — physical address vs online only.</w:t>
            </w:r>
            <w:r>
              <w:rPr>
                <w:rFonts w:eastAsia="Times New Roman"/>
              </w:rPr>
              <w:t xml:space="preserve"> Replaced the single "Address / Area" text field with a segmented two-</w:t>
            </w:r>
            <w:r>
              <w:rPr>
                <w:rFonts w:eastAsia="Times New Roman"/>
              </w:rPr>
              <w:lastRenderedPageBreak/>
              <w:t>button toggle: "</w:t>
            </w:r>
            <w:r>
              <w:rPr>
                <w:rFonts w:ascii="Segoe UI Emoji" w:eastAsia="Times New Roman" w:hAnsi="Segoe UI Emoji" w:cs="Segoe UI Emoji"/>
              </w:rPr>
              <w:t>📍</w:t>
            </w:r>
            <w:r>
              <w:rPr>
                <w:rFonts w:eastAsia="Times New Roman"/>
              </w:rPr>
              <w:t xml:space="preserve"> Has a location" (default) / "</w:t>
            </w:r>
            <w:r>
              <w:rPr>
                <w:rFonts w:ascii="Segoe UI Emoji" w:eastAsia="Times New Roman" w:hAnsi="Segoe UI Emoji" w:cs="Segoe UI Emoji"/>
              </w:rPr>
              <w:t>🌐</w:t>
            </w:r>
            <w:r>
              <w:rPr>
                <w:rFonts w:eastAsia="Times New Roman"/>
              </w:rPr>
              <w:t xml:space="preserve"> Online only". Physical branch shows the street address input. Online branch hides the address and shows a "Service area or region" hint field instead. Toggle state (</w:t>
            </w:r>
            <w:proofErr w:type="spellStart"/>
            <w:r>
              <w:rPr>
                <w:rStyle w:val="HTMLCode"/>
              </w:rPr>
              <w:t>locationType</w:t>
            </w:r>
            <w:proofErr w:type="spellEnd"/>
            <w:r>
              <w:rPr>
                <w:rFonts w:eastAsia="Times New Roman"/>
              </w:rPr>
              <w:t>) is saved to draft and profile, pre-fills from profile on fresh form, and is passed to the AI prompt so Claude generates copy appropriate for the business type (online-only copy omits address language, uses region if provided). Same toggle added to the Profile section so it persists across sessions. Deployed and confirmed live via curl.</w:t>
            </w:r>
          </w:p>
        </w:tc>
      </w:tr>
      <w:tr w:rsidR="00421C69" w14:paraId="0DF0E21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548618" w14:textId="77777777" w:rsidR="00421C69" w:rsidRDefault="00421C69">
            <w:pPr>
              <w:spacing w:before="150" w:after="150"/>
              <w:rPr>
                <w:rFonts w:eastAsia="Times New Roman"/>
              </w:rPr>
            </w:pPr>
            <w:r>
              <w:rPr>
                <w:rFonts w:eastAsia="Times New Roman"/>
              </w:rPr>
              <w:lastRenderedPageBreak/>
              <w:t>Jun 19,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A93683"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adaptListing</w:t>
            </w:r>
            <w:proofErr w:type="spellEnd"/>
            <w:r>
              <w:rPr>
                <w:rFonts w:eastAsia="Times New Roman"/>
              </w:rPr>
              <w:t xml:space="preserve"> + </w:t>
            </w:r>
            <w:proofErr w:type="spellStart"/>
            <w:r>
              <w:rPr>
                <w:rStyle w:val="HTMLCode"/>
              </w:rPr>
              <w:t>resolveCategories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9D19BB" w14:textId="77777777" w:rsidR="00421C69" w:rsidRDefault="00421C69">
            <w:pPr>
              <w:spacing w:before="150" w:after="150"/>
              <w:rPr>
                <w:rFonts w:eastAsia="Times New Roman"/>
              </w:rPr>
            </w:pPr>
            <w:r>
              <w:rPr>
                <w:rStyle w:val="Strong"/>
                <w:rFonts w:eastAsia="Times New Roman"/>
              </w:rPr>
              <w:t>Bug fix: AI action counter never reset (lifetime instead of 30-day rolling).</w:t>
            </w:r>
            <w:r>
              <w:rPr>
                <w:rFonts w:eastAsia="Times New Roman"/>
              </w:rPr>
              <w:t xml:space="preserve"> </w:t>
            </w:r>
            <w:proofErr w:type="spellStart"/>
            <w:r>
              <w:rPr>
                <w:rStyle w:val="HTMLCode"/>
              </w:rPr>
              <w:t>aiActionsUsed</w:t>
            </w:r>
            <w:proofErr w:type="spellEnd"/>
            <w:r>
              <w:rPr>
                <w:rFonts w:eastAsia="Times New Roman"/>
              </w:rPr>
              <w:t xml:space="preserve"> was a lifetime counter with no reset mechanism. Fix: both functions now read </w:t>
            </w:r>
            <w:proofErr w:type="spellStart"/>
            <w:r>
              <w:rPr>
                <w:rStyle w:val="HTMLCode"/>
              </w:rPr>
              <w:t>aiActionsResetAt</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Timestamp) from the user doc. If missing or expired (&gt; 30 days old), counter is treated as 0. On consume: if reset needed → sets </w:t>
            </w:r>
            <w:proofErr w:type="spellStart"/>
            <w:r>
              <w:rPr>
                <w:rStyle w:val="HTMLCode"/>
              </w:rPr>
              <w:t>aiActionsUsed</w:t>
            </w:r>
            <w:proofErr w:type="spellEnd"/>
            <w:r>
              <w:rPr>
                <w:rStyle w:val="HTMLCode"/>
              </w:rPr>
              <w:t>: 1</w:t>
            </w:r>
            <w:r>
              <w:rPr>
                <w:rFonts w:eastAsia="Times New Roman"/>
              </w:rPr>
              <w:t xml:space="preserve"> + </w:t>
            </w:r>
            <w:proofErr w:type="spellStart"/>
            <w:r>
              <w:rPr>
                <w:rStyle w:val="HTMLCode"/>
              </w:rPr>
              <w:t>aiActionsResetAt</w:t>
            </w:r>
            <w:proofErr w:type="spellEnd"/>
            <w:r>
              <w:rPr>
                <w:rStyle w:val="HTMLCode"/>
              </w:rPr>
              <w:t>: now + 30 days</w:t>
            </w:r>
            <w:r>
              <w:rPr>
                <w:rFonts w:eastAsia="Times New Roman"/>
              </w:rPr>
              <w:t xml:space="preserve">; otherwise → </w:t>
            </w:r>
            <w:proofErr w:type="spellStart"/>
            <w:r>
              <w:rPr>
                <w:rStyle w:val="HTMLCode"/>
              </w:rPr>
              <w:t>FieldValue.increment</w:t>
            </w:r>
            <w:proofErr w:type="spellEnd"/>
            <w:r>
              <w:rPr>
                <w:rStyle w:val="HTMLCode"/>
              </w:rPr>
              <w:t>(1)</w:t>
            </w:r>
            <w:r>
              <w:rPr>
                <w:rFonts w:eastAsia="Times New Roman"/>
              </w:rPr>
              <w:t xml:space="preserve">. Rolling 30-day window now enforced server-side. </w:t>
            </w:r>
            <w:r>
              <w:rPr>
                <w:rStyle w:val="Strong"/>
                <w:rFonts w:eastAsia="Times New Roman"/>
              </w:rPr>
              <w:t xml:space="preserve">Deployed Jun 19, 2026. Playwright confirmed site live and </w:t>
            </w:r>
            <w:proofErr w:type="spellStart"/>
            <w:r>
              <w:rPr>
                <w:rStyle w:val="Strong"/>
                <w:rFonts w:eastAsia="Times New Roman"/>
              </w:rPr>
              <w:t>auth</w:t>
            </w:r>
            <w:proofErr w:type="spellEnd"/>
            <w:r>
              <w:rPr>
                <w:rStyle w:val="Strong"/>
                <w:rFonts w:eastAsia="Times New Roman"/>
              </w:rPr>
              <w:t>-guard working.</w:t>
            </w:r>
          </w:p>
        </w:tc>
      </w:tr>
      <w:tr w:rsidR="00421C69" w14:paraId="0DD653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1F61CD" w14:textId="77777777" w:rsidR="00421C69" w:rsidRDefault="00421C69">
            <w:pPr>
              <w:spacing w:before="150" w:after="150"/>
              <w:rPr>
                <w:rFonts w:eastAsia="Times New Roman"/>
              </w:rPr>
            </w:pPr>
            <w:r>
              <w:rPr>
                <w:rFonts w:eastAsia="Times New Roman"/>
              </w:rPr>
              <w:t>Jun 19,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F7EB8F"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squareWebhook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14B0FB" w14:textId="77777777" w:rsidR="00421C69" w:rsidRDefault="00421C69">
            <w:pPr>
              <w:spacing w:before="150" w:after="150"/>
              <w:rPr>
                <w:rFonts w:eastAsia="Times New Roman"/>
              </w:rPr>
            </w:pPr>
            <w:r>
              <w:rPr>
                <w:rStyle w:val="Strong"/>
                <w:rFonts w:eastAsia="Times New Roman"/>
              </w:rPr>
              <w:t xml:space="preserve">Bug fix: </w:t>
            </w:r>
            <w:proofErr w:type="spellStart"/>
            <w:r>
              <w:rPr>
                <w:rStyle w:val="HTMLCode"/>
                <w:b/>
                <w:bCs/>
              </w:rPr>
              <w:t>deleteAccount</w:t>
            </w:r>
            <w:proofErr w:type="spellEnd"/>
            <w:r>
              <w:rPr>
                <w:rStyle w:val="Strong"/>
                <w:rFonts w:eastAsia="Times New Roman"/>
              </w:rPr>
              <w:t xml:space="preserve"> Square subscription cancel was always a no-op.</w:t>
            </w:r>
            <w:r>
              <w:rPr>
                <w:rFonts w:eastAsia="Times New Roman"/>
              </w:rPr>
              <w:t xml:space="preserve"> </w:t>
            </w:r>
            <w:proofErr w:type="spellStart"/>
            <w:r>
              <w:rPr>
                <w:rStyle w:val="HTMLCode"/>
              </w:rPr>
              <w:t>deleteAccount</w:t>
            </w:r>
            <w:proofErr w:type="spellEnd"/>
            <w:r>
              <w:rPr>
                <w:rFonts w:eastAsia="Times New Roman"/>
              </w:rPr>
              <w:t xml:space="preserve"> looked for </w:t>
            </w:r>
            <w:proofErr w:type="spellStart"/>
            <w:r>
              <w:rPr>
                <w:rStyle w:val="HTMLCode"/>
              </w:rPr>
              <w:t>squareSubscriptionId</w:t>
            </w:r>
            <w:proofErr w:type="spellEnd"/>
            <w:r>
              <w:rPr>
                <w:rFonts w:eastAsia="Times New Roman"/>
              </w:rPr>
              <w:t xml:space="preserve"> in the subscriptions doc, but the field was never stored — Square sends a separate </w:t>
            </w:r>
            <w:proofErr w:type="spellStart"/>
            <w:r>
              <w:rPr>
                <w:rStyle w:val="HTMLCode"/>
              </w:rPr>
              <w:t>subscription.created</w:t>
            </w:r>
            <w:proofErr w:type="spellEnd"/>
            <w:r>
              <w:rPr>
                <w:rFonts w:eastAsia="Times New Roman"/>
              </w:rPr>
              <w:t xml:space="preserve"> event (not </w:t>
            </w:r>
            <w:proofErr w:type="spellStart"/>
            <w:r>
              <w:rPr>
                <w:rStyle w:val="HTMLCode"/>
              </w:rPr>
              <w:t>payment.completed</w:t>
            </w:r>
            <w:proofErr w:type="spellEnd"/>
            <w:r>
              <w:rPr>
                <w:rFonts w:eastAsia="Times New Roman"/>
              </w:rPr>
              <w:t xml:space="preserve">) to provide the </w:t>
            </w:r>
            <w:r>
              <w:rPr>
                <w:rFonts w:eastAsia="Times New Roman"/>
              </w:rPr>
              <w:lastRenderedPageBreak/>
              <w:t xml:space="preserve">subscription ID. Fix: added </w:t>
            </w:r>
            <w:proofErr w:type="spellStart"/>
            <w:r>
              <w:rPr>
                <w:rStyle w:val="HTMLCode"/>
              </w:rPr>
              <w:t>subscription.created</w:t>
            </w:r>
            <w:proofErr w:type="spellEnd"/>
            <w:r>
              <w:rPr>
                <w:rFonts w:eastAsia="Times New Roman"/>
              </w:rPr>
              <w:t xml:space="preserve"> handler to </w:t>
            </w:r>
            <w:proofErr w:type="spellStart"/>
            <w:r>
              <w:rPr>
                <w:rStyle w:val="HTMLCode"/>
              </w:rPr>
              <w:t>squareWebhook</w:t>
            </w:r>
            <w:proofErr w:type="spellEnd"/>
            <w:r>
              <w:rPr>
                <w:rFonts w:eastAsia="Times New Roman"/>
              </w:rPr>
              <w:t xml:space="preserve">: reads </w:t>
            </w:r>
            <w:proofErr w:type="spellStart"/>
            <w:r>
              <w:rPr>
                <w:rStyle w:val="HTMLCode"/>
              </w:rPr>
              <w:t>sub.id</w:t>
            </w:r>
            <w:proofErr w:type="spellEnd"/>
            <w:r>
              <w:rPr>
                <w:rFonts w:eastAsia="Times New Roman"/>
              </w:rPr>
              <w:t xml:space="preserve"> + </w:t>
            </w:r>
            <w:proofErr w:type="spellStart"/>
            <w:r>
              <w:rPr>
                <w:rStyle w:val="HTMLCode"/>
              </w:rPr>
              <w:t>sub.customer_id</w:t>
            </w:r>
            <w:proofErr w:type="spellEnd"/>
            <w:r>
              <w:rPr>
                <w:rFonts w:eastAsia="Times New Roman"/>
              </w:rPr>
              <w:t xml:space="preserve">, queries subscriptions collection by </w:t>
            </w:r>
            <w:proofErr w:type="spellStart"/>
            <w:r>
              <w:rPr>
                <w:rStyle w:val="HTMLCode"/>
              </w:rPr>
              <w:t>squareCustomerId</w:t>
            </w:r>
            <w:proofErr w:type="spellEnd"/>
            <w:r>
              <w:rPr>
                <w:rFonts w:eastAsia="Times New Roman"/>
              </w:rPr>
              <w:t xml:space="preserve">, writes </w:t>
            </w:r>
            <w:proofErr w:type="spellStart"/>
            <w:r>
              <w:rPr>
                <w:rStyle w:val="HTMLCode"/>
              </w:rPr>
              <w:t>squareSubscriptionId</w:t>
            </w:r>
            <w:proofErr w:type="spellEnd"/>
            <w:r>
              <w:rPr>
                <w:rFonts w:eastAsia="Times New Roman"/>
              </w:rPr>
              <w:t xml:space="preserve"> to the matching doc. </w:t>
            </w:r>
            <w:proofErr w:type="spellStart"/>
            <w:r>
              <w:rPr>
                <w:rStyle w:val="HTMLCode"/>
              </w:rPr>
              <w:t>deleteAccount</w:t>
            </w:r>
            <w:proofErr w:type="spellEnd"/>
            <w:r>
              <w:rPr>
                <w:rFonts w:eastAsia="Times New Roman"/>
              </w:rPr>
              <w:t xml:space="preserve"> can now actually cancel the Square subscription on account deletion. </w:t>
            </w:r>
            <w:r>
              <w:rPr>
                <w:rStyle w:val="Strong"/>
                <w:rFonts w:eastAsia="Times New Roman"/>
              </w:rPr>
              <w:t>Deployed Jun 19, 2026.</w:t>
            </w:r>
          </w:p>
        </w:tc>
      </w:tr>
      <w:tr w:rsidR="00421C69" w14:paraId="6196414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4CE49A" w14:textId="77777777" w:rsidR="00421C69" w:rsidRDefault="00421C69">
            <w:pPr>
              <w:spacing w:before="150" w:after="150"/>
              <w:rPr>
                <w:rFonts w:eastAsia="Times New Roman"/>
              </w:rPr>
            </w:pPr>
            <w:r>
              <w:rPr>
                <w:rFonts w:eastAsia="Times New Roman"/>
              </w:rPr>
              <w:lastRenderedPageBreak/>
              <w:t>Jun 18,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EAE920"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adminRetryJob</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FE29CB" w14:textId="77777777" w:rsidR="00421C69" w:rsidRDefault="00421C69">
            <w:pPr>
              <w:spacing w:before="150" w:after="150"/>
              <w:rPr>
                <w:rFonts w:eastAsia="Times New Roman"/>
              </w:rPr>
            </w:pPr>
            <w:r>
              <w:rPr>
                <w:rStyle w:val="Strong"/>
                <w:rFonts w:eastAsia="Times New Roman"/>
              </w:rPr>
              <w:t>Bug fix: retry button never re-published jobs.</w:t>
            </w:r>
            <w:r>
              <w:rPr>
                <w:rFonts w:eastAsia="Times New Roman"/>
              </w:rPr>
              <w:t xml:space="preserve"> Original </w:t>
            </w:r>
            <w:proofErr w:type="spellStart"/>
            <w:r>
              <w:rPr>
                <w:rStyle w:val="HTMLCode"/>
              </w:rPr>
              <w:t>adminRetryJob</w:t>
            </w:r>
            <w:proofErr w:type="spellEnd"/>
            <w:r>
              <w:rPr>
                <w:rFonts w:eastAsia="Times New Roman"/>
              </w:rPr>
              <w:t xml:space="preserve"> set </w:t>
            </w:r>
            <w:r>
              <w:rPr>
                <w:rStyle w:val="HTMLCode"/>
              </w:rPr>
              <w:t>status: 'pending'</w:t>
            </w:r>
            <w:r>
              <w:rPr>
                <w:rFonts w:eastAsia="Times New Roman"/>
              </w:rPr>
              <w:t xml:space="preserve"> via </w:t>
            </w:r>
            <w:proofErr w:type="spellStart"/>
            <w:r>
              <w:rPr>
                <w:rFonts w:eastAsia="Times New Roman"/>
              </w:rPr>
              <w:t>Firestore</w:t>
            </w:r>
            <w:proofErr w:type="spellEnd"/>
            <w:r>
              <w:rPr>
                <w:rFonts w:eastAsia="Times New Roman"/>
              </w:rPr>
              <w:t xml:space="preserve"> </w:t>
            </w:r>
            <w:r>
              <w:rPr>
                <w:rStyle w:val="HTMLCode"/>
              </w:rPr>
              <w:t>update()</w:t>
            </w:r>
            <w:r>
              <w:rPr>
                <w:rFonts w:eastAsia="Times New Roman"/>
              </w:rPr>
              <w:t xml:space="preserve">, but </w:t>
            </w:r>
            <w:proofErr w:type="spellStart"/>
            <w:r>
              <w:rPr>
                <w:rStyle w:val="HTMLCode"/>
              </w:rPr>
              <w:t>onJobCreated</w:t>
            </w:r>
            <w:proofErr w:type="spellEnd"/>
            <w:r>
              <w:rPr>
                <w:rFonts w:eastAsia="Times New Roman"/>
              </w:rPr>
              <w:t xml:space="preserve"> is an </w:t>
            </w:r>
            <w:proofErr w:type="spellStart"/>
            <w:r>
              <w:rPr>
                <w:rStyle w:val="HTMLCode"/>
              </w:rPr>
              <w:t>onDocumentCreated</w:t>
            </w:r>
            <w:proofErr w:type="spellEnd"/>
            <w:r>
              <w:rPr>
                <w:rFonts w:eastAsia="Times New Roman"/>
              </w:rPr>
              <w:t xml:space="preserve"> trigger — it only fires on document CREATE, not UPDATE. A retried job would sit at 'pending' forever. Fixed: </w:t>
            </w:r>
            <w:proofErr w:type="spellStart"/>
            <w:r>
              <w:rPr>
                <w:rStyle w:val="HTMLCode"/>
              </w:rPr>
              <w:t>adminRetryJob</w:t>
            </w:r>
            <w:proofErr w:type="spellEnd"/>
            <w:r>
              <w:rPr>
                <w:rFonts w:eastAsia="Times New Roman"/>
              </w:rPr>
              <w:t xml:space="preserve"> now reads the job doc, sets status to 'processing' (</w:t>
            </w:r>
            <w:proofErr w:type="spellStart"/>
            <w:r>
              <w:rPr>
                <w:rFonts w:eastAsia="Times New Roman"/>
              </w:rPr>
              <w:t>idempotency</w:t>
            </w:r>
            <w:proofErr w:type="spellEnd"/>
            <w:r>
              <w:rPr>
                <w:rFonts w:eastAsia="Times New Roman"/>
              </w:rPr>
              <w:t xml:space="preserve"> guard), looks up the </w:t>
            </w:r>
            <w:proofErr w:type="spellStart"/>
            <w:r>
              <w:rPr>
                <w:rFonts w:eastAsia="Times New Roman"/>
              </w:rPr>
              <w:t>platformConnection</w:t>
            </w:r>
            <w:proofErr w:type="spellEnd"/>
            <w:r>
              <w:rPr>
                <w:rFonts w:eastAsia="Times New Roman"/>
              </w:rPr>
              <w:t xml:space="preserve">, calls the appropriate </w:t>
            </w:r>
            <w:r>
              <w:rPr>
                <w:rStyle w:val="HTMLCode"/>
              </w:rPr>
              <w:t>_</w:t>
            </w:r>
            <w:proofErr w:type="spellStart"/>
            <w:r>
              <w:rPr>
                <w:rStyle w:val="HTMLCode"/>
              </w:rPr>
              <w:t>publishGoogleJob</w:t>
            </w:r>
            <w:proofErr w:type="spellEnd"/>
            <w:r>
              <w:rPr>
                <w:rFonts w:eastAsia="Times New Roman"/>
              </w:rPr>
              <w:t xml:space="preserve"> / </w:t>
            </w:r>
            <w:r>
              <w:rPr>
                <w:rStyle w:val="HTMLCode"/>
              </w:rPr>
              <w:t>_</w:t>
            </w:r>
            <w:proofErr w:type="spellStart"/>
            <w:r>
              <w:rPr>
                <w:rStyle w:val="HTMLCode"/>
              </w:rPr>
              <w:t>publishFacebookJob</w:t>
            </w:r>
            <w:proofErr w:type="spellEnd"/>
            <w:r>
              <w:rPr>
                <w:rFonts w:eastAsia="Times New Roman"/>
              </w:rPr>
              <w:t xml:space="preserve"> / </w:t>
            </w:r>
            <w:r>
              <w:rPr>
                <w:rStyle w:val="HTMLCode"/>
              </w:rPr>
              <w:t>_</w:t>
            </w:r>
            <w:proofErr w:type="spellStart"/>
            <w:r>
              <w:rPr>
                <w:rStyle w:val="HTMLCode"/>
              </w:rPr>
              <w:t>publishInstagramJob</w:t>
            </w:r>
            <w:proofErr w:type="spellEnd"/>
            <w:r>
              <w:rPr>
                <w:rFonts w:eastAsia="Times New Roman"/>
              </w:rPr>
              <w:t xml:space="preserve"> helper directly, and writes the final success/failed result. Retry fires synchronously within the HTTP response.</w:t>
            </w:r>
          </w:p>
        </w:tc>
      </w:tr>
      <w:tr w:rsidR="00421C69" w14:paraId="3D2E55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5386FA" w14:textId="77777777" w:rsidR="00421C69" w:rsidRDefault="00421C69">
            <w:pPr>
              <w:spacing w:before="150" w:after="150"/>
              <w:rPr>
                <w:rFonts w:eastAsia="Times New Roman"/>
              </w:rPr>
            </w:pPr>
            <w:r>
              <w:rPr>
                <w:rFonts w:eastAsia="Times New Roman"/>
              </w:rPr>
              <w:t>Jun 19,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6E0F86"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onJobCreated</w:t>
            </w:r>
            <w:proofErr w:type="spellEnd"/>
            <w:r>
              <w:rPr>
                <w:rFonts w:eastAsia="Times New Roman"/>
              </w:rPr>
              <w:t xml:space="preserve">, </w:t>
            </w:r>
            <w:proofErr w:type="spellStart"/>
            <w:r>
              <w:rPr>
                <w:rStyle w:val="HTMLCode"/>
              </w:rPr>
              <w:t>onJobFailed</w:t>
            </w:r>
            <w:proofErr w:type="spellEnd"/>
            <w:r>
              <w:rPr>
                <w:rFonts w:eastAsia="Times New Roman"/>
              </w:rPr>
              <w:t xml:space="preserve">, </w:t>
            </w:r>
            <w:proofErr w:type="spellStart"/>
            <w:r>
              <w:rPr>
                <w:rStyle w:val="HTMLCode"/>
              </w:rPr>
              <w:t>onUserCreated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562DF9" w14:textId="77777777" w:rsidR="00421C69" w:rsidRDefault="00421C69">
            <w:pPr>
              <w:spacing w:before="150" w:after="150"/>
              <w:rPr>
                <w:rFonts w:eastAsia="Times New Roman"/>
              </w:rPr>
            </w:pPr>
            <w:r>
              <w:rPr>
                <w:rStyle w:val="Strong"/>
                <w:rFonts w:eastAsia="Times New Roman"/>
              </w:rPr>
              <w:t xml:space="preserve">Bug fix: all three </w:t>
            </w:r>
            <w:proofErr w:type="spellStart"/>
            <w:r>
              <w:rPr>
                <w:rStyle w:val="Strong"/>
                <w:rFonts w:eastAsia="Times New Roman"/>
              </w:rPr>
              <w:t>Firestore</w:t>
            </w:r>
            <w:proofErr w:type="spellEnd"/>
            <w:r>
              <w:rPr>
                <w:rStyle w:val="Strong"/>
                <w:rFonts w:eastAsia="Times New Roman"/>
              </w:rPr>
              <w:t xml:space="preserve"> triggers were live as stale HTTPS functions.</w:t>
            </w:r>
            <w:r>
              <w:rPr>
                <w:rFonts w:eastAsia="Times New Roman"/>
              </w:rPr>
              <w:t xml:space="preserve"> A previous session had deployed these as HTTP endpoints, not </w:t>
            </w:r>
            <w:proofErr w:type="spellStart"/>
            <w:r>
              <w:rPr>
                <w:rFonts w:eastAsia="Times New Roman"/>
              </w:rPr>
              <w:t>Firestore</w:t>
            </w:r>
            <w:proofErr w:type="spellEnd"/>
            <w:r>
              <w:rPr>
                <w:rFonts w:eastAsia="Times New Roman"/>
              </w:rPr>
              <w:t>/</w:t>
            </w:r>
            <w:proofErr w:type="spellStart"/>
            <w:r>
              <w:rPr>
                <w:rFonts w:eastAsia="Times New Roman"/>
              </w:rPr>
              <w:t>Eventarc</w:t>
            </w:r>
            <w:proofErr w:type="spellEnd"/>
            <w:r>
              <w:rPr>
                <w:rFonts w:eastAsia="Times New Roman"/>
              </w:rPr>
              <w:t xml:space="preserve"> triggers — so </w:t>
            </w:r>
            <w:proofErr w:type="spellStart"/>
            <w:r>
              <w:rPr>
                <w:rStyle w:val="HTMLCode"/>
              </w:rPr>
              <w:t>approveDraft</w:t>
            </w:r>
            <w:proofErr w:type="spellEnd"/>
            <w:r>
              <w:rPr>
                <w:rFonts w:eastAsia="Times New Roman"/>
              </w:rPr>
              <w:t xml:space="preserve"> creating a </w:t>
            </w:r>
            <w:proofErr w:type="spellStart"/>
            <w:r>
              <w:rPr>
                <w:rStyle w:val="HTMLCode"/>
              </w:rPr>
              <w:t>publishJobs</w:t>
            </w:r>
            <w:proofErr w:type="spellEnd"/>
            <w:r>
              <w:rPr>
                <w:rFonts w:eastAsia="Times New Roman"/>
              </w:rPr>
              <w:t xml:space="preserve"> document never fired the auto-publish trigger, and welcome/failure emails never sent. Firebase blocks in-place type changes ("Changing from an HTTPS function to a background triggered function is not allowed"), so </w:t>
            </w:r>
            <w:r>
              <w:rPr>
                <w:rFonts w:eastAsia="Times New Roman"/>
              </w:rPr>
              <w:lastRenderedPageBreak/>
              <w:t xml:space="preserve">the fix was: (1) delete each via </w:t>
            </w:r>
            <w:r>
              <w:rPr>
                <w:rStyle w:val="HTMLCode"/>
              </w:rPr>
              <w:t xml:space="preserve">firebase </w:t>
            </w:r>
            <w:proofErr w:type="spellStart"/>
            <w:r>
              <w:rPr>
                <w:rStyle w:val="HTMLCode"/>
              </w:rPr>
              <w:t>functions:delete</w:t>
            </w:r>
            <w:proofErr w:type="spellEnd"/>
            <w:r>
              <w:rPr>
                <w:rFonts w:eastAsia="Times New Roman"/>
              </w:rPr>
              <w:t xml:space="preserve">, (2) rename in code to </w:t>
            </w:r>
            <w:proofErr w:type="spellStart"/>
            <w:r>
              <w:rPr>
                <w:rStyle w:val="HTMLCode"/>
              </w:rPr>
              <w:t>jobCreatedTrigger</w:t>
            </w:r>
            <w:proofErr w:type="spellEnd"/>
            <w:r>
              <w:rPr>
                <w:rFonts w:eastAsia="Times New Roman"/>
              </w:rPr>
              <w:t xml:space="preserve">, </w:t>
            </w:r>
            <w:proofErr w:type="spellStart"/>
            <w:r>
              <w:rPr>
                <w:rStyle w:val="HTMLCode"/>
              </w:rPr>
              <w:t>jobFailedTrigger</w:t>
            </w:r>
            <w:proofErr w:type="spellEnd"/>
            <w:r>
              <w:rPr>
                <w:rFonts w:eastAsia="Times New Roman"/>
              </w:rPr>
              <w:t xml:space="preserve">, </w:t>
            </w:r>
            <w:proofErr w:type="spellStart"/>
            <w:r>
              <w:rPr>
                <w:rStyle w:val="HTMLCode"/>
              </w:rPr>
              <w:t>userCreatedTrigger</w:t>
            </w:r>
            <w:proofErr w:type="spellEnd"/>
            <w:r>
              <w:rPr>
                <w:rFonts w:eastAsia="Times New Roman"/>
              </w:rPr>
              <w:t xml:space="preserve"> (new names guarantee no type-conflict), (3) redeploy. All three confirmed live as v2 </w:t>
            </w:r>
            <w:proofErr w:type="spellStart"/>
            <w:r>
              <w:rPr>
                <w:rFonts w:eastAsia="Times New Roman"/>
              </w:rPr>
              <w:t>Firestore</w:t>
            </w:r>
            <w:proofErr w:type="spellEnd"/>
            <w:r>
              <w:rPr>
                <w:rFonts w:eastAsia="Times New Roman"/>
              </w:rPr>
              <w:t xml:space="preserve"> triggers. Auto-publishing, welcome emails, and failure emails now operational.</w:t>
            </w:r>
          </w:p>
        </w:tc>
      </w:tr>
      <w:tr w:rsidR="00421C69" w14:paraId="4F84198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A4BA86" w14:textId="77777777" w:rsidR="00421C69" w:rsidRDefault="00421C69">
            <w:pPr>
              <w:spacing w:before="150" w:after="150"/>
              <w:rPr>
                <w:rFonts w:eastAsia="Times New Roman"/>
              </w:rPr>
            </w:pPr>
            <w:r>
              <w:rPr>
                <w:rFonts w:eastAsia="Times New Roman"/>
              </w:rPr>
              <w:lastRenderedPageBreak/>
              <w:t>Jun 19,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947FB3"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postToGoogle</w:t>
            </w:r>
            <w:proofErr w:type="spellEnd"/>
            <w:r>
              <w:rPr>
                <w:rFonts w:eastAsia="Times New Roman"/>
              </w:rPr>
              <w:t xml:space="preserve">, </w:t>
            </w:r>
            <w:proofErr w:type="spellStart"/>
            <w:r>
              <w:rPr>
                <w:rStyle w:val="HTMLCode"/>
              </w:rPr>
              <w:t>postToFacebook</w:t>
            </w:r>
            <w:proofErr w:type="spellEnd"/>
            <w:r>
              <w:rPr>
                <w:rFonts w:eastAsia="Times New Roman"/>
              </w:rPr>
              <w:t xml:space="preserve">, </w:t>
            </w:r>
            <w:proofErr w:type="spellStart"/>
            <w:r>
              <w:rPr>
                <w:rStyle w:val="HTMLCode"/>
              </w:rPr>
              <w:t>postToInstagram</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F3A169" w14:textId="77777777" w:rsidR="00421C69" w:rsidRDefault="00421C69">
            <w:pPr>
              <w:spacing w:before="150" w:after="150"/>
              <w:rPr>
                <w:rFonts w:eastAsia="Times New Roman"/>
              </w:rPr>
            </w:pPr>
            <w:r>
              <w:rPr>
                <w:rStyle w:val="Strong"/>
                <w:rFonts w:eastAsia="Times New Roman"/>
              </w:rPr>
              <w:t>Security fix: posting endpoints had no auth.</w:t>
            </w:r>
            <w:r>
              <w:rPr>
                <w:rFonts w:eastAsia="Times New Roman"/>
              </w:rPr>
              <w:t xml:space="preserve"> All three were publicly callable by anyone with the function URL — no token required. Added </w:t>
            </w:r>
            <w:proofErr w:type="spellStart"/>
            <w:r>
              <w:rPr>
                <w:rStyle w:val="HTMLCode"/>
              </w:rPr>
              <w:t>verifyBearer</w:t>
            </w:r>
            <w:proofErr w:type="spellEnd"/>
            <w:r>
              <w:rPr>
                <w:rStyle w:val="HTMLCode"/>
              </w:rPr>
              <w:t>()</w:t>
            </w:r>
            <w:r>
              <w:rPr>
                <w:rFonts w:eastAsia="Times New Roman"/>
              </w:rPr>
              <w:t xml:space="preserve"> check at the top of each function (returns 401 if missing/invalid). Also added OPTIONS preflight handler so CORS still works from the browser. Deployed Jun 19, 2026.</w:t>
            </w:r>
          </w:p>
        </w:tc>
      </w:tr>
      <w:tr w:rsidR="00421C69" w14:paraId="6CF463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D333F8" w14:textId="77777777" w:rsidR="00421C69" w:rsidRDefault="00421C69">
            <w:pPr>
              <w:spacing w:before="150" w:after="150"/>
              <w:rPr>
                <w:rFonts w:eastAsia="Times New Roman"/>
              </w:rPr>
            </w:pPr>
            <w:r>
              <w:rPr>
                <w:rFonts w:eastAsia="Times New Roman"/>
              </w:rPr>
              <w:t>Jun 17,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7D7D38" w14:textId="77777777" w:rsidR="00421C69" w:rsidRDefault="00421C69">
            <w:pPr>
              <w:spacing w:before="150" w:after="150"/>
              <w:rPr>
                <w:rFonts w:eastAsia="Times New Roman"/>
              </w:rPr>
            </w:pPr>
            <w:r>
              <w:rPr>
                <w:rStyle w:val="HTMLCode"/>
              </w:rPr>
              <w:t>BlastyBiz-Connect.html</w:t>
            </w:r>
            <w:r>
              <w:rPr>
                <w:rFonts w:eastAsia="Times New Roman"/>
              </w:rPr>
              <w:t xml:space="preserve"> + new </w:t>
            </w:r>
            <w:r>
              <w:rPr>
                <w:rStyle w:val="HTMLCode"/>
              </w:rPr>
              <w:t>BlastyBiz-Connected.html</w:t>
            </w:r>
            <w:r>
              <w:rPr>
                <w:rFonts w:eastAsia="Times New Roman"/>
              </w:rPr>
              <w:t xml:space="preserve"> + </w:t>
            </w:r>
            <w:r>
              <w:rPr>
                <w:rStyle w:val="HTMLCode"/>
              </w:rPr>
              <w:t>functions/</w:t>
            </w:r>
            <w:proofErr w:type="spellStart"/>
            <w:r>
              <w:rPr>
                <w:rStyle w:val="HTMLCode"/>
              </w:rPr>
              <w:t>index.js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39BC2A" w14:textId="77777777" w:rsidR="00421C69" w:rsidRDefault="00421C69">
            <w:pPr>
              <w:spacing w:before="150" w:after="150"/>
              <w:rPr>
                <w:rFonts w:eastAsia="Times New Roman"/>
              </w:rPr>
            </w:pPr>
            <w:r>
              <w:rPr>
                <w:rFonts w:eastAsia="Times New Roman"/>
              </w:rPr>
              <w:t xml:space="preserve">Added pre-connect friction reduction and post-connection clarity. (1) Google Connect button now opens an inline explainer drawer. (2) Facebook Connect button now opens a bottom-sheet gate modal asking "Do you have a Facebook Business Page?" — Yes proceeds to OAuth; No shows a 4-step guide. (3) New </w:t>
            </w:r>
            <w:r>
              <w:rPr>
                <w:rStyle w:val="HTMLCode"/>
              </w:rPr>
              <w:t>BlastyBiz-Connected.html</w:t>
            </w:r>
            <w:r>
              <w:rPr>
                <w:rFonts w:eastAsia="Times New Roman"/>
              </w:rPr>
              <w:t xml:space="preserve"> post-connection landing page: OAuth callbacks now redirect here instead of back to Connect. The page reads the </w:t>
            </w:r>
            <w:proofErr w:type="spellStart"/>
            <w:r>
              <w:rPr>
                <w:rStyle w:val="HTMLCode"/>
              </w:rPr>
              <w:t>platformConnections</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doc, shows the connected account/page name, shows whether Instagram was auto-linked, explains the "what happens when you post" flow, and CTAs to create first listing, connect another platform, or go to dashboard.</w:t>
            </w:r>
          </w:p>
        </w:tc>
      </w:tr>
      <w:tr w:rsidR="00421C69" w14:paraId="3396B7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9B5529" w14:textId="77777777" w:rsidR="00421C69" w:rsidRDefault="00421C69">
            <w:pPr>
              <w:spacing w:before="150" w:after="150"/>
              <w:rPr>
                <w:rFonts w:eastAsia="Times New Roman"/>
              </w:rPr>
            </w:pPr>
            <w:r>
              <w:rPr>
                <w:rFonts w:eastAsia="Times New Roman"/>
              </w:rPr>
              <w:lastRenderedPageBreak/>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1EF05E" w14:textId="77777777" w:rsidR="00421C69" w:rsidRDefault="00421C69">
            <w:pPr>
              <w:spacing w:before="150" w:after="150"/>
              <w:rPr>
                <w:rFonts w:eastAsia="Times New Roman"/>
              </w:rPr>
            </w:pPr>
            <w:r>
              <w:rPr>
                <w:rStyle w:val="HTMLCode"/>
              </w:rPr>
              <w:t>BlastyBiz-Dashboard.html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F82454"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CRITICAL: Billing buttons always returned 401.</w:t>
            </w:r>
            <w:r>
              <w:rPr>
                <w:rFonts w:eastAsia="Times New Roman"/>
              </w:rPr>
              <w:t xml:space="preserve"> </w:t>
            </w:r>
            <w:proofErr w:type="spellStart"/>
            <w:r>
              <w:rPr>
                <w:rStyle w:val="HTMLCode"/>
              </w:rPr>
              <w:t>startCheckout</w:t>
            </w:r>
            <w:proofErr w:type="spellEnd"/>
            <w:r>
              <w:rPr>
                <w:rFonts w:eastAsia="Times New Roman"/>
              </w:rPr>
              <w:t xml:space="preserve"> and </w:t>
            </w:r>
            <w:proofErr w:type="spellStart"/>
            <w:r>
              <w:rPr>
                <w:rStyle w:val="HTMLCode"/>
              </w:rPr>
              <w:t>handleBilling</w:t>
            </w:r>
            <w:r>
              <w:rPr>
                <w:rFonts w:eastAsia="Times New Roman"/>
              </w:rPr>
              <w:t>'s</w:t>
            </w:r>
            <w:proofErr w:type="spellEnd"/>
            <w:r>
              <w:rPr>
                <w:rFonts w:eastAsia="Times New Roman"/>
              </w:rPr>
              <w:t xml:space="preserve"> </w:t>
            </w:r>
            <w:proofErr w:type="spellStart"/>
            <w:r>
              <w:rPr>
                <w:rStyle w:val="HTMLCode"/>
              </w:rPr>
              <w:t>createPortalSession</w:t>
            </w:r>
            <w:proofErr w:type="spellEnd"/>
            <w:r>
              <w:rPr>
                <w:rFonts w:eastAsia="Times New Roman"/>
              </w:rPr>
              <w:t xml:space="preserve"> fetch calls had no </w:t>
            </w:r>
            <w:r>
              <w:rPr>
                <w:rStyle w:val="HTMLCode"/>
              </w:rPr>
              <w:t>Authorization</w:t>
            </w:r>
            <w:r>
              <w:rPr>
                <w:rFonts w:eastAsia="Times New Roman"/>
              </w:rPr>
              <w:t xml:space="preserve"> header. </w:t>
            </w:r>
            <w:proofErr w:type="spellStart"/>
            <w:r>
              <w:rPr>
                <w:rStyle w:val="HTMLCode"/>
              </w:rPr>
              <w:t>verifyBearer</w:t>
            </w:r>
            <w:proofErr w:type="spellEnd"/>
            <w:r>
              <w:rPr>
                <w:rStyle w:val="HTMLCode"/>
              </w:rPr>
              <w:t>()</w:t>
            </w:r>
            <w:r>
              <w:rPr>
                <w:rFonts w:eastAsia="Times New Roman"/>
              </w:rPr>
              <w:t xml:space="preserve"> reads </w:t>
            </w:r>
            <w:proofErr w:type="spellStart"/>
            <w:r>
              <w:rPr>
                <w:rStyle w:val="HTMLCode"/>
              </w:rPr>
              <w:t>req.headers</w:t>
            </w:r>
            <w:proofErr w:type="spellEnd"/>
            <w:r>
              <w:rPr>
                <w:rStyle w:val="HTMLCode"/>
              </w:rPr>
              <w:t>['authorization']</w:t>
            </w:r>
            <w:r>
              <w:rPr>
                <w:rFonts w:eastAsia="Times New Roman"/>
              </w:rPr>
              <w:t xml:space="preserve"> — the requests were rejected before reaching any Square logic. Fix: added </w:t>
            </w:r>
            <w:proofErr w:type="spellStart"/>
            <w:r>
              <w:rPr>
                <w:rStyle w:val="HTMLCode"/>
              </w:rPr>
              <w:t>const</w:t>
            </w:r>
            <w:proofErr w:type="spellEnd"/>
            <w:r>
              <w:rPr>
                <w:rStyle w:val="HTMLCode"/>
              </w:rPr>
              <w:t xml:space="preserve"> </w:t>
            </w:r>
            <w:proofErr w:type="spellStart"/>
            <w:r>
              <w:rPr>
                <w:rStyle w:val="HTMLCode"/>
              </w:rPr>
              <w:t>idToken</w:t>
            </w:r>
            <w:proofErr w:type="spellEnd"/>
            <w:r>
              <w:rPr>
                <w:rStyle w:val="HTMLCode"/>
              </w:rPr>
              <w:t xml:space="preserve"> = await </w:t>
            </w:r>
            <w:proofErr w:type="spellStart"/>
            <w:r>
              <w:rPr>
                <w:rStyle w:val="HTMLCode"/>
              </w:rPr>
              <w:t>currentUser.getIdToken</w:t>
            </w:r>
            <w:proofErr w:type="spellEnd"/>
            <w:r>
              <w:rPr>
                <w:rStyle w:val="HTMLCode"/>
              </w:rPr>
              <w:t>()</w:t>
            </w:r>
            <w:r>
              <w:rPr>
                <w:rFonts w:eastAsia="Times New Roman"/>
              </w:rPr>
              <w:t xml:space="preserve"> and </w:t>
            </w:r>
            <w:r>
              <w:rPr>
                <w:rStyle w:val="HTMLCode"/>
              </w:rPr>
              <w:t>Authorization: Bearer ${</w:t>
            </w:r>
            <w:proofErr w:type="spellStart"/>
            <w:r>
              <w:rPr>
                <w:rStyle w:val="HTMLCode"/>
              </w:rPr>
              <w:t>idToken</w:t>
            </w:r>
            <w:proofErr w:type="spellEnd"/>
            <w:r>
              <w:rPr>
                <w:rStyle w:val="HTMLCode"/>
              </w:rPr>
              <w:t>}</w:t>
            </w:r>
            <w:r>
              <w:rPr>
                <w:rFonts w:eastAsia="Times New Roman"/>
              </w:rPr>
              <w:t xml:space="preserve"> header to both fetch calls. Playwright confirmed "Setting up checkout…" toast appears (</w:t>
            </w:r>
            <w:proofErr w:type="spellStart"/>
            <w:r>
              <w:rPr>
                <w:rFonts w:eastAsia="Times New Roman"/>
              </w:rPr>
              <w:t>auth</w:t>
            </w:r>
            <w:proofErr w:type="spellEnd"/>
            <w:r>
              <w:rPr>
                <w:rFonts w:eastAsia="Times New Roman"/>
              </w:rPr>
              <w:t xml:space="preserve"> reaches CF).</w:t>
            </w:r>
          </w:p>
        </w:tc>
      </w:tr>
      <w:tr w:rsidR="00421C69" w14:paraId="15B086C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FA712D" w14:textId="77777777" w:rsidR="00421C69" w:rsidRDefault="00421C69">
            <w:pPr>
              <w:spacing w:before="150" w:after="150"/>
              <w:rPr>
                <w:rFonts w:eastAsia="Times New Roman"/>
              </w:rPr>
            </w:pPr>
            <w:r>
              <w:rPr>
                <w:rFonts w:eastAsia="Times New Roman"/>
              </w:rPr>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D4AF4E"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dispatchPublishJob</w:t>
            </w:r>
            <w:proofErr w:type="spellEnd"/>
            <w:r>
              <w:rPr>
                <w:rFonts w:eastAsia="Times New Roman"/>
              </w:rPr>
              <w:t xml:space="preserve"> + </w:t>
            </w:r>
            <w:proofErr w:type="spellStart"/>
            <w:r>
              <w:rPr>
                <w:rStyle w:val="HTMLCode"/>
              </w:rPr>
              <w:t>adminRetryJob</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5602A8"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HIGH: Dispatcher marked unsupported platforms as </w:t>
            </w:r>
            <w:r>
              <w:rPr>
                <w:rStyle w:val="HTMLCode"/>
                <w:b/>
                <w:bCs/>
              </w:rPr>
              <w:t>failed</w:t>
            </w:r>
            <w:r>
              <w:rPr>
                <w:rStyle w:val="Strong"/>
                <w:rFonts w:eastAsia="Times New Roman"/>
              </w:rPr>
              <w:t xml:space="preserve"> instead of </w:t>
            </w:r>
            <w:proofErr w:type="spellStart"/>
            <w:r>
              <w:rPr>
                <w:rStyle w:val="HTMLCode"/>
                <w:b/>
                <w:bCs/>
              </w:rPr>
              <w:t>manual_required</w:t>
            </w:r>
            <w:proofErr w:type="spellEnd"/>
            <w:r>
              <w:rPr>
                <w:rStyle w:val="Strong"/>
                <w:rFonts w:eastAsia="Times New Roman"/>
              </w:rPr>
              <w:t>.</w:t>
            </w:r>
            <w:r>
              <w:rPr>
                <w:rFonts w:eastAsia="Times New Roman"/>
              </w:rPr>
              <w:t xml:space="preserve"> Both switch-statement default cases wrote </w:t>
            </w:r>
            <w:r>
              <w:rPr>
                <w:rStyle w:val="HTMLCode"/>
              </w:rPr>
              <w:t>status: 'failed'</w:t>
            </w:r>
            <w:r>
              <w:rPr>
                <w:rFonts w:eastAsia="Times New Roman"/>
              </w:rPr>
              <w:t xml:space="preserve">. Bing, </w:t>
            </w:r>
            <w:proofErr w:type="spellStart"/>
            <w:r>
              <w:rPr>
                <w:rFonts w:eastAsia="Times New Roman"/>
              </w:rPr>
              <w:t>Nextdoor</w:t>
            </w:r>
            <w:proofErr w:type="spellEnd"/>
            <w:r>
              <w:rPr>
                <w:rFonts w:eastAsia="Times New Roman"/>
              </w:rPr>
              <w:t xml:space="preserve">, Yelp, Apple Maps jobs dispatched through </w:t>
            </w:r>
            <w:proofErr w:type="spellStart"/>
            <w:r>
              <w:rPr>
                <w:rStyle w:val="HTMLCode"/>
              </w:rPr>
              <w:t>approveDraft</w:t>
            </w:r>
            <w:proofErr w:type="spellEnd"/>
            <w:r>
              <w:rPr>
                <w:rFonts w:eastAsia="Times New Roman"/>
              </w:rPr>
              <w:t xml:space="preserve"> would show as permanently failed instead of prompting copy-paste. Fixed both defaults to write </w:t>
            </w:r>
            <w:r>
              <w:rPr>
                <w:rStyle w:val="HTMLCode"/>
              </w:rPr>
              <w:t>status: '</w:t>
            </w:r>
            <w:proofErr w:type="spellStart"/>
            <w:r>
              <w:rPr>
                <w:rStyle w:val="HTMLCode"/>
              </w:rPr>
              <w:t>manual_required</w:t>
            </w:r>
            <w:proofErr w:type="spellEnd"/>
            <w:r>
              <w:rPr>
                <w:rStyle w:val="HTMLCode"/>
              </w:rPr>
              <w:t>'</w:t>
            </w:r>
            <w:r>
              <w:rPr>
                <w:rFonts w:eastAsia="Times New Roman"/>
              </w:rPr>
              <w:t xml:space="preserve"> with a descriptive </w:t>
            </w:r>
            <w:proofErr w:type="spellStart"/>
            <w:r>
              <w:rPr>
                <w:rStyle w:val="HTMLCode"/>
              </w:rPr>
              <w:t>customerVisibleMessage</w:t>
            </w:r>
            <w:proofErr w:type="spellEnd"/>
            <w:r>
              <w:rPr>
                <w:rFonts w:eastAsia="Times New Roman"/>
              </w:rPr>
              <w:t xml:space="preserve">. </w:t>
            </w:r>
            <w:proofErr w:type="spellStart"/>
            <w:r>
              <w:rPr>
                <w:rStyle w:val="HTMLCode"/>
              </w:rPr>
              <w:t>adminRetryJob</w:t>
            </w:r>
            <w:proofErr w:type="spellEnd"/>
            <w:r>
              <w:rPr>
                <w:rFonts w:eastAsia="Times New Roman"/>
              </w:rPr>
              <w:t xml:space="preserve"> default also returns 200 (not 400) since manual is not an error.</w:t>
            </w:r>
          </w:p>
        </w:tc>
      </w:tr>
      <w:tr w:rsidR="00421C69" w14:paraId="55AF7EC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3040EA" w14:textId="77777777" w:rsidR="00421C69" w:rsidRDefault="00421C69">
            <w:pPr>
              <w:spacing w:before="150" w:after="150"/>
              <w:rPr>
                <w:rFonts w:eastAsia="Times New Roman"/>
              </w:rPr>
            </w:pPr>
            <w:r>
              <w:rPr>
                <w:rFonts w:eastAsia="Times New Roman"/>
              </w:rPr>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370DB3" w14:textId="77777777" w:rsidR="00421C69" w:rsidRDefault="00421C69">
            <w:pPr>
              <w:spacing w:before="150" w:after="150"/>
              <w:rPr>
                <w:rFonts w:eastAsia="Times New Roman"/>
              </w:rPr>
            </w:pPr>
            <w:proofErr w:type="spellStart"/>
            <w:r>
              <w:rPr>
                <w:rStyle w:val="HTMLCode"/>
              </w:rPr>
              <w:t>firestore.indexes.json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156AD0"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HIGH: Two admin queries had no matching composite index.</w:t>
            </w:r>
            <w:r>
              <w:rPr>
                <w:rFonts w:eastAsia="Times New Roman"/>
              </w:rPr>
              <w:t xml:space="preserve"> </w:t>
            </w:r>
            <w:proofErr w:type="spellStart"/>
            <w:r>
              <w:rPr>
                <w:rStyle w:val="HTMLCode"/>
              </w:rPr>
              <w:t>adminListPublishJobs</w:t>
            </w:r>
            <w:proofErr w:type="spellEnd"/>
            <w:r>
              <w:rPr>
                <w:rFonts w:eastAsia="Times New Roman"/>
              </w:rPr>
              <w:t xml:space="preserve"> (with status filter) and </w:t>
            </w:r>
            <w:proofErr w:type="spellStart"/>
            <w:r>
              <w:rPr>
                <w:rStyle w:val="HTMLCode"/>
              </w:rPr>
              <w:t>adminListFailedJobs</w:t>
            </w:r>
            <w:proofErr w:type="spellEnd"/>
            <w:r>
              <w:rPr>
                <w:rFonts w:eastAsia="Times New Roman"/>
              </w:rPr>
              <w:t xml:space="preserve"> both query </w:t>
            </w:r>
            <w:r>
              <w:rPr>
                <w:rStyle w:val="HTMLCode"/>
              </w:rPr>
              <w:t xml:space="preserve">status + </w:t>
            </w:r>
            <w:proofErr w:type="spellStart"/>
            <w:r>
              <w:rPr>
                <w:rStyle w:val="HTMLCode"/>
              </w:rPr>
              <w:t>createdAt</w:t>
            </w:r>
            <w:proofErr w:type="spellEnd"/>
            <w:r>
              <w:rPr>
                <w:rStyle w:val="HTMLCode"/>
              </w:rPr>
              <w:t xml:space="preserve"> DESC</w:t>
            </w:r>
            <w:r>
              <w:rPr>
                <w:rFonts w:eastAsia="Times New Roman"/>
              </w:rPr>
              <w:t xml:space="preserve"> on </w:t>
            </w:r>
            <w:proofErr w:type="spellStart"/>
            <w:r>
              <w:rPr>
                <w:rStyle w:val="HTMLCode"/>
              </w:rPr>
              <w:t>publishJobs</w:t>
            </w:r>
            <w:proofErr w:type="spellEnd"/>
            <w:r>
              <w:rPr>
                <w:rFonts w:eastAsia="Times New Roman"/>
              </w:rPr>
              <w:t xml:space="preserve">. Only </w:t>
            </w:r>
            <w:r>
              <w:rPr>
                <w:rStyle w:val="HTMLCode"/>
              </w:rPr>
              <w:t xml:space="preserve">status + </w:t>
            </w:r>
            <w:proofErr w:type="spellStart"/>
            <w:r>
              <w:rPr>
                <w:rStyle w:val="HTMLCode"/>
              </w:rPr>
              <w:t>updatedAt</w:t>
            </w:r>
            <w:proofErr w:type="spellEnd"/>
            <w:r>
              <w:rPr>
                <w:rFonts w:eastAsia="Times New Roman"/>
              </w:rPr>
              <w:t xml:space="preserve"> existed — a live status-filtered admin query would throw </w:t>
            </w:r>
            <w:r>
              <w:rPr>
                <w:rStyle w:val="HTMLCode"/>
              </w:rPr>
              <w:t>FAILED_PRECONDITION</w:t>
            </w:r>
            <w:r>
              <w:rPr>
                <w:rFonts w:eastAsia="Times New Roman"/>
              </w:rPr>
              <w:t xml:space="preserve">. Added </w:t>
            </w:r>
            <w:r>
              <w:rPr>
                <w:rStyle w:val="HTMLCode"/>
              </w:rPr>
              <w:t xml:space="preserve">status ASC + </w:t>
            </w:r>
            <w:proofErr w:type="spellStart"/>
            <w:r>
              <w:rPr>
                <w:rStyle w:val="HTMLCode"/>
              </w:rPr>
              <w:lastRenderedPageBreak/>
              <w:t>createdAt</w:t>
            </w:r>
            <w:proofErr w:type="spellEnd"/>
            <w:r>
              <w:rPr>
                <w:rStyle w:val="HTMLCode"/>
              </w:rPr>
              <w:t xml:space="preserve"> DESC</w:t>
            </w:r>
            <w:r>
              <w:rPr>
                <w:rFonts w:eastAsia="Times New Roman"/>
              </w:rPr>
              <w:t xml:space="preserve"> index and deployed via </w:t>
            </w:r>
            <w:proofErr w:type="spellStart"/>
            <w:r>
              <w:rPr>
                <w:rStyle w:val="HTMLCode"/>
              </w:rPr>
              <w:t>firestore:indexes</w:t>
            </w:r>
            <w:proofErr w:type="spellEnd"/>
            <w:r>
              <w:rPr>
                <w:rFonts w:eastAsia="Times New Roman"/>
              </w:rPr>
              <w:t>.</w:t>
            </w:r>
          </w:p>
        </w:tc>
      </w:tr>
      <w:tr w:rsidR="00421C69" w14:paraId="023B8B5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9FBAF6" w14:textId="77777777" w:rsidR="00421C69" w:rsidRDefault="00421C69">
            <w:pPr>
              <w:spacing w:before="150" w:after="150"/>
              <w:rPr>
                <w:rFonts w:eastAsia="Times New Roman"/>
              </w:rPr>
            </w:pPr>
            <w:r>
              <w:rPr>
                <w:rFonts w:eastAsia="Times New Roman"/>
              </w:rPr>
              <w:lastRenderedPageBreak/>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D45652"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generateEnrichmentQuestions</w:t>
            </w:r>
            <w:proofErr w:type="spellEnd"/>
            <w:r>
              <w:rPr>
                <w:rFonts w:eastAsia="Times New Roman"/>
              </w:rPr>
              <w:t xml:space="preserve"> + </w:t>
            </w:r>
            <w:proofErr w:type="spellStart"/>
            <w:r>
              <w:rPr>
                <w:rStyle w:val="HTMLCode"/>
              </w:rPr>
              <w:t>suggestPlatforms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00514C"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MEDIUM: AI cap not enforced on two AI endpoints.</w:t>
            </w:r>
            <w:r>
              <w:rPr>
                <w:rFonts w:eastAsia="Times New Roman"/>
              </w:rPr>
              <w:t xml:space="preserve"> </w:t>
            </w:r>
            <w:proofErr w:type="spellStart"/>
            <w:r>
              <w:rPr>
                <w:rStyle w:val="HTMLCode"/>
              </w:rPr>
              <w:t>generateEnrichmentQuestions</w:t>
            </w:r>
            <w:proofErr w:type="spellEnd"/>
            <w:r>
              <w:rPr>
                <w:rFonts w:eastAsia="Times New Roman"/>
              </w:rPr>
              <w:t xml:space="preserve"> and </w:t>
            </w:r>
            <w:proofErr w:type="spellStart"/>
            <w:r>
              <w:rPr>
                <w:rStyle w:val="HTMLCode"/>
              </w:rPr>
              <w:t>suggestPlatforms</w:t>
            </w:r>
            <w:proofErr w:type="spellEnd"/>
            <w:r>
              <w:rPr>
                <w:rFonts w:eastAsia="Times New Roman"/>
              </w:rPr>
              <w:t xml:space="preserve"> called </w:t>
            </w:r>
            <w:proofErr w:type="spellStart"/>
            <w:r>
              <w:rPr>
                <w:rStyle w:val="HTMLCode"/>
              </w:rPr>
              <w:t>trackAiUsage</w:t>
            </w:r>
            <w:proofErr w:type="spellEnd"/>
            <w:r>
              <w:rPr>
                <w:rFonts w:eastAsia="Times New Roman"/>
              </w:rPr>
              <w:t xml:space="preserve"> after the Anthropic call (logs cost) but never checked </w:t>
            </w:r>
            <w:r>
              <w:rPr>
                <w:rStyle w:val="HTMLCode"/>
              </w:rPr>
              <w:t>AI_LIMITS</w:t>
            </w:r>
            <w:r>
              <w:rPr>
                <w:rFonts w:eastAsia="Times New Roman"/>
              </w:rPr>
              <w:t xml:space="preserve"> before calling. A user at their limit could call either endpoint unlimited times. Added the same 6-line cap check from </w:t>
            </w:r>
            <w:proofErr w:type="spellStart"/>
            <w:r>
              <w:rPr>
                <w:rStyle w:val="HTMLCode"/>
              </w:rPr>
              <w:t>adaptListing</w:t>
            </w:r>
            <w:proofErr w:type="spellEnd"/>
            <w:r>
              <w:rPr>
                <w:rFonts w:eastAsia="Times New Roman"/>
              </w:rPr>
              <w:t xml:space="preserve"> — reads </w:t>
            </w:r>
            <w:proofErr w:type="spellStart"/>
            <w:r>
              <w:rPr>
                <w:rStyle w:val="HTMLCode"/>
              </w:rPr>
              <w:t>aiActionsUsed</w:t>
            </w:r>
            <w:proofErr w:type="spellEnd"/>
            <w:r>
              <w:rPr>
                <w:rFonts w:eastAsia="Times New Roman"/>
              </w:rPr>
              <w:t xml:space="preserve"> from the user doc, enforces </w:t>
            </w:r>
            <w:r>
              <w:rPr>
                <w:rStyle w:val="HTMLCode"/>
              </w:rPr>
              <w:t>AI_LIMITS[plan]</w:t>
            </w:r>
            <w:r>
              <w:rPr>
                <w:rFonts w:eastAsia="Times New Roman"/>
              </w:rPr>
              <w:t>, returns 429 if over limit.</w:t>
            </w:r>
          </w:p>
        </w:tc>
      </w:tr>
      <w:tr w:rsidR="00421C69" w14:paraId="093411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5DE51F" w14:textId="77777777" w:rsidR="00421C69" w:rsidRDefault="00421C69">
            <w:pPr>
              <w:spacing w:before="150" w:after="150"/>
              <w:rPr>
                <w:rFonts w:eastAsia="Times New Roman"/>
              </w:rPr>
            </w:pPr>
            <w:r>
              <w:rPr>
                <w:rFonts w:eastAsia="Times New Roman"/>
              </w:rPr>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2B9F8B" w14:textId="77777777" w:rsidR="00421C69" w:rsidRDefault="00421C69">
            <w:pPr>
              <w:spacing w:before="150" w:after="150"/>
              <w:rPr>
                <w:rFonts w:eastAsia="Times New Roman"/>
              </w:rPr>
            </w:pPr>
            <w:r>
              <w:rPr>
                <w:rStyle w:val="HTMLCode"/>
              </w:rPr>
              <w:t>BlastyBiz.html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947AB4"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HIGH: Bing Places had </w:t>
            </w:r>
            <w:r>
              <w:rPr>
                <w:rStyle w:val="HTMLCode"/>
                <w:b/>
                <w:bCs/>
              </w:rPr>
              <w:t>type: '</w:t>
            </w:r>
            <w:proofErr w:type="spellStart"/>
            <w:r>
              <w:rPr>
                <w:rStyle w:val="HTMLCode"/>
                <w:b/>
                <w:bCs/>
              </w:rPr>
              <w:t>api</w:t>
            </w:r>
            <w:proofErr w:type="spellEnd"/>
            <w:r>
              <w:rPr>
                <w:rStyle w:val="HTMLCode"/>
                <w:b/>
                <w:bCs/>
              </w:rPr>
              <w:t>'</w:t>
            </w:r>
            <w:r>
              <w:rPr>
                <w:rStyle w:val="Strong"/>
                <w:rFonts w:eastAsia="Times New Roman"/>
              </w:rPr>
              <w:t xml:space="preserve"> in the platform registry — inconsistent with all other files.</w:t>
            </w:r>
            <w:r>
              <w:rPr>
                <w:rFonts w:eastAsia="Times New Roman"/>
              </w:rPr>
              <w:t xml:space="preserve"> </w:t>
            </w:r>
            <w:r>
              <w:rPr>
                <w:rStyle w:val="HTMLCode"/>
              </w:rPr>
              <w:t>BlastyBiz.html</w:t>
            </w:r>
            <w:r>
              <w:rPr>
                <w:rFonts w:eastAsia="Times New Roman"/>
              </w:rPr>
              <w:t xml:space="preserve"> declared Bing as an auto-post API platform; </w:t>
            </w:r>
            <w:r>
              <w:rPr>
                <w:rStyle w:val="HTMLCode"/>
              </w:rPr>
              <w:t>BlastyBiz-Connect.html</w:t>
            </w:r>
            <w:r>
              <w:rPr>
                <w:rFonts w:eastAsia="Times New Roman"/>
              </w:rPr>
              <w:t xml:space="preserve"> correctly listed it as Copy-Ready; the backend dispatcher has no Bing publisher. Bing jobs from </w:t>
            </w:r>
            <w:proofErr w:type="spellStart"/>
            <w:r>
              <w:rPr>
                <w:rStyle w:val="HTMLCode"/>
              </w:rPr>
              <w:t>approveDraft</w:t>
            </w:r>
            <w:proofErr w:type="spellEnd"/>
            <w:r>
              <w:rPr>
                <w:rFonts w:eastAsia="Times New Roman"/>
              </w:rPr>
              <w:t xml:space="preserve"> would always fail (or after Fix #2, correctly fall to </w:t>
            </w:r>
            <w:proofErr w:type="spellStart"/>
            <w:r>
              <w:rPr>
                <w:rStyle w:val="HTMLCode"/>
              </w:rPr>
              <w:t>manual_required</w:t>
            </w:r>
            <w:proofErr w:type="spellEnd"/>
            <w:r>
              <w:rPr>
                <w:rFonts w:eastAsia="Times New Roman"/>
              </w:rPr>
              <w:t xml:space="preserve">). Fixed: </w:t>
            </w:r>
            <w:r>
              <w:rPr>
                <w:rStyle w:val="HTMLCode"/>
              </w:rPr>
              <w:t>type: '</w:t>
            </w:r>
            <w:proofErr w:type="spellStart"/>
            <w:r>
              <w:rPr>
                <w:rStyle w:val="HTMLCode"/>
              </w:rPr>
              <w:t>api</w:t>
            </w:r>
            <w:proofErr w:type="spellEnd"/>
            <w:r>
              <w:rPr>
                <w:rStyle w:val="HTMLCode"/>
              </w:rPr>
              <w:t>'</w:t>
            </w:r>
            <w:r>
              <w:rPr>
                <w:rFonts w:eastAsia="Times New Roman"/>
              </w:rPr>
              <w:t xml:space="preserve"> → </w:t>
            </w:r>
            <w:r>
              <w:rPr>
                <w:rStyle w:val="HTMLCode"/>
              </w:rPr>
              <w:t>type: 'manual'</w:t>
            </w:r>
            <w:r>
              <w:rPr>
                <w:rFonts w:eastAsia="Times New Roman"/>
              </w:rPr>
              <w:t>, note updated to "AI formats your Bing listing — you paste it at bingplaces.com".</w:t>
            </w:r>
          </w:p>
        </w:tc>
      </w:tr>
      <w:tr w:rsidR="00421C69" w14:paraId="3066B4E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99BBBB" w14:textId="77777777" w:rsidR="00421C69" w:rsidRDefault="00421C69">
            <w:pPr>
              <w:spacing w:before="150" w:after="150"/>
              <w:rPr>
                <w:rFonts w:eastAsia="Times New Roman"/>
              </w:rPr>
            </w:pPr>
            <w:r>
              <w:rPr>
                <w:rFonts w:eastAsia="Times New Roman"/>
              </w:rPr>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C3CB9F"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approveDraft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679908"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HIGH: </w:t>
            </w:r>
            <w:proofErr w:type="spellStart"/>
            <w:r>
              <w:rPr>
                <w:rStyle w:val="HTMLCode"/>
                <w:b/>
                <w:bCs/>
              </w:rPr>
              <w:t>approveDraft</w:t>
            </w:r>
            <w:proofErr w:type="spellEnd"/>
            <w:r>
              <w:rPr>
                <w:rStyle w:val="Strong"/>
                <w:rFonts w:eastAsia="Times New Roman"/>
              </w:rPr>
              <w:t xml:space="preserve"> authenticated but not authorized.</w:t>
            </w:r>
            <w:r>
              <w:rPr>
                <w:rFonts w:eastAsia="Times New Roman"/>
              </w:rPr>
              <w:t xml:space="preserve"> </w:t>
            </w:r>
            <w:proofErr w:type="spellStart"/>
            <w:r>
              <w:rPr>
                <w:rStyle w:val="HTMLCode"/>
              </w:rPr>
              <w:t>verifyBearer</w:t>
            </w:r>
            <w:proofErr w:type="spellEnd"/>
            <w:r>
              <w:rPr>
                <w:rStyle w:val="HTMLCode"/>
              </w:rPr>
              <w:t>()</w:t>
            </w:r>
            <w:r>
              <w:rPr>
                <w:rFonts w:eastAsia="Times New Roman"/>
              </w:rPr>
              <w:t xml:space="preserve"> confirmed the caller's identity but </w:t>
            </w:r>
            <w:proofErr w:type="spellStart"/>
            <w:r>
              <w:rPr>
                <w:rStyle w:val="HTMLCode"/>
              </w:rPr>
              <w:t>draftId</w:t>
            </w:r>
            <w:proofErr w:type="spellEnd"/>
            <w:r>
              <w:rPr>
                <w:rFonts w:eastAsia="Times New Roman"/>
              </w:rPr>
              <w:t xml:space="preserve"> and </w:t>
            </w:r>
            <w:proofErr w:type="spellStart"/>
            <w:r>
              <w:rPr>
                <w:rStyle w:val="HTMLCode"/>
              </w:rPr>
              <w:t>businessId</w:t>
            </w:r>
            <w:proofErr w:type="spellEnd"/>
            <w:r>
              <w:rPr>
                <w:rFonts w:eastAsia="Times New Roman"/>
              </w:rPr>
              <w:t xml:space="preserve"> came from </w:t>
            </w:r>
            <w:proofErr w:type="spellStart"/>
            <w:r>
              <w:rPr>
                <w:rStyle w:val="HTMLCode"/>
              </w:rPr>
              <w:t>req.body</w:t>
            </w:r>
            <w:proofErr w:type="spellEnd"/>
            <w:r>
              <w:rPr>
                <w:rFonts w:eastAsia="Times New Roman"/>
              </w:rPr>
              <w:t xml:space="preserve"> with no ownership check. Authenticated user A could create publish jobs against user B's draft/business by crafting a </w:t>
            </w:r>
            <w:r>
              <w:rPr>
                <w:rFonts w:eastAsia="Times New Roman"/>
              </w:rPr>
              <w:lastRenderedPageBreak/>
              <w:t xml:space="preserve">request. Fix: added </w:t>
            </w:r>
            <w:proofErr w:type="spellStart"/>
            <w:r>
              <w:rPr>
                <w:rStyle w:val="HTMLCode"/>
              </w:rPr>
              <w:t>Promise.all</w:t>
            </w:r>
            <w:proofErr w:type="spellEnd"/>
            <w:r>
              <w:rPr>
                <w:rFonts w:eastAsia="Times New Roman"/>
              </w:rPr>
              <w:t xml:space="preserve"> read of </w:t>
            </w:r>
            <w:proofErr w:type="spellStart"/>
            <w:r>
              <w:rPr>
                <w:rStyle w:val="HTMLCode"/>
              </w:rPr>
              <w:t>listingDrafts</w:t>
            </w:r>
            <w:proofErr w:type="spellEnd"/>
            <w:r>
              <w:rPr>
                <w:rStyle w:val="HTMLCode"/>
              </w:rPr>
              <w:t>/{</w:t>
            </w:r>
            <w:proofErr w:type="spellStart"/>
            <w:r>
              <w:rPr>
                <w:rStyle w:val="HTMLCode"/>
              </w:rPr>
              <w:t>draftId</w:t>
            </w:r>
            <w:proofErr w:type="spellEnd"/>
            <w:r>
              <w:rPr>
                <w:rStyle w:val="HTMLCode"/>
              </w:rPr>
              <w:t>}</w:t>
            </w:r>
            <w:r>
              <w:rPr>
                <w:rFonts w:eastAsia="Times New Roman"/>
              </w:rPr>
              <w:t xml:space="preserve"> and </w:t>
            </w:r>
            <w:r>
              <w:rPr>
                <w:rStyle w:val="HTMLCode"/>
              </w:rPr>
              <w:t>businesses/{</w:t>
            </w:r>
            <w:proofErr w:type="spellStart"/>
            <w:r>
              <w:rPr>
                <w:rStyle w:val="HTMLCode"/>
              </w:rPr>
              <w:t>businessId</w:t>
            </w:r>
            <w:proofErr w:type="spellEnd"/>
            <w:r>
              <w:rPr>
                <w:rStyle w:val="HTMLCode"/>
              </w:rPr>
              <w:t>}</w:t>
            </w:r>
            <w:r>
              <w:rPr>
                <w:rFonts w:eastAsia="Times New Roman"/>
              </w:rPr>
              <w:t xml:space="preserve"> before the batch write; returns 403 if either doc's </w:t>
            </w:r>
            <w:proofErr w:type="spellStart"/>
            <w:r>
              <w:rPr>
                <w:rStyle w:val="HTMLCode"/>
              </w:rPr>
              <w:t>uid</w:t>
            </w:r>
            <w:proofErr w:type="spellEnd"/>
            <w:r>
              <w:rPr>
                <w:rFonts w:eastAsia="Times New Roman"/>
              </w:rPr>
              <w:t xml:space="preserve"> doesn't match </w:t>
            </w:r>
            <w:proofErr w:type="spellStart"/>
            <w:r>
              <w:rPr>
                <w:rStyle w:val="HTMLCode"/>
              </w:rPr>
              <w:t>decoded.uid</w:t>
            </w:r>
            <w:proofErr w:type="spellEnd"/>
            <w:r>
              <w:rPr>
                <w:rFonts w:eastAsia="Times New Roman"/>
              </w:rPr>
              <w:t>.</w:t>
            </w:r>
          </w:p>
        </w:tc>
      </w:tr>
      <w:tr w:rsidR="00421C69" w14:paraId="0F6C72F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37CCF3" w14:textId="77777777" w:rsidR="00421C69" w:rsidRDefault="00421C69">
            <w:pPr>
              <w:spacing w:before="150" w:after="150"/>
              <w:rPr>
                <w:rFonts w:eastAsia="Times New Roman"/>
              </w:rPr>
            </w:pPr>
            <w:r>
              <w:rPr>
                <w:rFonts w:eastAsia="Times New Roman"/>
              </w:rPr>
              <w:lastRenderedPageBreak/>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BE72D9"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initiateGoogleOAuth</w:t>
            </w:r>
            <w:proofErr w:type="spellEnd"/>
            <w:r>
              <w:rPr>
                <w:rFonts w:eastAsia="Times New Roman"/>
              </w:rPr>
              <w:t xml:space="preserve">, </w:t>
            </w:r>
            <w:proofErr w:type="spellStart"/>
            <w:r>
              <w:rPr>
                <w:rStyle w:val="HTMLCode"/>
              </w:rPr>
              <w:t>googleOAuthCallback</w:t>
            </w:r>
            <w:proofErr w:type="spellEnd"/>
            <w:r>
              <w:rPr>
                <w:rFonts w:eastAsia="Times New Roman"/>
              </w:rPr>
              <w:t xml:space="preserve">, </w:t>
            </w:r>
            <w:proofErr w:type="spellStart"/>
            <w:r>
              <w:rPr>
                <w:rStyle w:val="HTMLCode"/>
              </w:rPr>
              <w:t>initiateFacebookOAuth</w:t>
            </w:r>
            <w:proofErr w:type="spellEnd"/>
            <w:r>
              <w:rPr>
                <w:rFonts w:eastAsia="Times New Roman"/>
              </w:rPr>
              <w:t xml:space="preserve">, </w:t>
            </w:r>
            <w:proofErr w:type="spellStart"/>
            <w:r>
              <w:rPr>
                <w:rStyle w:val="HTMLCode"/>
              </w:rPr>
              <w:t>facebookOAuthCallback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48D051"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HIGH: OAuth state was forgeable — no nonce.</w:t>
            </w:r>
            <w:r>
              <w:rPr>
                <w:rFonts w:eastAsia="Times New Roman"/>
              </w:rPr>
              <w:t xml:space="preserve"> </w:t>
            </w:r>
            <w:r>
              <w:rPr>
                <w:rStyle w:val="HTMLCode"/>
              </w:rPr>
              <w:t>state</w:t>
            </w:r>
            <w:r>
              <w:rPr>
                <w:rFonts w:eastAsia="Times New Roman"/>
              </w:rPr>
              <w:t xml:space="preserve"> </w:t>
            </w:r>
            <w:proofErr w:type="spellStart"/>
            <w:r>
              <w:rPr>
                <w:rFonts w:eastAsia="Times New Roman"/>
              </w:rPr>
              <w:t>param</w:t>
            </w:r>
            <w:proofErr w:type="spellEnd"/>
            <w:r>
              <w:rPr>
                <w:rFonts w:eastAsia="Times New Roman"/>
              </w:rPr>
              <w:t xml:space="preserve"> was </w:t>
            </w:r>
            <w:proofErr w:type="spellStart"/>
            <w:r>
              <w:rPr>
                <w:rStyle w:val="HTMLCode"/>
              </w:rPr>
              <w:t>JSON.stringify</w:t>
            </w:r>
            <w:proofErr w:type="spellEnd"/>
            <w:r>
              <w:rPr>
                <w:rStyle w:val="HTMLCode"/>
              </w:rPr>
              <w:t>({</w:t>
            </w:r>
            <w:proofErr w:type="spellStart"/>
            <w:r>
              <w:rPr>
                <w:rStyle w:val="HTMLCode"/>
              </w:rPr>
              <w:t>businessId</w:t>
            </w:r>
            <w:proofErr w:type="spellEnd"/>
            <w:r>
              <w:rPr>
                <w:rStyle w:val="HTMLCode"/>
              </w:rPr>
              <w:t xml:space="preserve">, </w:t>
            </w:r>
            <w:proofErr w:type="spellStart"/>
            <w:r>
              <w:rPr>
                <w:rStyle w:val="HTMLCode"/>
              </w:rPr>
              <w:t>uid</w:t>
            </w:r>
            <w:proofErr w:type="spellEnd"/>
            <w:r>
              <w:rPr>
                <w:rStyle w:val="HTMLCode"/>
              </w:rPr>
              <w:t xml:space="preserve">, </w:t>
            </w:r>
            <w:proofErr w:type="spellStart"/>
            <w:r>
              <w:rPr>
                <w:rStyle w:val="HTMLCode"/>
              </w:rPr>
              <w:t>returnTo</w:t>
            </w:r>
            <w:proofErr w:type="spellEnd"/>
            <w:r>
              <w:rPr>
                <w:rStyle w:val="HTMLCode"/>
              </w:rPr>
              <w:t>})</w:t>
            </w:r>
            <w:r>
              <w:rPr>
                <w:rFonts w:eastAsia="Times New Roman"/>
              </w:rPr>
              <w:t xml:space="preserve"> echoed from the query string. A crafted callback URL could write </w:t>
            </w:r>
            <w:proofErr w:type="spellStart"/>
            <w:r>
              <w:rPr>
                <w:rStyle w:val="HTMLCode"/>
              </w:rPr>
              <w:t>platformConnections</w:t>
            </w:r>
            <w:proofErr w:type="spellEnd"/>
            <w:r>
              <w:rPr>
                <w:rFonts w:eastAsia="Times New Roman"/>
              </w:rPr>
              <w:t xml:space="preserve"> to any </w:t>
            </w:r>
            <w:proofErr w:type="spellStart"/>
            <w:r>
              <w:rPr>
                <w:rFonts w:eastAsia="Times New Roman"/>
              </w:rPr>
              <w:t>uid</w:t>
            </w:r>
            <w:proofErr w:type="spellEnd"/>
            <w:r>
              <w:rPr>
                <w:rFonts w:eastAsia="Times New Roman"/>
              </w:rPr>
              <w:t xml:space="preserve">. Fix: initiate functions now generate </w:t>
            </w:r>
            <w:proofErr w:type="spellStart"/>
            <w:r>
              <w:rPr>
                <w:rStyle w:val="HTMLCode"/>
              </w:rPr>
              <w:t>crypto.randomUUID</w:t>
            </w:r>
            <w:proofErr w:type="spellEnd"/>
            <w:r>
              <w:rPr>
                <w:rStyle w:val="HTMLCode"/>
              </w:rPr>
              <w:t>()</w:t>
            </w:r>
            <w:r>
              <w:rPr>
                <w:rFonts w:eastAsia="Times New Roman"/>
              </w:rPr>
              <w:t xml:space="preserve"> nonce, write it to </w:t>
            </w:r>
            <w:proofErr w:type="spellStart"/>
            <w:r>
              <w:rPr>
                <w:rStyle w:val="HTMLCode"/>
              </w:rPr>
              <w:t>oauthNonces</w:t>
            </w:r>
            <w:proofErr w:type="spellEnd"/>
            <w:r>
              <w:rPr>
                <w:rStyle w:val="HTMLCode"/>
              </w:rPr>
              <w:t>/{nonce}</w:t>
            </w:r>
            <w:r>
              <w:rPr>
                <w:rFonts w:eastAsia="Times New Roman"/>
              </w:rPr>
              <w:t xml:space="preserve"> (</w:t>
            </w:r>
            <w:proofErr w:type="spellStart"/>
            <w:r>
              <w:rPr>
                <w:rFonts w:eastAsia="Times New Roman"/>
              </w:rPr>
              <w:t>Firestore</w:t>
            </w:r>
            <w:proofErr w:type="spellEnd"/>
            <w:r>
              <w:rPr>
                <w:rFonts w:eastAsia="Times New Roman"/>
              </w:rPr>
              <w:t xml:space="preserve">, 10-min TTL), and pass only the nonce as </w:t>
            </w:r>
            <w:r>
              <w:rPr>
                <w:rStyle w:val="HTMLCode"/>
              </w:rPr>
              <w:t>state</w:t>
            </w:r>
            <w:r>
              <w:rPr>
                <w:rFonts w:eastAsia="Times New Roman"/>
              </w:rPr>
              <w:t xml:space="preserve">. Callback functions read and immediately delete the nonce doc, verify it exists and hasn't expired, and pull </w:t>
            </w:r>
            <w:proofErr w:type="spellStart"/>
            <w:r>
              <w:rPr>
                <w:rStyle w:val="HTMLCode"/>
              </w:rPr>
              <w:t>uid</w:t>
            </w:r>
            <w:proofErr w:type="spellEnd"/>
            <w:r>
              <w:rPr>
                <w:rFonts w:eastAsia="Times New Roman"/>
              </w:rPr>
              <w:t>/</w:t>
            </w:r>
            <w:proofErr w:type="spellStart"/>
            <w:r>
              <w:rPr>
                <w:rStyle w:val="HTMLCode"/>
              </w:rPr>
              <w:t>businessId</w:t>
            </w:r>
            <w:proofErr w:type="spellEnd"/>
            <w:r>
              <w:rPr>
                <w:rFonts w:eastAsia="Times New Roman"/>
              </w:rPr>
              <w:t xml:space="preserve"> from the verified server-side doc — not from the URL. </w:t>
            </w:r>
            <w:proofErr w:type="spellStart"/>
            <w:r>
              <w:rPr>
                <w:rStyle w:val="HTMLCode"/>
              </w:rPr>
              <w:t>oauthNonces</w:t>
            </w:r>
            <w:proofErr w:type="spellEnd"/>
            <w:r>
              <w:rPr>
                <w:rFonts w:eastAsia="Times New Roman"/>
              </w:rPr>
              <w:t xml:space="preserve"> collection blocked from direct client access in </w:t>
            </w:r>
            <w:proofErr w:type="spellStart"/>
            <w:r>
              <w:rPr>
                <w:rStyle w:val="HTMLCode"/>
              </w:rPr>
              <w:t>firestore.rules</w:t>
            </w:r>
            <w:proofErr w:type="spellEnd"/>
            <w:r>
              <w:rPr>
                <w:rFonts w:eastAsia="Times New Roman"/>
              </w:rPr>
              <w:t>.</w:t>
            </w:r>
          </w:p>
        </w:tc>
      </w:tr>
      <w:tr w:rsidR="00421C69" w14:paraId="78C2B4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8348C5" w14:textId="77777777" w:rsidR="00421C69" w:rsidRDefault="00421C69">
            <w:pPr>
              <w:spacing w:before="150" w:after="150"/>
              <w:rPr>
                <w:rFonts w:eastAsia="Times New Roman"/>
              </w:rPr>
            </w:pPr>
            <w:r>
              <w:rPr>
                <w:rFonts w:eastAsia="Times New Roman"/>
              </w:rPr>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8B7BA5"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1326C3"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MEDIUM: Added </w:t>
            </w:r>
            <w:r>
              <w:rPr>
                <w:rStyle w:val="HTMLCode"/>
                <w:b/>
                <w:bCs/>
              </w:rPr>
              <w:t>JOB_STATUS</w:t>
            </w:r>
            <w:r>
              <w:rPr>
                <w:rStyle w:val="Strong"/>
                <w:rFonts w:eastAsia="Times New Roman"/>
              </w:rPr>
              <w:t xml:space="preserve"> canonical constant.</w:t>
            </w:r>
            <w:r>
              <w:rPr>
                <w:rFonts w:eastAsia="Times New Roman"/>
              </w:rPr>
              <w:t xml:space="preserve"> Eight job status strings (</w:t>
            </w:r>
            <w:r>
              <w:rPr>
                <w:rStyle w:val="HTMLCode"/>
              </w:rPr>
              <w:t>pending</w:t>
            </w:r>
            <w:r>
              <w:rPr>
                <w:rFonts w:eastAsia="Times New Roman"/>
              </w:rPr>
              <w:t xml:space="preserve">, </w:t>
            </w:r>
            <w:r>
              <w:rPr>
                <w:rStyle w:val="HTMLCode"/>
              </w:rPr>
              <w:t>processing</w:t>
            </w:r>
            <w:r>
              <w:rPr>
                <w:rFonts w:eastAsia="Times New Roman"/>
              </w:rPr>
              <w:t xml:space="preserve">, </w:t>
            </w:r>
            <w:r>
              <w:rPr>
                <w:rStyle w:val="HTMLCode"/>
              </w:rPr>
              <w:t>success</w:t>
            </w:r>
            <w:r>
              <w:rPr>
                <w:rFonts w:eastAsia="Times New Roman"/>
              </w:rPr>
              <w:t xml:space="preserve">, </w:t>
            </w:r>
            <w:r>
              <w:rPr>
                <w:rStyle w:val="HTMLCode"/>
              </w:rPr>
              <w:t>failed</w:t>
            </w:r>
            <w:r>
              <w:rPr>
                <w:rFonts w:eastAsia="Times New Roman"/>
              </w:rPr>
              <w:t xml:space="preserve">, </w:t>
            </w:r>
            <w:proofErr w:type="spellStart"/>
            <w:r>
              <w:rPr>
                <w:rStyle w:val="HTMLCode"/>
              </w:rPr>
              <w:t>manual_required</w:t>
            </w:r>
            <w:proofErr w:type="spellEnd"/>
            <w:r>
              <w:rPr>
                <w:rFonts w:eastAsia="Times New Roman"/>
              </w:rPr>
              <w:t xml:space="preserve">, </w:t>
            </w:r>
            <w:proofErr w:type="spellStart"/>
            <w:r>
              <w:rPr>
                <w:rStyle w:val="HTMLCode"/>
              </w:rPr>
              <w:t>manual_followup</w:t>
            </w:r>
            <w:proofErr w:type="spellEnd"/>
            <w:r>
              <w:rPr>
                <w:rFonts w:eastAsia="Times New Roman"/>
              </w:rPr>
              <w:t xml:space="preserve">, </w:t>
            </w:r>
            <w:proofErr w:type="spellStart"/>
            <w:r>
              <w:rPr>
                <w:rStyle w:val="HTMLCode"/>
              </w:rPr>
              <w:t>manual_completed</w:t>
            </w:r>
            <w:proofErr w:type="spellEnd"/>
            <w:r>
              <w:rPr>
                <w:rFonts w:eastAsia="Times New Roman"/>
              </w:rPr>
              <w:t xml:space="preserve">, </w:t>
            </w:r>
            <w:r>
              <w:rPr>
                <w:rStyle w:val="HTMLCode"/>
              </w:rPr>
              <w:t>closed</w:t>
            </w:r>
            <w:r>
              <w:rPr>
                <w:rFonts w:eastAsia="Times New Roman"/>
              </w:rPr>
              <w:t xml:space="preserve">) were scattered as literals with no single source of truth. Added </w:t>
            </w:r>
            <w:proofErr w:type="spellStart"/>
            <w:r>
              <w:rPr>
                <w:rStyle w:val="HTMLCode"/>
              </w:rPr>
              <w:t>const</w:t>
            </w:r>
            <w:proofErr w:type="spellEnd"/>
            <w:r>
              <w:rPr>
                <w:rStyle w:val="HTMLCode"/>
              </w:rPr>
              <w:t xml:space="preserve"> JOB_STATUS = { PENDING, PROCESSING, SUCCESS, FAILED, MANUAL_REQUIRED, MANUAL_FOLLOWUP, MANUAL_COMPLETED, CLOSED }</w:t>
            </w:r>
            <w:r>
              <w:rPr>
                <w:rFonts w:eastAsia="Times New Roman"/>
              </w:rPr>
              <w:t xml:space="preserve"> block next to </w:t>
            </w:r>
            <w:r>
              <w:rPr>
                <w:rStyle w:val="HTMLCode"/>
              </w:rPr>
              <w:t>AI_LIMITS</w:t>
            </w:r>
            <w:r>
              <w:rPr>
                <w:rFonts w:eastAsia="Times New Roman"/>
              </w:rPr>
              <w:t xml:space="preserve"> for future consistency enforcement.</w:t>
            </w:r>
          </w:p>
        </w:tc>
      </w:tr>
      <w:tr w:rsidR="00421C69" w14:paraId="180C530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9AF0CC" w14:textId="77777777" w:rsidR="00421C69" w:rsidRDefault="00421C69">
            <w:pPr>
              <w:spacing w:before="150" w:after="150"/>
              <w:rPr>
                <w:rFonts w:eastAsia="Times New Roman"/>
              </w:rPr>
            </w:pPr>
            <w:r>
              <w:rPr>
                <w:rFonts w:eastAsia="Times New Roman"/>
              </w:rPr>
              <w:lastRenderedPageBreak/>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149DBF" w14:textId="77777777" w:rsidR="00421C69" w:rsidRDefault="00421C69">
            <w:pPr>
              <w:spacing w:before="150" w:after="150"/>
              <w:rPr>
                <w:rFonts w:eastAsia="Times New Roman"/>
              </w:rPr>
            </w:pPr>
            <w:proofErr w:type="spellStart"/>
            <w:r>
              <w:rPr>
                <w:rStyle w:val="HTMLCode"/>
              </w:rPr>
              <w:t>firestore.rules</w:t>
            </w:r>
            <w:proofErr w:type="spellEnd"/>
            <w:r>
              <w:rPr>
                <w:rFonts w:eastAsia="Times New Roman"/>
              </w:rPr>
              <w:t xml:space="preserve"> — </w:t>
            </w:r>
            <w:proofErr w:type="spellStart"/>
            <w:r>
              <w:rPr>
                <w:rStyle w:val="HTMLCode"/>
              </w:rPr>
              <w:t>publishJobs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F487D9"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HIGH: Per-row admin job actions were blocked by </w:t>
            </w:r>
            <w:proofErr w:type="spellStart"/>
            <w:r>
              <w:rPr>
                <w:rStyle w:val="Strong"/>
                <w:rFonts w:eastAsia="Times New Roman"/>
              </w:rPr>
              <w:t>Firestore</w:t>
            </w:r>
            <w:proofErr w:type="spellEnd"/>
            <w:r>
              <w:rPr>
                <w:rStyle w:val="Strong"/>
                <w:rFonts w:eastAsia="Times New Roman"/>
              </w:rPr>
              <w:t xml:space="preserve"> rules.</w:t>
            </w:r>
            <w:r>
              <w:rPr>
                <w:rFonts w:eastAsia="Times New Roman"/>
              </w:rPr>
              <w:t xml:space="preserve"> Queue Manager and Failed Jobs' inline Retry/Close/Complete/Notify/Pause/Run Now buttons call </w:t>
            </w:r>
            <w:proofErr w:type="spellStart"/>
            <w:r>
              <w:rPr>
                <w:rStyle w:val="HTMLCode"/>
              </w:rPr>
              <w:t>updateDoc</w:t>
            </w:r>
            <w:proofErr w:type="spellEnd"/>
            <w:r>
              <w:rPr>
                <w:rStyle w:val="HTMLCode"/>
              </w:rPr>
              <w:t>()</w:t>
            </w:r>
            <w:r>
              <w:rPr>
                <w:rFonts w:eastAsia="Times New Roman"/>
              </w:rPr>
              <w:t xml:space="preserve"> directly on customer-owned jobs. The </w:t>
            </w:r>
            <w:proofErr w:type="spellStart"/>
            <w:r>
              <w:rPr>
                <w:rStyle w:val="HTMLCode"/>
              </w:rPr>
              <w:t>publishJobs</w:t>
            </w:r>
            <w:proofErr w:type="spellEnd"/>
            <w:r>
              <w:rPr>
                <w:rFonts w:eastAsia="Times New Roman"/>
              </w:rPr>
              <w:t xml:space="preserve"> write rule was </w:t>
            </w:r>
            <w:proofErr w:type="spellStart"/>
            <w:r>
              <w:rPr>
                <w:rStyle w:val="HTMLCode"/>
              </w:rPr>
              <w:t>request.auth.uid</w:t>
            </w:r>
            <w:proofErr w:type="spellEnd"/>
            <w:r>
              <w:rPr>
                <w:rStyle w:val="HTMLCode"/>
              </w:rPr>
              <w:t xml:space="preserve"> == </w:t>
            </w:r>
            <w:proofErr w:type="spellStart"/>
            <w:r>
              <w:rPr>
                <w:rStyle w:val="HTMLCode"/>
              </w:rPr>
              <w:t>resource.data.uid</w:t>
            </w:r>
            <w:proofErr w:type="spellEnd"/>
            <w:r>
              <w:rPr>
                <w:rFonts w:eastAsia="Times New Roman"/>
              </w:rPr>
              <w:t xml:space="preserve"> with no admin exception — every per-row action failed with permission-denied. Added `</w:t>
            </w:r>
          </w:p>
        </w:tc>
      </w:tr>
      <w:tr w:rsidR="00421C69" w14:paraId="1ABCB6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DAA437" w14:textId="77777777" w:rsidR="00421C69" w:rsidRDefault="00421C69">
            <w:pPr>
              <w:spacing w:before="150" w:after="150"/>
              <w:rPr>
                <w:rFonts w:eastAsia="Times New Roman"/>
              </w:rPr>
            </w:pPr>
            <w:r>
              <w:rPr>
                <w:rFonts w:eastAsia="Times New Roman"/>
              </w:rPr>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DA95F0"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squareWebhook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B70EB9"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HIGH: Admin billing view read from fields never written.</w:t>
            </w:r>
            <w:r>
              <w:rPr>
                <w:rFonts w:eastAsia="Times New Roman"/>
              </w:rPr>
              <w:t xml:space="preserve"> Admin.html, Admin-Subscriptions, Admin-Users all read </w:t>
            </w:r>
            <w:proofErr w:type="spellStart"/>
            <w:r>
              <w:rPr>
                <w:rStyle w:val="HTMLCode"/>
              </w:rPr>
              <w:t>businesses.currentPlan</w:t>
            </w:r>
            <w:proofErr w:type="spellEnd"/>
            <w:r>
              <w:rPr>
                <w:rFonts w:eastAsia="Times New Roman"/>
              </w:rPr>
              <w:t xml:space="preserve"> and </w:t>
            </w:r>
            <w:proofErr w:type="spellStart"/>
            <w:r>
              <w:rPr>
                <w:rStyle w:val="HTMLCode"/>
              </w:rPr>
              <w:t>businesses.subscriptionStatus</w:t>
            </w:r>
            <w:proofErr w:type="spellEnd"/>
            <w:r>
              <w:rPr>
                <w:rFonts w:eastAsia="Times New Roman"/>
              </w:rPr>
              <w:t xml:space="preserve"> — fields nothing in the codebase ever wrote. Square </w:t>
            </w:r>
            <w:proofErr w:type="spellStart"/>
            <w:r>
              <w:rPr>
                <w:rFonts w:eastAsia="Times New Roman"/>
              </w:rPr>
              <w:t>webhook</w:t>
            </w:r>
            <w:proofErr w:type="spellEnd"/>
            <w:r>
              <w:rPr>
                <w:rFonts w:eastAsia="Times New Roman"/>
              </w:rPr>
              <w:t xml:space="preserve"> wrote only to </w:t>
            </w:r>
            <w:r>
              <w:rPr>
                <w:rStyle w:val="HTMLCode"/>
              </w:rPr>
              <w:t>users/{</w:t>
            </w:r>
            <w:proofErr w:type="spellStart"/>
            <w:r>
              <w:rPr>
                <w:rStyle w:val="HTMLCode"/>
              </w:rPr>
              <w:t>uid</w:t>
            </w:r>
            <w:proofErr w:type="spellEnd"/>
            <w:r>
              <w:rPr>
                <w:rStyle w:val="HTMLCode"/>
              </w:rPr>
              <w:t>}</w:t>
            </w:r>
            <w:r>
              <w:rPr>
                <w:rFonts w:eastAsia="Times New Roman"/>
              </w:rPr>
              <w:t xml:space="preserve"> and </w:t>
            </w:r>
            <w:r>
              <w:rPr>
                <w:rStyle w:val="HTMLCode"/>
              </w:rPr>
              <w:t>subscriptions/{</w:t>
            </w:r>
            <w:proofErr w:type="spellStart"/>
            <w:r>
              <w:rPr>
                <w:rStyle w:val="HTMLCode"/>
              </w:rPr>
              <w:t>uid</w:t>
            </w:r>
            <w:proofErr w:type="spellEnd"/>
            <w:r>
              <w:rPr>
                <w:rStyle w:val="HTMLCode"/>
              </w:rPr>
              <w:t>}</w:t>
            </w:r>
            <w:r>
              <w:rPr>
                <w:rFonts w:eastAsia="Times New Roman"/>
              </w:rPr>
              <w:t xml:space="preserve">. Every business showed as "Free / active" in the admin view regardless of real billing state. Fix: added a businesses mirror in </w:t>
            </w:r>
            <w:proofErr w:type="spellStart"/>
            <w:r>
              <w:rPr>
                <w:rStyle w:val="HTMLCode"/>
              </w:rPr>
              <w:t>squareWebhook</w:t>
            </w:r>
            <w:proofErr w:type="spellEnd"/>
            <w:r>
              <w:rPr>
                <w:rFonts w:eastAsia="Times New Roman"/>
              </w:rPr>
              <w:t xml:space="preserve"> — on </w:t>
            </w:r>
            <w:proofErr w:type="spellStart"/>
            <w:r>
              <w:rPr>
                <w:rStyle w:val="HTMLCode"/>
              </w:rPr>
              <w:t>payment.completed</w:t>
            </w:r>
            <w:proofErr w:type="spellEnd"/>
            <w:r>
              <w:rPr>
                <w:rFonts w:eastAsia="Times New Roman"/>
              </w:rPr>
              <w:t xml:space="preserve">, queries </w:t>
            </w:r>
            <w:r>
              <w:rPr>
                <w:rStyle w:val="HTMLCode"/>
              </w:rPr>
              <w:t>businesses</w:t>
            </w:r>
            <w:r>
              <w:rPr>
                <w:rFonts w:eastAsia="Times New Roman"/>
              </w:rPr>
              <w:t xml:space="preserve"> where </w:t>
            </w:r>
            <w:proofErr w:type="spellStart"/>
            <w:r>
              <w:rPr>
                <w:rStyle w:val="HTMLCode"/>
              </w:rPr>
              <w:t>uid</w:t>
            </w:r>
            <w:proofErr w:type="spellEnd"/>
            <w:r>
              <w:rPr>
                <w:rStyle w:val="HTMLCode"/>
              </w:rPr>
              <w:t xml:space="preserve"> == </w:t>
            </w:r>
            <w:proofErr w:type="spellStart"/>
            <w:r>
              <w:rPr>
                <w:rStyle w:val="HTMLCode"/>
              </w:rPr>
              <w:t>uid</w:t>
            </w:r>
            <w:proofErr w:type="spellEnd"/>
            <w:r>
              <w:rPr>
                <w:rFonts w:eastAsia="Times New Roman"/>
              </w:rPr>
              <w:t xml:space="preserve"> and stamps </w:t>
            </w:r>
            <w:proofErr w:type="spellStart"/>
            <w:r>
              <w:rPr>
                <w:rStyle w:val="HTMLCode"/>
              </w:rPr>
              <w:t>currentPlan</w:t>
            </w:r>
            <w:proofErr w:type="spellEnd"/>
            <w:r>
              <w:rPr>
                <w:rFonts w:eastAsia="Times New Roman"/>
              </w:rPr>
              <w:t xml:space="preserve"> + </w:t>
            </w:r>
            <w:proofErr w:type="spellStart"/>
            <w:r>
              <w:rPr>
                <w:rStyle w:val="HTMLCode"/>
              </w:rPr>
              <w:t>subscriptionStatus</w:t>
            </w:r>
            <w:proofErr w:type="spellEnd"/>
            <w:r>
              <w:rPr>
                <w:rStyle w:val="HTMLCode"/>
              </w:rPr>
              <w:t>: 'active'</w:t>
            </w:r>
            <w:r>
              <w:rPr>
                <w:rFonts w:eastAsia="Times New Roman"/>
              </w:rPr>
              <w:t xml:space="preserve">; on </w:t>
            </w:r>
            <w:proofErr w:type="spellStart"/>
            <w:r>
              <w:rPr>
                <w:rStyle w:val="HTMLCode"/>
              </w:rPr>
              <w:t>subscription.updated</w:t>
            </w:r>
            <w:proofErr w:type="spellEnd"/>
            <w:r>
              <w:rPr>
                <w:rFonts w:eastAsia="Times New Roman"/>
              </w:rPr>
              <w:t xml:space="preserve"> cancellation, stamps </w:t>
            </w:r>
            <w:proofErr w:type="spellStart"/>
            <w:r>
              <w:rPr>
                <w:rStyle w:val="HTMLCode"/>
              </w:rPr>
              <w:t>currentPlan</w:t>
            </w:r>
            <w:proofErr w:type="spellEnd"/>
            <w:r>
              <w:rPr>
                <w:rStyle w:val="HTMLCode"/>
              </w:rPr>
              <w:t>: 'starter'</w:t>
            </w:r>
            <w:r>
              <w:rPr>
                <w:rFonts w:eastAsia="Times New Roman"/>
              </w:rPr>
              <w:t xml:space="preserve"> + </w:t>
            </w:r>
            <w:proofErr w:type="spellStart"/>
            <w:r>
              <w:rPr>
                <w:rStyle w:val="HTMLCode"/>
              </w:rPr>
              <w:t>subscriptionStatus</w:t>
            </w:r>
            <w:proofErr w:type="spellEnd"/>
            <w:r>
              <w:rPr>
                <w:rStyle w:val="HTMLCode"/>
              </w:rPr>
              <w:t>: 'canceled'</w:t>
            </w:r>
            <w:r>
              <w:rPr>
                <w:rFonts w:eastAsia="Times New Roman"/>
              </w:rPr>
              <w:t>. Deployed.</w:t>
            </w:r>
          </w:p>
        </w:tc>
      </w:tr>
      <w:tr w:rsidR="00421C69" w14:paraId="5A3742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B92B7E" w14:textId="77777777" w:rsidR="00421C69" w:rsidRDefault="00421C69">
            <w:pPr>
              <w:spacing w:before="150" w:after="150"/>
              <w:rPr>
                <w:rFonts w:eastAsia="Times New Roman"/>
              </w:rPr>
            </w:pPr>
            <w:r>
              <w:rPr>
                <w:rFonts w:eastAsia="Times New Roman"/>
              </w:rPr>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C66B65" w14:textId="77777777" w:rsidR="00421C69" w:rsidRDefault="00421C69">
            <w:pPr>
              <w:spacing w:before="150" w:after="150"/>
              <w:rPr>
                <w:rFonts w:eastAsia="Times New Roman"/>
              </w:rPr>
            </w:pPr>
            <w:proofErr w:type="spellStart"/>
            <w:r>
              <w:rPr>
                <w:rStyle w:val="HTMLCode"/>
              </w:rPr>
              <w:t>firestore.rules</w:t>
            </w:r>
            <w:proofErr w:type="spellEnd"/>
            <w:r>
              <w:rPr>
                <w:rFonts w:eastAsia="Times New Roman"/>
              </w:rPr>
              <w:t xml:space="preserve"> — </w:t>
            </w:r>
            <w:proofErr w:type="spellStart"/>
            <w:r>
              <w:rPr>
                <w:rStyle w:val="HTMLCode"/>
              </w:rPr>
              <w:t>activityLogs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12EDBC"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MEDIUM: </w:t>
            </w:r>
            <w:proofErr w:type="spellStart"/>
            <w:r>
              <w:rPr>
                <w:rStyle w:val="Strong"/>
                <w:rFonts w:eastAsia="Times New Roman"/>
              </w:rPr>
              <w:t>activityLogs</w:t>
            </w:r>
            <w:proofErr w:type="spellEnd"/>
            <w:r>
              <w:rPr>
                <w:rStyle w:val="Strong"/>
                <w:rFonts w:eastAsia="Times New Roman"/>
              </w:rPr>
              <w:t xml:space="preserve"> write was unconditionally blocked.</w:t>
            </w:r>
            <w:r>
              <w:rPr>
                <w:rFonts w:eastAsia="Times New Roman"/>
              </w:rPr>
              <w:t xml:space="preserve"> Rule was </w:t>
            </w:r>
            <w:r>
              <w:rPr>
                <w:rStyle w:val="HTMLCode"/>
              </w:rPr>
              <w:t>allow write: if false</w:t>
            </w:r>
            <w:r>
              <w:rPr>
                <w:rFonts w:eastAsia="Times New Roman"/>
              </w:rPr>
              <w:t xml:space="preserve"> — no owner or admin exception. </w:t>
            </w:r>
            <w:proofErr w:type="spellStart"/>
            <w:r>
              <w:rPr>
                <w:rStyle w:val="HTMLCode"/>
              </w:rPr>
              <w:t>bb:addHistory</w:t>
            </w:r>
            <w:proofErr w:type="spellEnd"/>
            <w:r>
              <w:rPr>
                <w:rFonts w:eastAsia="Times New Roman"/>
              </w:rPr>
              <w:t xml:space="preserve"> listener in BlastyBiz.html was silently failing every time a user copied a manual-</w:t>
            </w:r>
            <w:r>
              <w:rPr>
                <w:rFonts w:eastAsia="Times New Roman"/>
              </w:rPr>
              <w:lastRenderedPageBreak/>
              <w:t xml:space="preserve">platform listing, leaving </w:t>
            </w:r>
            <w:proofErr w:type="spellStart"/>
            <w:r>
              <w:rPr>
                <w:rFonts w:eastAsia="Times New Roman"/>
              </w:rPr>
              <w:t>activityLogs</w:t>
            </w:r>
            <w:proofErr w:type="spellEnd"/>
            <w:r>
              <w:rPr>
                <w:rFonts w:eastAsia="Times New Roman"/>
              </w:rPr>
              <w:t xml:space="preserve"> empty. Admin-Logs was reading an empty collection. Fixed: added </w:t>
            </w:r>
            <w:r>
              <w:rPr>
                <w:rStyle w:val="HTMLCode"/>
              </w:rPr>
              <w:t xml:space="preserve">allow create: if </w:t>
            </w:r>
            <w:proofErr w:type="spellStart"/>
            <w:r>
              <w:rPr>
                <w:rStyle w:val="HTMLCode"/>
              </w:rPr>
              <w:t>request.auth</w:t>
            </w:r>
            <w:proofErr w:type="spellEnd"/>
            <w:r>
              <w:rPr>
                <w:rStyle w:val="HTMLCode"/>
              </w:rPr>
              <w:t xml:space="preserve"> != null &amp;&amp; </w:t>
            </w:r>
            <w:proofErr w:type="spellStart"/>
            <w:r>
              <w:rPr>
                <w:rStyle w:val="HTMLCode"/>
              </w:rPr>
              <w:t>request.auth.uid</w:t>
            </w:r>
            <w:proofErr w:type="spellEnd"/>
            <w:r>
              <w:rPr>
                <w:rStyle w:val="HTMLCode"/>
              </w:rPr>
              <w:t xml:space="preserve"> == </w:t>
            </w:r>
            <w:proofErr w:type="spellStart"/>
            <w:r>
              <w:rPr>
                <w:rStyle w:val="HTMLCode"/>
              </w:rPr>
              <w:t>request.resource.data.uid</w:t>
            </w:r>
            <w:proofErr w:type="spellEnd"/>
            <w:r>
              <w:rPr>
                <w:rFonts w:eastAsia="Times New Roman"/>
              </w:rPr>
              <w:t xml:space="preserve"> so owners can create their own log entries.</w:t>
            </w:r>
          </w:p>
        </w:tc>
      </w:tr>
      <w:tr w:rsidR="00421C69" w14:paraId="7BD6E4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04D62A" w14:textId="77777777" w:rsidR="00421C69" w:rsidRDefault="00421C69">
            <w:pPr>
              <w:spacing w:before="150" w:after="150"/>
              <w:rPr>
                <w:rFonts w:eastAsia="Times New Roman"/>
              </w:rPr>
            </w:pPr>
            <w:r>
              <w:rPr>
                <w:rFonts w:eastAsia="Times New Roman"/>
              </w:rPr>
              <w:lastRenderedPageBreak/>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98C665" w14:textId="77777777" w:rsidR="00421C69" w:rsidRDefault="00421C69">
            <w:pPr>
              <w:spacing w:before="150" w:after="150"/>
              <w:rPr>
                <w:rFonts w:eastAsia="Times New Roman"/>
              </w:rPr>
            </w:pPr>
            <w:r>
              <w:rPr>
                <w:rStyle w:val="HTMLCode"/>
              </w:rPr>
              <w:t>BlastyBiz-Admin.html</w:t>
            </w:r>
            <w:r>
              <w:rPr>
                <w:rFonts w:eastAsia="Times New Roman"/>
              </w:rPr>
              <w:t xml:space="preserve"> — </w:t>
            </w:r>
            <w:r>
              <w:rPr>
                <w:rStyle w:val="HTMLCode"/>
              </w:rPr>
              <w:t>_</w:t>
            </w:r>
            <w:proofErr w:type="spellStart"/>
            <w:r>
              <w:rPr>
                <w:rStyle w:val="HTMLCode"/>
              </w:rPr>
              <w:t>adminDeleteBiz</w:t>
            </w:r>
            <w:proofErr w:type="spellEnd"/>
            <w:r>
              <w:rPr>
                <w:rStyle w:val="HTMLCod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00194A"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MEDIUM: Business delete left orphaned records.</w:t>
            </w:r>
            <w:r>
              <w:rPr>
                <w:rFonts w:eastAsia="Times New Roman"/>
              </w:rPr>
              <w:t xml:space="preserve"> Delete button called </w:t>
            </w:r>
            <w:proofErr w:type="spellStart"/>
            <w:r>
              <w:rPr>
                <w:rStyle w:val="HTMLCode"/>
              </w:rPr>
              <w:t>deleteDoc</w:t>
            </w:r>
            <w:proofErr w:type="spellEnd"/>
            <w:r>
              <w:rPr>
                <w:rStyle w:val="HTMLCode"/>
              </w:rPr>
              <w:t>(businesses/{</w:t>
            </w:r>
            <w:proofErr w:type="spellStart"/>
            <w:r>
              <w:rPr>
                <w:rStyle w:val="HTMLCode"/>
              </w:rPr>
              <w:t>docId</w:t>
            </w:r>
            <w:proofErr w:type="spellEnd"/>
            <w:r>
              <w:rPr>
                <w:rStyle w:val="HTMLCode"/>
              </w:rPr>
              <w:t>})</w:t>
            </w:r>
            <w:r>
              <w:rPr>
                <w:rFonts w:eastAsia="Times New Roman"/>
              </w:rPr>
              <w:t xml:space="preserve"> only — left </w:t>
            </w:r>
            <w:proofErr w:type="spellStart"/>
            <w:r>
              <w:rPr>
                <w:rStyle w:val="HTMLCode"/>
              </w:rPr>
              <w:t>listingDrafts</w:t>
            </w:r>
            <w:proofErr w:type="spellEnd"/>
            <w:r>
              <w:rPr>
                <w:rFonts w:eastAsia="Times New Roman"/>
              </w:rPr>
              <w:t xml:space="preserve">, </w:t>
            </w:r>
            <w:proofErr w:type="spellStart"/>
            <w:r>
              <w:rPr>
                <w:rStyle w:val="HTMLCode"/>
              </w:rPr>
              <w:t>publishJobs</w:t>
            </w:r>
            <w:proofErr w:type="spellEnd"/>
            <w:r>
              <w:rPr>
                <w:rFonts w:eastAsia="Times New Roman"/>
              </w:rPr>
              <w:t xml:space="preserve">, </w:t>
            </w:r>
            <w:proofErr w:type="spellStart"/>
            <w:r>
              <w:rPr>
                <w:rStyle w:val="HTMLCode"/>
              </w:rPr>
              <w:t>platformConnections</w:t>
            </w:r>
            <w:proofErr w:type="spellEnd"/>
            <w:r>
              <w:rPr>
                <w:rFonts w:eastAsia="Times New Roman"/>
              </w:rPr>
              <w:t xml:space="preserve">, </w:t>
            </w:r>
            <w:proofErr w:type="spellStart"/>
            <w:r>
              <w:rPr>
                <w:rStyle w:val="HTMLCode"/>
              </w:rPr>
              <w:t>pendingPosts</w:t>
            </w:r>
            <w:proofErr w:type="spellEnd"/>
            <w:r>
              <w:rPr>
                <w:rFonts w:eastAsia="Times New Roman"/>
              </w:rPr>
              <w:t xml:space="preserve">, </w:t>
            </w:r>
            <w:proofErr w:type="spellStart"/>
            <w:r>
              <w:rPr>
                <w:rStyle w:val="HTMLCode"/>
              </w:rPr>
              <w:t>copyLibrary</w:t>
            </w:r>
            <w:proofErr w:type="spellEnd"/>
            <w:r>
              <w:rPr>
                <w:rFonts w:eastAsia="Times New Roman"/>
              </w:rPr>
              <w:t xml:space="preserve">, </w:t>
            </w:r>
            <w:proofErr w:type="spellStart"/>
            <w:r>
              <w:rPr>
                <w:rStyle w:val="HTMLCode"/>
              </w:rPr>
              <w:t>activityLogs</w:t>
            </w:r>
            <w:proofErr w:type="spellEnd"/>
            <w:r>
              <w:rPr>
                <w:rFonts w:eastAsia="Times New Roman"/>
              </w:rPr>
              <w:t xml:space="preserve"> records pointing at a deleted business. Expanded to cascade: queries each related collection by </w:t>
            </w:r>
            <w:proofErr w:type="spellStart"/>
            <w:r>
              <w:rPr>
                <w:rStyle w:val="HTMLCode"/>
              </w:rPr>
              <w:t>businessId</w:t>
            </w:r>
            <w:proofErr w:type="spellEnd"/>
            <w:r>
              <w:rPr>
                <w:rStyle w:val="HTMLCode"/>
              </w:rPr>
              <w:t xml:space="preserve"> == </w:t>
            </w:r>
            <w:proofErr w:type="spellStart"/>
            <w:r>
              <w:rPr>
                <w:rStyle w:val="HTMLCode"/>
              </w:rPr>
              <w:t>docId</w:t>
            </w:r>
            <w:proofErr w:type="spellEnd"/>
            <w:r>
              <w:rPr>
                <w:rFonts w:eastAsia="Times New Roman"/>
              </w:rPr>
              <w:t xml:space="preserve"> and deletes all matching docs before deleting the business itself. Added </w:t>
            </w:r>
            <w:proofErr w:type="spellStart"/>
            <w:r>
              <w:rPr>
                <w:rStyle w:val="HTMLCode"/>
              </w:rPr>
              <w:t>getDocs</w:t>
            </w:r>
            <w:proofErr w:type="spellEnd"/>
            <w:r>
              <w:rPr>
                <w:rFonts w:eastAsia="Times New Roman"/>
              </w:rPr>
              <w:t xml:space="preserve"> to </w:t>
            </w:r>
            <w:proofErr w:type="spellStart"/>
            <w:r>
              <w:rPr>
                <w:rFonts w:eastAsia="Times New Roman"/>
              </w:rPr>
              <w:t>Firestore</w:t>
            </w:r>
            <w:proofErr w:type="spellEnd"/>
            <w:r>
              <w:rPr>
                <w:rFonts w:eastAsia="Times New Roman"/>
              </w:rPr>
              <w:t xml:space="preserve"> import. Confirm dialog updated to say "all related records". Playwright confirmed "all related records" text is live.</w:t>
            </w:r>
          </w:p>
        </w:tc>
      </w:tr>
      <w:tr w:rsidR="00421C69" w14:paraId="013675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07154C" w14:textId="77777777" w:rsidR="00421C69" w:rsidRDefault="00421C69">
            <w:pPr>
              <w:spacing w:before="150" w:after="150"/>
              <w:rPr>
                <w:rFonts w:eastAsia="Times New Roman"/>
              </w:rPr>
            </w:pPr>
            <w:r>
              <w:rPr>
                <w:rFonts w:eastAsia="Times New Roman"/>
              </w:rPr>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C90436" w14:textId="77777777" w:rsidR="00421C69" w:rsidRDefault="00421C69">
            <w:pPr>
              <w:spacing w:before="150" w:after="150"/>
              <w:rPr>
                <w:rFonts w:eastAsia="Times New Roman"/>
              </w:rPr>
            </w:pPr>
            <w:r>
              <w:rPr>
                <w:rStyle w:val="HTMLCode"/>
              </w:rPr>
              <w:t>BlastyBiz-Login.html</w:t>
            </w:r>
            <w:r>
              <w:rPr>
                <w:rFonts w:eastAsia="Times New Roman"/>
              </w:rPr>
              <w:t xml:space="preserve"> + </w:t>
            </w:r>
            <w:proofErr w:type="spellStart"/>
            <w:r>
              <w:rPr>
                <w:rStyle w:val="HTMLCode"/>
              </w:rPr>
              <w:t>firestore.rules</w:t>
            </w:r>
            <w:proofErr w:type="spellEnd"/>
            <w:r>
              <w:rPr>
                <w:rFonts w:eastAsia="Times New Roman"/>
              </w:rPr>
              <w:t xml:space="preserve"> — </w:t>
            </w:r>
            <w:r>
              <w:rPr>
                <w:rStyle w:val="HTMLCode"/>
              </w:rPr>
              <w:t>users/{</w:t>
            </w:r>
            <w:proofErr w:type="spellStart"/>
            <w:r>
              <w:rPr>
                <w:rStyle w:val="HTMLCode"/>
              </w:rPr>
              <w:t>userId</w:t>
            </w:r>
            <w:proofErr w:type="spellEnd"/>
            <w:r>
              <w:rPr>
                <w:rStyle w:val="HTMLCod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B37257"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CRITICAL (Sweep 3): Sign-up self-assigned Pro plan with no payment step — and rules allowed any user to write their own plan tier at any time.</w:t>
            </w:r>
            <w:r>
              <w:rPr>
                <w:rFonts w:eastAsia="Times New Roman"/>
              </w:rPr>
              <w:t xml:space="preserve"> </w:t>
            </w:r>
            <w:r>
              <w:rPr>
                <w:rStyle w:val="HTMLCode"/>
              </w:rPr>
              <w:t>window._</w:t>
            </w:r>
            <w:proofErr w:type="spellStart"/>
            <w:r>
              <w:rPr>
                <w:rStyle w:val="HTMLCode"/>
              </w:rPr>
              <w:t>selectedPlanId</w:t>
            </w:r>
            <w:proofErr w:type="spellEnd"/>
            <w:r>
              <w:rPr>
                <w:rFonts w:eastAsia="Times New Roman"/>
              </w:rPr>
              <w:t xml:space="preserve"> initialized to </w:t>
            </w:r>
            <w:r>
              <w:rPr>
                <w:rStyle w:val="HTMLCode"/>
              </w:rPr>
              <w:t>'pro'</w:t>
            </w:r>
            <w:r>
              <w:rPr>
                <w:rFonts w:eastAsia="Times New Roman"/>
              </w:rPr>
              <w:t xml:space="preserve"> at page load; </w:t>
            </w:r>
            <w:proofErr w:type="spellStart"/>
            <w:r>
              <w:rPr>
                <w:rStyle w:val="HTMLCode"/>
              </w:rPr>
              <w:t>handleSignUp</w:t>
            </w:r>
            <w:proofErr w:type="spellEnd"/>
            <w:r>
              <w:rPr>
                <w:rFonts w:eastAsia="Times New Roman"/>
              </w:rPr>
              <w:t xml:space="preserve"> wrote </w:t>
            </w:r>
            <w:r>
              <w:rPr>
                <w:rStyle w:val="HTMLCode"/>
              </w:rPr>
              <w:t>plan: window._</w:t>
            </w:r>
            <w:proofErr w:type="spellStart"/>
            <w:r>
              <w:rPr>
                <w:rStyle w:val="HTMLCode"/>
              </w:rPr>
              <w:t>selectedPlanId</w:t>
            </w:r>
            <w:proofErr w:type="spellEnd"/>
            <w:r>
              <w:rPr>
                <w:rStyle w:val="HTMLCode"/>
              </w:rPr>
              <w:t xml:space="preserve"> || 'pro'</w:t>
            </w:r>
            <w:r>
              <w:rPr>
                <w:rFonts w:eastAsia="Times New Roman"/>
              </w:rPr>
              <w:t xml:space="preserve"> — a user who never touched the plan selector got Pro written to their doc with no Square checkout. The </w:t>
            </w:r>
            <w:r>
              <w:rPr>
                <w:rStyle w:val="HTMLCode"/>
              </w:rPr>
              <w:t>users/{</w:t>
            </w:r>
            <w:proofErr w:type="spellStart"/>
            <w:r>
              <w:rPr>
                <w:rStyle w:val="HTMLCode"/>
              </w:rPr>
              <w:t>userId</w:t>
            </w:r>
            <w:proofErr w:type="spellEnd"/>
            <w:r>
              <w:rPr>
                <w:rStyle w:val="HTMLCode"/>
              </w:rPr>
              <w:t>}</w:t>
            </w:r>
            <w:r>
              <w:rPr>
                <w:rFonts w:eastAsia="Times New Roman"/>
              </w:rPr>
              <w:t xml:space="preserve"> </w:t>
            </w:r>
            <w:proofErr w:type="spellStart"/>
            <w:r>
              <w:rPr>
                <w:rFonts w:eastAsia="Times New Roman"/>
              </w:rPr>
              <w:t>Firestore</w:t>
            </w:r>
            <w:proofErr w:type="spellEnd"/>
            <w:r>
              <w:rPr>
                <w:rFonts w:eastAsia="Times New Roman"/>
              </w:rPr>
              <w:t xml:space="preserve"> write rule was </w:t>
            </w:r>
            <w:proofErr w:type="spellStart"/>
            <w:r>
              <w:rPr>
                <w:rStyle w:val="HTMLCode"/>
              </w:rPr>
              <w:t>request.auth.uid</w:t>
            </w:r>
            <w:proofErr w:type="spellEnd"/>
            <w:r>
              <w:rPr>
                <w:rStyle w:val="HTMLCode"/>
              </w:rPr>
              <w:t xml:space="preserve"> == </w:t>
            </w:r>
            <w:proofErr w:type="spellStart"/>
            <w:r>
              <w:rPr>
                <w:rStyle w:val="HTMLCode"/>
              </w:rPr>
              <w:t>userId</w:t>
            </w:r>
            <w:proofErr w:type="spellEnd"/>
            <w:r>
              <w:rPr>
                <w:rFonts w:eastAsia="Times New Roman"/>
              </w:rPr>
              <w:t xml:space="preserve"> with no field restriction — any authenticated user could open </w:t>
            </w:r>
            <w:r>
              <w:rPr>
                <w:rFonts w:eastAsia="Times New Roman"/>
              </w:rPr>
              <w:lastRenderedPageBreak/>
              <w:t xml:space="preserve">the browser console and stamp </w:t>
            </w:r>
            <w:r>
              <w:rPr>
                <w:rStyle w:val="HTMLCode"/>
              </w:rPr>
              <w:t>plan: 'agency'</w:t>
            </w:r>
            <w:r>
              <w:rPr>
                <w:rFonts w:eastAsia="Times New Roman"/>
              </w:rPr>
              <w:t xml:space="preserve"> onto their own doc. Fix (two parts): (1) Login.html: hardcoded </w:t>
            </w:r>
            <w:r>
              <w:rPr>
                <w:rStyle w:val="HTMLCode"/>
              </w:rPr>
              <w:t>plan: 'starter'</w:t>
            </w:r>
            <w:r>
              <w:rPr>
                <w:rFonts w:eastAsia="Times New Roman"/>
              </w:rPr>
              <w:t xml:space="preserve"> in </w:t>
            </w:r>
            <w:proofErr w:type="spellStart"/>
            <w:r>
              <w:rPr>
                <w:rStyle w:val="HTMLCode"/>
              </w:rPr>
              <w:t>handleSignUp</w:t>
            </w:r>
            <w:proofErr w:type="spellEnd"/>
            <w:r>
              <w:rPr>
                <w:rFonts w:eastAsia="Times New Roman"/>
              </w:rPr>
              <w:t xml:space="preserve"> (replaces the </w:t>
            </w:r>
            <w:r>
              <w:rPr>
                <w:rStyle w:val="HTMLCode"/>
              </w:rPr>
              <w:t>_</w:t>
            </w:r>
            <w:proofErr w:type="spellStart"/>
            <w:r>
              <w:rPr>
                <w:rStyle w:val="HTMLCode"/>
              </w:rPr>
              <w:t>selectedPlanId</w:t>
            </w:r>
            <w:proofErr w:type="spellEnd"/>
            <w:r>
              <w:rPr>
                <w:rFonts w:eastAsia="Times New Roman"/>
              </w:rPr>
              <w:t xml:space="preserve"> reference); </w:t>
            </w:r>
            <w:r>
              <w:rPr>
                <w:rStyle w:val="HTMLCode"/>
              </w:rPr>
              <w:t>window._</w:t>
            </w:r>
            <w:proofErr w:type="spellStart"/>
            <w:r>
              <w:rPr>
                <w:rStyle w:val="HTMLCode"/>
              </w:rPr>
              <w:t>selectedPlanId</w:t>
            </w:r>
            <w:proofErr w:type="spellEnd"/>
            <w:r>
              <w:rPr>
                <w:rFonts w:eastAsia="Times New Roman"/>
              </w:rPr>
              <w:t xml:space="preserve"> default changed from </w:t>
            </w:r>
            <w:r>
              <w:rPr>
                <w:rStyle w:val="HTMLCode"/>
              </w:rPr>
              <w:t>'pro'</w:t>
            </w:r>
            <w:r>
              <w:rPr>
                <w:rFonts w:eastAsia="Times New Roman"/>
              </w:rPr>
              <w:t xml:space="preserve"> to </w:t>
            </w:r>
            <w:r>
              <w:rPr>
                <w:rStyle w:val="HTMLCode"/>
              </w:rPr>
              <w:t>'starter'</w:t>
            </w:r>
            <w:r>
              <w:rPr>
                <w:rFonts w:eastAsia="Times New Roman"/>
              </w:rPr>
              <w:t xml:space="preserve">. (2) </w:t>
            </w:r>
            <w:proofErr w:type="spellStart"/>
            <w:r>
              <w:rPr>
                <w:rFonts w:eastAsia="Times New Roman"/>
              </w:rPr>
              <w:t>firestore.rules</w:t>
            </w:r>
            <w:proofErr w:type="spellEnd"/>
            <w:r>
              <w:rPr>
                <w:rFonts w:eastAsia="Times New Roman"/>
              </w:rPr>
              <w:t xml:space="preserve">: split the single </w:t>
            </w:r>
            <w:r>
              <w:rPr>
                <w:rStyle w:val="HTMLCode"/>
              </w:rPr>
              <w:t>allow write</w:t>
            </w:r>
            <w:r>
              <w:rPr>
                <w:rFonts w:eastAsia="Times New Roman"/>
              </w:rPr>
              <w:t xml:space="preserve"> into </w:t>
            </w:r>
            <w:r>
              <w:rPr>
                <w:rStyle w:val="HTMLCode"/>
              </w:rPr>
              <w:t>allow create</w:t>
            </w:r>
            <w:r>
              <w:rPr>
                <w:rFonts w:eastAsia="Times New Roman"/>
              </w:rPr>
              <w:t xml:space="preserve"> (requires </w:t>
            </w:r>
            <w:r>
              <w:rPr>
                <w:rStyle w:val="HTMLCode"/>
              </w:rPr>
              <w:t>plan == 'starter'</w:t>
            </w:r>
            <w:r>
              <w:rPr>
                <w:rFonts w:eastAsia="Times New Roman"/>
              </w:rPr>
              <w:t xml:space="preserve">) + </w:t>
            </w:r>
            <w:r>
              <w:rPr>
                <w:rStyle w:val="HTMLCode"/>
              </w:rPr>
              <w:t>allow update</w:t>
            </w:r>
            <w:r>
              <w:rPr>
                <w:rFonts w:eastAsia="Times New Roman"/>
              </w:rPr>
              <w:t xml:space="preserve"> (blocks any change to </w:t>
            </w:r>
            <w:r>
              <w:rPr>
                <w:rStyle w:val="HTMLCode"/>
              </w:rPr>
              <w:t>plan</w:t>
            </w:r>
            <w:r>
              <w:rPr>
                <w:rFonts w:eastAsia="Times New Roman"/>
              </w:rPr>
              <w:t xml:space="preserve">, </w:t>
            </w:r>
            <w:proofErr w:type="spellStart"/>
            <w:r>
              <w:rPr>
                <w:rStyle w:val="HTMLCode"/>
              </w:rPr>
              <w:t>planActive</w:t>
            </w:r>
            <w:proofErr w:type="spellEnd"/>
            <w:r>
              <w:rPr>
                <w:rFonts w:eastAsia="Times New Roman"/>
              </w:rPr>
              <w:t xml:space="preserve">, or </w:t>
            </w:r>
            <w:proofErr w:type="spellStart"/>
            <w:r>
              <w:rPr>
                <w:rStyle w:val="HTMLCode"/>
              </w:rPr>
              <w:t>aiUsage</w:t>
            </w:r>
            <w:proofErr w:type="spellEnd"/>
            <w:r>
              <w:rPr>
                <w:rFonts w:eastAsia="Times New Roman"/>
              </w:rPr>
              <w:t xml:space="preserve"> fields from the client). Both halves deployed and confirmed live.</w:t>
            </w:r>
          </w:p>
        </w:tc>
      </w:tr>
      <w:tr w:rsidR="00421C69" w14:paraId="3B87D5C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339BCE" w14:textId="77777777" w:rsidR="00421C69" w:rsidRDefault="00421C69">
            <w:pPr>
              <w:spacing w:before="150" w:after="150"/>
              <w:rPr>
                <w:rFonts w:eastAsia="Times New Roman"/>
              </w:rPr>
            </w:pPr>
            <w:r>
              <w:rPr>
                <w:rFonts w:eastAsia="Times New Roman"/>
              </w:rPr>
              <w:lastRenderedPageBreak/>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ECEBA7" w14:textId="77777777" w:rsidR="00421C69" w:rsidRDefault="00421C69">
            <w:pPr>
              <w:spacing w:before="150" w:after="150"/>
              <w:rPr>
                <w:rFonts w:eastAsia="Times New Roman"/>
              </w:rPr>
            </w:pPr>
            <w:r>
              <w:rPr>
                <w:rStyle w:val="HTMLCode"/>
              </w:rPr>
              <w:t>dev-login.html</w:t>
            </w:r>
            <w:r>
              <w:rPr>
                <w:rFonts w:eastAsia="Times New Roman"/>
              </w:rPr>
              <w:t xml:space="preserve"> + </w:t>
            </w:r>
            <w:proofErr w:type="spellStart"/>
            <w:r>
              <w:rPr>
                <w:rStyle w:val="HTMLCode"/>
              </w:rPr>
              <w:t>firebase.json</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194564"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HIGH (Sweep 3): dev-login.html shipped hardcoded test credentials in public source and allowed open redirect via </w:t>
            </w:r>
            <w:proofErr w:type="spellStart"/>
            <w:r>
              <w:rPr>
                <w:rStyle w:val="Strong"/>
                <w:rFonts w:eastAsia="Times New Roman"/>
              </w:rPr>
              <w:t>unvalidated</w:t>
            </w:r>
            <w:proofErr w:type="spellEnd"/>
            <w:r>
              <w:rPr>
                <w:rStyle w:val="Strong"/>
                <w:rFonts w:eastAsia="Times New Roman"/>
              </w:rPr>
              <w:t xml:space="preserve"> </w:t>
            </w:r>
            <w:r>
              <w:rPr>
                <w:rStyle w:val="HTMLCode"/>
                <w:b/>
                <w:bCs/>
              </w:rPr>
              <w:t>next</w:t>
            </w:r>
            <w:r>
              <w:rPr>
                <w:rStyle w:val="Strong"/>
                <w:rFonts w:eastAsia="Times New Roman"/>
              </w:rPr>
              <w:t xml:space="preserve"> query </w:t>
            </w:r>
            <w:proofErr w:type="spellStart"/>
            <w:r>
              <w:rPr>
                <w:rStyle w:val="Strong"/>
                <w:rFonts w:eastAsia="Times New Roman"/>
              </w:rPr>
              <w:t>param</w:t>
            </w:r>
            <w:proofErr w:type="spellEnd"/>
            <w:r>
              <w:rPr>
                <w:rStyle w:val="Strong"/>
                <w:rFonts w:eastAsia="Times New Roman"/>
              </w:rPr>
              <w:t>.</w:t>
            </w:r>
            <w:r>
              <w:rPr>
                <w:rFonts w:eastAsia="Times New Roman"/>
              </w:rPr>
              <w:t xml:space="preserve"> </w:t>
            </w:r>
            <w:proofErr w:type="spellStart"/>
            <w:r>
              <w:rPr>
                <w:rStyle w:val="HTMLCode"/>
              </w:rPr>
              <w:t>signInWithEmailAndPassword</w:t>
            </w:r>
            <w:proofErr w:type="spellEnd"/>
            <w:r>
              <w:rPr>
                <w:rStyle w:val="HTMLCode"/>
              </w:rPr>
              <w:t>(</w:t>
            </w:r>
            <w:proofErr w:type="spellStart"/>
            <w:r>
              <w:rPr>
                <w:rStyle w:val="HTMLCode"/>
              </w:rPr>
              <w:t>auth</w:t>
            </w:r>
            <w:proofErr w:type="spellEnd"/>
            <w:r>
              <w:rPr>
                <w:rStyle w:val="HTMLCode"/>
              </w:rPr>
              <w:t>, 'devtest@blastybiz.dev', 'BlastyDevTest2026!')</w:t>
            </w:r>
            <w:r>
              <w:rPr>
                <w:rFonts w:eastAsia="Times New Roman"/>
              </w:rPr>
              <w:t xml:space="preserve"> was hardcoded in a public, unguarded page. </w:t>
            </w:r>
            <w:proofErr w:type="spellStart"/>
            <w:r>
              <w:rPr>
                <w:rStyle w:val="HTMLCode"/>
              </w:rPr>
              <w:t>window.location.href</w:t>
            </w:r>
            <w:proofErr w:type="spellEnd"/>
            <w:r>
              <w:rPr>
                <w:rStyle w:val="HTMLCode"/>
              </w:rPr>
              <w:t xml:space="preserve"> = next</w:t>
            </w:r>
            <w:r>
              <w:rPr>
                <w:rFonts w:eastAsia="Times New Roman"/>
              </w:rPr>
              <w:t xml:space="preserve"> used the raw query string value — </w:t>
            </w:r>
            <w:proofErr w:type="spellStart"/>
            <w:r>
              <w:rPr>
                <w:rStyle w:val="HTMLCode"/>
              </w:rPr>
              <w:t>dev-login.html?next</w:t>
            </w:r>
            <w:proofErr w:type="spellEnd"/>
            <w:r>
              <w:rPr>
                <w:rStyle w:val="HTMLCode"/>
              </w:rPr>
              <w:t>=https://attacker.example</w:t>
            </w:r>
            <w:r>
              <w:rPr>
                <w:rFonts w:eastAsia="Times New Roman"/>
              </w:rPr>
              <w:t xml:space="preserve"> would sign in the visitor and redirect them off-site (classic open redirect / phishing vector). Fix: (1) </w:t>
            </w:r>
            <w:r>
              <w:rPr>
                <w:rStyle w:val="HTMLCode"/>
              </w:rPr>
              <w:t>next</w:t>
            </w:r>
            <w:r>
              <w:rPr>
                <w:rFonts w:eastAsia="Times New Roman"/>
              </w:rPr>
              <w:t xml:space="preserve"> validation: regex check blocks any value matching </w:t>
            </w:r>
            <w:r>
              <w:rPr>
                <w:rStyle w:val="HTMLCode"/>
              </w:rPr>
              <w:t>^(https?:)?\/\/</w:t>
            </w:r>
            <w:r>
              <w:rPr>
                <w:rFonts w:eastAsia="Times New Roman"/>
              </w:rPr>
              <w:t xml:space="preserve"> — falls back to </w:t>
            </w:r>
            <w:r>
              <w:rPr>
                <w:rStyle w:val="HTMLCode"/>
              </w:rPr>
              <w:t>'BlastyBiz.html'</w:t>
            </w:r>
            <w:r>
              <w:rPr>
                <w:rFonts w:eastAsia="Times New Roman"/>
              </w:rPr>
              <w:t xml:space="preserve"> if external. (2) </w:t>
            </w:r>
            <w:r>
              <w:rPr>
                <w:rStyle w:val="HTMLCode"/>
              </w:rPr>
              <w:t>dev-login.html</w:t>
            </w:r>
            <w:r>
              <w:rPr>
                <w:rFonts w:eastAsia="Times New Roman"/>
              </w:rPr>
              <w:t xml:space="preserve"> added to the </w:t>
            </w:r>
            <w:r>
              <w:rPr>
                <w:rStyle w:val="HTMLCode"/>
              </w:rPr>
              <w:t>ignore</w:t>
            </w:r>
            <w:r>
              <w:rPr>
                <w:rFonts w:eastAsia="Times New Roman"/>
              </w:rPr>
              <w:t xml:space="preserve"> array in </w:t>
            </w:r>
            <w:proofErr w:type="spellStart"/>
            <w:r>
              <w:rPr>
                <w:rStyle w:val="HTMLCode"/>
              </w:rPr>
              <w:t>firebase.json</w:t>
            </w:r>
            <w:proofErr w:type="spellEnd"/>
            <w:r>
              <w:rPr>
                <w:rFonts w:eastAsia="Times New Roman"/>
              </w:rPr>
              <w:t xml:space="preserve"> so it is excluded from all future </w:t>
            </w:r>
            <w:r>
              <w:rPr>
                <w:rStyle w:val="HTMLCode"/>
              </w:rPr>
              <w:t>firebase deploy --only hosting</w:t>
            </w:r>
            <w:r>
              <w:rPr>
                <w:rFonts w:eastAsia="Times New Roman"/>
              </w:rPr>
              <w:t xml:space="preserve"> runs. Confirmed: </w:t>
            </w:r>
            <w:r>
              <w:rPr>
                <w:rStyle w:val="HTMLCode"/>
              </w:rPr>
              <w:t>curl -o /dev/null -w "%{</w:t>
            </w:r>
            <w:proofErr w:type="spellStart"/>
            <w:r>
              <w:rPr>
                <w:rStyle w:val="HTMLCode"/>
              </w:rPr>
              <w:t>http_code</w:t>
            </w:r>
            <w:proofErr w:type="spellEnd"/>
            <w:r>
              <w:rPr>
                <w:rStyle w:val="HTMLCode"/>
              </w:rPr>
              <w:t>}"</w:t>
            </w:r>
            <w:r>
              <w:rPr>
                <w:rFonts w:eastAsia="Times New Roman"/>
              </w:rPr>
              <w:t xml:space="preserve"> returns 404 on live site.</w:t>
            </w:r>
          </w:p>
        </w:tc>
      </w:tr>
      <w:tr w:rsidR="00421C69" w14:paraId="6967283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214C4B" w14:textId="77777777" w:rsidR="00421C69" w:rsidRDefault="00421C69">
            <w:pPr>
              <w:spacing w:before="150" w:after="150"/>
              <w:rPr>
                <w:rFonts w:eastAsia="Times New Roman"/>
              </w:rPr>
            </w:pPr>
            <w:r>
              <w:rPr>
                <w:rFonts w:eastAsia="Times New Roman"/>
              </w:rPr>
              <w:lastRenderedPageBreak/>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78D600" w14:textId="77777777" w:rsidR="00421C69" w:rsidRDefault="00421C69">
            <w:pPr>
              <w:spacing w:before="150" w:after="150"/>
              <w:rPr>
                <w:rFonts w:eastAsia="Times New Roman"/>
              </w:rPr>
            </w:pPr>
            <w:r>
              <w:rPr>
                <w:rStyle w:val="HTMLCode"/>
              </w:rPr>
              <w:t>BlastyBiz-BizContext.html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B6A866"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MEDIUM (Sweep 3): No feedback when no active business exists.</w:t>
            </w:r>
            <w:r>
              <w:rPr>
                <w:rFonts w:eastAsia="Times New Roman"/>
              </w:rPr>
              <w:t xml:space="preserve"> </w:t>
            </w:r>
            <w:r>
              <w:rPr>
                <w:rStyle w:val="HTMLCode"/>
              </w:rPr>
              <w:t>if (!</w:t>
            </w:r>
            <w:proofErr w:type="spellStart"/>
            <w:r>
              <w:rPr>
                <w:rStyle w:val="HTMLCode"/>
              </w:rPr>
              <w:t>activeBizId</w:t>
            </w:r>
            <w:proofErr w:type="spellEnd"/>
            <w:r>
              <w:rPr>
                <w:rStyle w:val="HTMLCode"/>
              </w:rPr>
              <w:t>) return</w:t>
            </w:r>
            <w:r>
              <w:rPr>
                <w:rFonts w:eastAsia="Times New Roman"/>
              </w:rPr>
              <w:t xml:space="preserve"> exited silently — user saw a blank, disabled form with no explanation. Fix: replaced the silent </w:t>
            </w:r>
            <w:r>
              <w:rPr>
                <w:rStyle w:val="HTMLCode"/>
              </w:rPr>
              <w:t>return</w:t>
            </w:r>
            <w:r>
              <w:rPr>
                <w:rFonts w:eastAsia="Times New Roman"/>
              </w:rPr>
              <w:t xml:space="preserve"> with an inline message block: disables the Save button and prepends "No business found — finish onboarding first" (link to BlastyBiz-Onboarding.html) into the page container. Confirmed live via curl.</w:t>
            </w:r>
          </w:p>
        </w:tc>
      </w:tr>
      <w:tr w:rsidR="00421C69" w14:paraId="08522D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7DE985" w14:textId="77777777" w:rsidR="00421C69" w:rsidRDefault="00421C69">
            <w:pPr>
              <w:spacing w:before="150" w:after="150"/>
              <w:rPr>
                <w:rFonts w:eastAsia="Times New Roman"/>
              </w:rPr>
            </w:pPr>
            <w:r>
              <w:rPr>
                <w:rFonts w:eastAsia="Times New Roman"/>
              </w:rPr>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74679D" w14:textId="77777777" w:rsidR="00421C69" w:rsidRDefault="00421C69">
            <w:pPr>
              <w:spacing w:before="150" w:after="150"/>
              <w:rPr>
                <w:rFonts w:eastAsia="Times New Roman"/>
              </w:rPr>
            </w:pPr>
            <w:r>
              <w:rPr>
                <w:rStyle w:val="HTMLCode"/>
              </w:rPr>
              <w:t>BlastyBiz-BizContext.html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B7B2C7"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NEW BUG (Sweep 4 catch): Empty-state fix referenced wrong button ID — message never rendered.</w:t>
            </w:r>
            <w:r>
              <w:rPr>
                <w:rFonts w:eastAsia="Times New Roman"/>
              </w:rPr>
              <w:t xml:space="preserve"> The Sweep 3 empty-state block called </w:t>
            </w:r>
            <w:proofErr w:type="spellStart"/>
            <w:r>
              <w:rPr>
                <w:rStyle w:val="HTMLCode"/>
              </w:rPr>
              <w:t>getElementById</w:t>
            </w:r>
            <w:proofErr w:type="spellEnd"/>
            <w:r>
              <w:rPr>
                <w:rStyle w:val="HTMLCode"/>
              </w:rPr>
              <w:t>('save-</w:t>
            </w:r>
            <w:proofErr w:type="spellStart"/>
            <w:r>
              <w:rPr>
                <w:rStyle w:val="HTMLCode"/>
              </w:rPr>
              <w:t>btn</w:t>
            </w:r>
            <w:proofErr w:type="spellEnd"/>
            <w:r>
              <w:rPr>
                <w:rStyle w:val="HTMLCode"/>
              </w:rPr>
              <w:t>')</w:t>
            </w:r>
            <w:r>
              <w:rPr>
                <w:rFonts w:eastAsia="Times New Roman"/>
              </w:rPr>
              <w:t xml:space="preserve"> but the actual button has </w:t>
            </w:r>
            <w:r>
              <w:rPr>
                <w:rStyle w:val="HTMLCode"/>
              </w:rPr>
              <w:t>id="</w:t>
            </w:r>
            <w:proofErr w:type="spellStart"/>
            <w:r>
              <w:rPr>
                <w:rStyle w:val="HTMLCode"/>
              </w:rPr>
              <w:t>btn</w:t>
            </w:r>
            <w:proofErr w:type="spellEnd"/>
            <w:r>
              <w:rPr>
                <w:rStyle w:val="HTMLCode"/>
              </w:rPr>
              <w:t>-save"</w:t>
            </w:r>
            <w:r>
              <w:rPr>
                <w:rFonts w:eastAsia="Times New Roman"/>
              </w:rPr>
              <w:t xml:space="preserve">. The null threw a </w:t>
            </w:r>
            <w:proofErr w:type="spellStart"/>
            <w:r>
              <w:rPr>
                <w:rFonts w:eastAsia="Times New Roman"/>
              </w:rPr>
              <w:t>TypeError</w:t>
            </w:r>
            <w:proofErr w:type="spellEnd"/>
            <w:r>
              <w:rPr>
                <w:rFonts w:eastAsia="Times New Roman"/>
              </w:rPr>
              <w:t xml:space="preserve"> on the first line of the block; the message-creation code below it was dead code. The page didn't crash (try/catch swallowed it) but the message never appeared. Fixed: corrected to </w:t>
            </w:r>
            <w:proofErr w:type="spellStart"/>
            <w:r>
              <w:rPr>
                <w:rStyle w:val="HTMLCode"/>
              </w:rPr>
              <w:t>getElementById</w:t>
            </w:r>
            <w:proofErr w:type="spellEnd"/>
            <w:r>
              <w:rPr>
                <w:rStyle w:val="HTMLCode"/>
              </w:rPr>
              <w:t>('</w:t>
            </w:r>
            <w:proofErr w:type="spellStart"/>
            <w:r>
              <w:rPr>
                <w:rStyle w:val="HTMLCode"/>
              </w:rPr>
              <w:t>btn</w:t>
            </w:r>
            <w:proofErr w:type="spellEnd"/>
            <w:r>
              <w:rPr>
                <w:rStyle w:val="HTMLCode"/>
              </w:rPr>
              <w:t>-save')</w:t>
            </w:r>
            <w:r>
              <w:rPr>
                <w:rFonts w:eastAsia="Times New Roman"/>
              </w:rPr>
              <w:t xml:space="preserve">. Confirmed live — 8 occurrences of </w:t>
            </w:r>
            <w:proofErr w:type="spellStart"/>
            <w:r>
              <w:rPr>
                <w:rStyle w:val="HTMLCode"/>
              </w:rPr>
              <w:t>btn</w:t>
            </w:r>
            <w:proofErr w:type="spellEnd"/>
            <w:r>
              <w:rPr>
                <w:rStyle w:val="HTMLCode"/>
              </w:rPr>
              <w:t>-save</w:t>
            </w:r>
            <w:r>
              <w:rPr>
                <w:rFonts w:eastAsia="Times New Roman"/>
              </w:rPr>
              <w:t xml:space="preserve"> in live </w:t>
            </w:r>
            <w:proofErr w:type="spellStart"/>
            <w:r>
              <w:rPr>
                <w:rFonts w:eastAsia="Times New Roman"/>
              </w:rPr>
              <w:t>BizContext</w:t>
            </w:r>
            <w:proofErr w:type="spellEnd"/>
            <w:r>
              <w:rPr>
                <w:rFonts w:eastAsia="Times New Roman"/>
              </w:rPr>
              <w:t xml:space="preserve"> source.</w:t>
            </w:r>
          </w:p>
        </w:tc>
      </w:tr>
      <w:tr w:rsidR="00421C69" w14:paraId="7BAAA5B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A36E60" w14:textId="77777777" w:rsidR="00421C69" w:rsidRDefault="00421C69">
            <w:pPr>
              <w:spacing w:before="150" w:after="150"/>
              <w:rPr>
                <w:rFonts w:eastAsia="Times New Roman"/>
              </w:rPr>
            </w:pPr>
            <w:r>
              <w:rPr>
                <w:rFonts w:eastAsia="Times New Roman"/>
              </w:rPr>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CE430C" w14:textId="77777777" w:rsidR="00421C69" w:rsidRDefault="00421C69">
            <w:pPr>
              <w:spacing w:before="150" w:after="150"/>
              <w:rPr>
                <w:rFonts w:eastAsia="Times New Roman"/>
              </w:rPr>
            </w:pPr>
            <w:proofErr w:type="spellStart"/>
            <w:r>
              <w:rPr>
                <w:rStyle w:val="HTMLCode"/>
              </w:rPr>
              <w:t>BlastyBiz</w:t>
            </w:r>
            <w:proofErr w:type="spellEnd"/>
            <w:r>
              <w:rPr>
                <w:rStyle w:val="HTMLCode"/>
              </w:rPr>
              <w:t>-Listing-Preview.html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EF0BF5"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HIGH (Sweep 4 catch): Bing still classified as </w:t>
            </w:r>
            <w:proofErr w:type="spellStart"/>
            <w:r>
              <w:rPr>
                <w:rStyle w:val="HTMLCode"/>
                <w:b/>
                <w:bCs/>
              </w:rPr>
              <w:t>partial_auto</w:t>
            </w:r>
            <w:proofErr w:type="spellEnd"/>
            <w:r>
              <w:rPr>
                <w:rStyle w:val="Strong"/>
                <w:rFonts w:eastAsia="Times New Roman"/>
              </w:rPr>
              <w:t xml:space="preserve"> / "Auto" in Listing-Preview.</w:t>
            </w:r>
            <w:r>
              <w:rPr>
                <w:rFonts w:eastAsia="Times New Roman"/>
              </w:rPr>
              <w:t xml:space="preserve"> BlastyBiz.html was fixed in Sweep 1 (</w:t>
            </w:r>
            <w:r>
              <w:rPr>
                <w:rStyle w:val="HTMLCode"/>
              </w:rPr>
              <w:t>type: 'manual'</w:t>
            </w:r>
            <w:r>
              <w:rPr>
                <w:rFonts w:eastAsia="Times New Roman"/>
              </w:rPr>
              <w:t xml:space="preserve">), but </w:t>
            </w:r>
            <w:r>
              <w:rPr>
                <w:rStyle w:val="HTMLCode"/>
              </w:rPr>
              <w:t>PLATFORM_META</w:t>
            </w:r>
            <w:r>
              <w:rPr>
                <w:rFonts w:eastAsia="Times New Roman"/>
              </w:rPr>
              <w:t xml:space="preserve"> in Listing-Preview was never updated — still showed </w:t>
            </w:r>
            <w:proofErr w:type="spellStart"/>
            <w:r>
              <w:rPr>
                <w:rStyle w:val="HTMLCode"/>
              </w:rPr>
              <w:t>capabilityLevel</w:t>
            </w:r>
            <w:proofErr w:type="spellEnd"/>
            <w:r>
              <w:rPr>
                <w:rStyle w:val="HTMLCode"/>
              </w:rPr>
              <w:t>:'</w:t>
            </w:r>
            <w:proofErr w:type="spellStart"/>
            <w:r>
              <w:rPr>
                <w:rStyle w:val="HTMLCode"/>
              </w:rPr>
              <w:t>partial_auto</w:t>
            </w:r>
            <w:proofErr w:type="spellEnd"/>
            <w:r>
              <w:rPr>
                <w:rStyle w:val="HTMLCode"/>
              </w:rPr>
              <w:t>'</w:t>
            </w:r>
            <w:r>
              <w:rPr>
                <w:rFonts w:eastAsia="Times New Roman"/>
              </w:rPr>
              <w:t xml:space="preserve">, badge </w:t>
            </w:r>
            <w:r>
              <w:rPr>
                <w:rStyle w:val="HTMLCode"/>
              </w:rPr>
              <w:t>'Auto'</w:t>
            </w:r>
            <w:r>
              <w:rPr>
                <w:rFonts w:eastAsia="Times New Roman"/>
              </w:rPr>
              <w:t xml:space="preserve">, "Auto-post available after approval". All three files now agree: Bing is </w:t>
            </w:r>
            <w:proofErr w:type="spellStart"/>
            <w:r>
              <w:rPr>
                <w:rStyle w:val="HTMLCode"/>
              </w:rPr>
              <w:t>manual_assisted</w:t>
            </w:r>
            <w:proofErr w:type="spellEnd"/>
            <w:r>
              <w:rPr>
                <w:rFonts w:eastAsia="Times New Roman"/>
              </w:rPr>
              <w:t xml:space="preserve">, badge </w:t>
            </w:r>
            <w:r>
              <w:rPr>
                <w:rStyle w:val="HTMLCode"/>
              </w:rPr>
              <w:t>'Copy-</w:t>
            </w:r>
            <w:r>
              <w:rPr>
                <w:rStyle w:val="HTMLCode"/>
              </w:rPr>
              <w:lastRenderedPageBreak/>
              <w:t>Ready'</w:t>
            </w:r>
            <w:r>
              <w:rPr>
                <w:rFonts w:eastAsia="Times New Roman"/>
              </w:rPr>
              <w:t>, mode "Copy-Ready · Bing has no public write API", with paste instructions.</w:t>
            </w:r>
          </w:p>
        </w:tc>
      </w:tr>
      <w:tr w:rsidR="00421C69" w14:paraId="6CE94DC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A47D60" w14:textId="77777777" w:rsidR="00421C69" w:rsidRDefault="00421C69">
            <w:pPr>
              <w:spacing w:before="150" w:after="150"/>
              <w:rPr>
                <w:rFonts w:eastAsia="Times New Roman"/>
              </w:rPr>
            </w:pPr>
            <w:r>
              <w:rPr>
                <w:rFonts w:eastAsia="Times New Roman"/>
              </w:rPr>
              <w:lastRenderedPageBreak/>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6ABD8B" w14:textId="77777777" w:rsidR="00421C69" w:rsidRDefault="00421C69">
            <w:pPr>
              <w:spacing w:before="150" w:after="150"/>
              <w:rPr>
                <w:rFonts w:eastAsia="Times New Roman"/>
              </w:rPr>
            </w:pPr>
            <w:r>
              <w:rPr>
                <w:rStyle w:val="HTMLCode"/>
              </w:rPr>
              <w:t>BlastyBiz-Login.html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F64606"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LOW (Sweep 4 catch): Sign-up plan picker was clickable but ignored — misleading UX.</w:t>
            </w:r>
            <w:r>
              <w:rPr>
                <w:rFonts w:eastAsia="Times New Roman"/>
              </w:rPr>
              <w:t xml:space="preserve"> After the Sweep 3 fix, </w:t>
            </w:r>
            <w:proofErr w:type="spellStart"/>
            <w:r>
              <w:rPr>
                <w:rStyle w:val="HTMLCode"/>
              </w:rPr>
              <w:t>handleSignUp</w:t>
            </w:r>
            <w:proofErr w:type="spellEnd"/>
            <w:r>
              <w:rPr>
                <w:rFonts w:eastAsia="Times New Roman"/>
              </w:rPr>
              <w:t xml:space="preserve"> always writes </w:t>
            </w:r>
            <w:r>
              <w:rPr>
                <w:rStyle w:val="HTMLCode"/>
              </w:rPr>
              <w:t>'starter'</w:t>
            </w:r>
            <w:r>
              <w:rPr>
                <w:rFonts w:eastAsia="Times New Roman"/>
              </w:rPr>
              <w:t xml:space="preserve"> regardless of which plan button is clicked. Starter/Pro/Agency buttons still visually highlighted on click, implying the choice mattered. Replaced the entire plan-picker grid with a plain info banner: "All accounts start free on Starter — upgrade to Pro or Agency anytime from your dashboard." Confirmed live — plan-</w:t>
            </w:r>
            <w:proofErr w:type="spellStart"/>
            <w:r>
              <w:rPr>
                <w:rFonts w:eastAsia="Times New Roman"/>
              </w:rPr>
              <w:t>btn</w:t>
            </w:r>
            <w:proofErr w:type="spellEnd"/>
            <w:r>
              <w:rPr>
                <w:rFonts w:eastAsia="Times New Roman"/>
              </w:rPr>
              <w:t xml:space="preserve"> buttons no longer present.</w:t>
            </w:r>
          </w:p>
        </w:tc>
      </w:tr>
      <w:tr w:rsidR="00421C69" w14:paraId="034E52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5A10BB" w14:textId="77777777" w:rsidR="00421C69" w:rsidRDefault="00421C69">
            <w:pPr>
              <w:spacing w:before="150" w:after="150"/>
              <w:rPr>
                <w:rFonts w:eastAsia="Times New Roman"/>
              </w:rPr>
            </w:pPr>
            <w:r>
              <w:rPr>
                <w:rFonts w:eastAsia="Times New Roman"/>
              </w:rPr>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40A164"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all redirect/email URLs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7C296F"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MEDIUM: All web-app redirect URLs were hardcoded to the Firebase default domain.</w:t>
            </w:r>
            <w:r>
              <w:rPr>
                <w:rFonts w:eastAsia="Times New Roman"/>
              </w:rPr>
              <w:t xml:space="preserve"> Square checkout </w:t>
            </w:r>
            <w:proofErr w:type="spellStart"/>
            <w:r>
              <w:rPr>
                <w:rStyle w:val="HTMLCode"/>
              </w:rPr>
              <w:t>redirectUrl</w:t>
            </w:r>
            <w:proofErr w:type="spellEnd"/>
            <w:r>
              <w:rPr>
                <w:rFonts w:eastAsia="Times New Roman"/>
              </w:rPr>
              <w:t xml:space="preserve">, both OAuth post-connect redirects (Google + Facebook), OAuth error fallbacks, and email CTA links all hardcoded </w:t>
            </w:r>
            <w:r>
              <w:rPr>
                <w:rStyle w:val="HTMLCode"/>
              </w:rPr>
              <w:t>https://blastybiz-9523e.web.app/...</w:t>
            </w:r>
            <w:r>
              <w:rPr>
                <w:rFonts w:eastAsia="Times New Roman"/>
              </w:rPr>
              <w:t xml:space="preserve">. Adding a custom domain would silently break checkout return, OAuth callbacks, and email links. Fix: added </w:t>
            </w:r>
            <w:proofErr w:type="spellStart"/>
            <w:r>
              <w:rPr>
                <w:rStyle w:val="HTMLCode"/>
              </w:rPr>
              <w:t>const</w:t>
            </w:r>
            <w:proofErr w:type="spellEnd"/>
            <w:r>
              <w:rPr>
                <w:rStyle w:val="HTMLCode"/>
              </w:rPr>
              <w:t xml:space="preserve"> APP_BASE_URL = </w:t>
            </w:r>
            <w:proofErr w:type="spellStart"/>
            <w:r>
              <w:rPr>
                <w:rStyle w:val="HTMLCode"/>
              </w:rPr>
              <w:t>process.env.APP_BASE_URL</w:t>
            </w:r>
            <w:proofErr w:type="spellEnd"/>
            <w:r>
              <w:rPr>
                <w:rStyle w:val="HTMLCode"/>
              </w:rPr>
              <w:t xml:space="preserve"> || 'https://blastybiz-9523e.web.app'</w:t>
            </w:r>
            <w:r>
              <w:rPr>
                <w:rFonts w:eastAsia="Times New Roman"/>
              </w:rPr>
              <w:t xml:space="preserve"> constant at the top of </w:t>
            </w:r>
            <w:r>
              <w:rPr>
                <w:rStyle w:val="HTMLCode"/>
              </w:rPr>
              <w:t>functions/</w:t>
            </w:r>
            <w:proofErr w:type="spellStart"/>
            <w:r>
              <w:rPr>
                <w:rStyle w:val="HTMLCode"/>
              </w:rPr>
              <w:t>index.js</w:t>
            </w:r>
            <w:proofErr w:type="spellEnd"/>
            <w:r>
              <w:rPr>
                <w:rFonts w:eastAsia="Times New Roman"/>
              </w:rPr>
              <w:t xml:space="preserve">. All 10 hardcoded web-app URLs replaced with </w:t>
            </w:r>
            <w:r>
              <w:rPr>
                <w:rStyle w:val="HTMLCode"/>
              </w:rPr>
              <w:t>${APP_BASE_URL}/...</w:t>
            </w:r>
            <w:r>
              <w:rPr>
                <w:rFonts w:eastAsia="Times New Roman"/>
              </w:rPr>
              <w:t xml:space="preserve">. Cloud Function callback URIs (CF-to-CF, registered with OAuth providers) intentionally left hardcoded — those must match </w:t>
            </w:r>
            <w:r>
              <w:rPr>
                <w:rFonts w:eastAsia="Times New Roman"/>
              </w:rPr>
              <w:lastRenderedPageBreak/>
              <w:t xml:space="preserve">what's registered with Google/Facebook. To switch domains: set </w:t>
            </w:r>
            <w:r>
              <w:rPr>
                <w:rStyle w:val="HTMLCode"/>
              </w:rPr>
              <w:t>APP_BASE_URL</w:t>
            </w:r>
            <w:r>
              <w:rPr>
                <w:rFonts w:eastAsia="Times New Roman"/>
              </w:rPr>
              <w:t xml:space="preserve"> </w:t>
            </w:r>
            <w:proofErr w:type="spellStart"/>
            <w:r>
              <w:rPr>
                <w:rFonts w:eastAsia="Times New Roman"/>
              </w:rPr>
              <w:t>env</w:t>
            </w:r>
            <w:proofErr w:type="spellEnd"/>
            <w:r>
              <w:rPr>
                <w:rFonts w:eastAsia="Times New Roman"/>
              </w:rPr>
              <w:t xml:space="preserve"> </w:t>
            </w:r>
            <w:proofErr w:type="spellStart"/>
            <w:r>
              <w:rPr>
                <w:rFonts w:eastAsia="Times New Roman"/>
              </w:rPr>
              <w:t>var</w:t>
            </w:r>
            <w:proofErr w:type="spellEnd"/>
            <w:r>
              <w:rPr>
                <w:rFonts w:eastAsia="Times New Roman"/>
              </w:rPr>
              <w:t xml:space="preserve"> and redeploy.</w:t>
            </w:r>
          </w:p>
        </w:tc>
      </w:tr>
      <w:tr w:rsidR="00421C69" w14:paraId="69B56D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B93389" w14:textId="77777777" w:rsidR="00421C69" w:rsidRDefault="00421C69">
            <w:pPr>
              <w:spacing w:before="150" w:after="150"/>
              <w:rPr>
                <w:rFonts w:eastAsia="Times New Roman"/>
              </w:rPr>
            </w:pPr>
            <w:r>
              <w:rPr>
                <w:rFonts w:eastAsia="Times New Roman"/>
              </w:rPr>
              <w:lastRenderedPageBreak/>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FAF280" w14:textId="77777777" w:rsidR="00421C69" w:rsidRDefault="00421C69">
            <w:pPr>
              <w:spacing w:before="150" w:after="150"/>
              <w:rPr>
                <w:rFonts w:eastAsia="Times New Roman"/>
              </w:rPr>
            </w:pPr>
            <w:proofErr w:type="spellStart"/>
            <w:r>
              <w:rPr>
                <w:rStyle w:val="HTMLCode"/>
              </w:rPr>
              <w:t>firestore.rules</w:t>
            </w:r>
            <w:proofErr w:type="spellEnd"/>
            <w:r>
              <w:rPr>
                <w:rFonts w:eastAsia="Times New Roman"/>
              </w:rPr>
              <w:t xml:space="preserve"> + </w:t>
            </w: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squareWebhook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360047"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Structural comments added (Sweep 4 flagged risks).</w:t>
            </w:r>
            <w:r>
              <w:rPr>
                <w:rFonts w:eastAsia="Times New Roman"/>
              </w:rPr>
              <w:t xml:space="preserve"> (1) </w:t>
            </w:r>
            <w:proofErr w:type="spellStart"/>
            <w:r>
              <w:rPr>
                <w:rStyle w:val="HTMLCode"/>
              </w:rPr>
              <w:t>firestore.rules</w:t>
            </w:r>
            <w:proofErr w:type="spellEnd"/>
            <w:r>
              <w:rPr>
                <w:rFonts w:eastAsia="Times New Roman"/>
              </w:rPr>
              <w:t xml:space="preserve"> users update rule: added </w:t>
            </w:r>
            <w:r>
              <w:rPr>
                <w:rStyle w:val="HTMLCode"/>
                <w:rFonts w:ascii="Segoe UI Emoji" w:hAnsi="Segoe UI Emoji" w:cs="Segoe UI Emoji"/>
              </w:rPr>
              <w:t>⚠️</w:t>
            </w:r>
            <w:r>
              <w:rPr>
                <w:rStyle w:val="HTMLCode"/>
              </w:rPr>
              <w:t xml:space="preserve"> MAINTAINED DENYLIST</w:t>
            </w:r>
            <w:r>
              <w:rPr>
                <w:rFonts w:eastAsia="Times New Roman"/>
              </w:rPr>
              <w:t xml:space="preserve"> comment warning that any new billing/entitlement field added to users docs must also be added to the </w:t>
            </w:r>
            <w:proofErr w:type="spellStart"/>
            <w:r>
              <w:rPr>
                <w:rFonts w:eastAsia="Times New Roman"/>
              </w:rPr>
              <w:t>denylist</w:t>
            </w:r>
            <w:proofErr w:type="spellEnd"/>
            <w:r>
              <w:rPr>
                <w:rFonts w:eastAsia="Times New Roman"/>
              </w:rPr>
              <w:t xml:space="preserve"> or it becomes client-writable by default. (2) </w:t>
            </w:r>
            <w:proofErr w:type="spellStart"/>
            <w:r>
              <w:rPr>
                <w:rStyle w:val="HTMLCode"/>
              </w:rPr>
              <w:t>squareWebhook</w:t>
            </w:r>
            <w:proofErr w:type="spellEnd"/>
            <w:r>
              <w:rPr>
                <w:rFonts w:eastAsia="Times New Roman"/>
              </w:rPr>
              <w:t xml:space="preserve">: added </w:t>
            </w:r>
            <w:r>
              <w:rPr>
                <w:rStyle w:val="HTMLCode"/>
                <w:rFonts w:ascii="Segoe UI Emoji" w:hAnsi="Segoe UI Emoji" w:cs="Segoe UI Emoji"/>
              </w:rPr>
              <w:t>⚠️</w:t>
            </w:r>
            <w:r>
              <w:rPr>
                <w:rStyle w:val="HTMLCode"/>
              </w:rPr>
              <w:t xml:space="preserve"> SYNC RISK</w:t>
            </w:r>
            <w:r>
              <w:rPr>
                <w:rFonts w:eastAsia="Times New Roman"/>
              </w:rPr>
              <w:t xml:space="preserve"> comment noting that users, subscriptions, and businesses are all updated in one block — future billing mirrors must be added here to stay in sync.</w:t>
            </w:r>
          </w:p>
        </w:tc>
      </w:tr>
      <w:tr w:rsidR="00421C69" w14:paraId="7CB3D0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2BFDD8" w14:textId="77777777" w:rsidR="00421C69" w:rsidRDefault="00421C69">
            <w:pPr>
              <w:spacing w:before="150" w:after="150"/>
              <w:rPr>
                <w:rFonts w:eastAsia="Times New Roman"/>
              </w:rPr>
            </w:pPr>
            <w:r>
              <w:rPr>
                <w:rFonts w:eastAsia="Times New Roman"/>
              </w:rPr>
              <w:t>Jul 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B63503"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jobCompletedTrigger</w:t>
            </w:r>
            <w:proofErr w:type="spellEnd"/>
            <w:r>
              <w:rPr>
                <w:rFonts w:eastAsia="Times New Roman"/>
              </w:rPr>
              <w:t xml:space="preserve">, </w:t>
            </w:r>
            <w:proofErr w:type="spellStart"/>
            <w:r>
              <w:rPr>
                <w:rStyle w:val="HTMLCode"/>
              </w:rPr>
              <w:t>scheduledUpgradeNudge</w:t>
            </w:r>
            <w:proofErr w:type="spellEnd"/>
            <w:r>
              <w:rPr>
                <w:rFonts w:eastAsia="Times New Roman"/>
              </w:rPr>
              <w:t xml:space="preserve">, </w:t>
            </w:r>
            <w:proofErr w:type="spellStart"/>
            <w:r>
              <w:rPr>
                <w:rStyle w:val="HTMLCode"/>
              </w:rPr>
              <w:t>scheduledWeeklyDigest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1CA35D"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CRITICAL (Session 19 audit): Three email Cloud Functions never deployed — all 3 confirmed absent from Firebase.</w:t>
            </w:r>
            <w:r>
              <w:rPr>
                <w:rFonts w:eastAsia="Times New Roman"/>
              </w:rPr>
              <w:t xml:space="preserve"> </w:t>
            </w:r>
            <w:proofErr w:type="spellStart"/>
            <w:r>
              <w:rPr>
                <w:rStyle w:val="HTMLCode"/>
              </w:rPr>
              <w:t>jobCompletedTrigger</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trigger: </w:t>
            </w:r>
            <w:proofErr w:type="spellStart"/>
            <w:r>
              <w:rPr>
                <w:rFonts w:eastAsia="Times New Roman"/>
              </w:rPr>
              <w:t>publishJob</w:t>
            </w:r>
            <w:proofErr w:type="spellEnd"/>
            <w:r>
              <w:rPr>
                <w:rFonts w:eastAsia="Times New Roman"/>
              </w:rPr>
              <w:t xml:space="preserve"> </w:t>
            </w:r>
            <w:proofErr w:type="spellStart"/>
            <w:r>
              <w:rPr>
                <w:rFonts w:eastAsia="Times New Roman"/>
              </w:rPr>
              <w:t>status→'success</w:t>
            </w:r>
            <w:proofErr w:type="spellEnd"/>
            <w:r>
              <w:rPr>
                <w:rFonts w:eastAsia="Times New Roman"/>
              </w:rPr>
              <w:t xml:space="preserve">'), </w:t>
            </w:r>
            <w:proofErr w:type="spellStart"/>
            <w:r>
              <w:rPr>
                <w:rStyle w:val="HTMLCode"/>
              </w:rPr>
              <w:t>scheduledUpgradeNudge</w:t>
            </w:r>
            <w:proofErr w:type="spellEnd"/>
            <w:r>
              <w:rPr>
                <w:rFonts w:eastAsia="Times New Roman"/>
              </w:rPr>
              <w:t xml:space="preserve"> (daily 10am ET), and </w:t>
            </w:r>
            <w:proofErr w:type="spellStart"/>
            <w:r>
              <w:rPr>
                <w:rStyle w:val="HTMLCode"/>
              </w:rPr>
              <w:t>scheduledWeeklyDigest</w:t>
            </w:r>
            <w:proofErr w:type="spellEnd"/>
            <w:r>
              <w:rPr>
                <w:rFonts w:eastAsia="Times New Roman"/>
              </w:rPr>
              <w:t xml:space="preserve"> (Monday 8am ET) were in the code but missing from </w:t>
            </w:r>
            <w:r>
              <w:rPr>
                <w:rStyle w:val="HTMLCode"/>
              </w:rPr>
              <w:t xml:space="preserve">firebase </w:t>
            </w:r>
            <w:proofErr w:type="spellStart"/>
            <w:r>
              <w:rPr>
                <w:rStyle w:val="HTMLCode"/>
              </w:rPr>
              <w:t>functions:list</w:t>
            </w:r>
            <w:proofErr w:type="spellEnd"/>
            <w:r>
              <w:rPr>
                <w:rFonts w:eastAsia="Times New Roman"/>
              </w:rPr>
              <w:t xml:space="preserve">. Zero "listing is live" emails, zero 7-day upgrade nudges, and zero weekly digests had ever fired. Root cause for </w:t>
            </w:r>
            <w:proofErr w:type="spellStart"/>
            <w:r>
              <w:rPr>
                <w:rStyle w:val="HTMLCode"/>
              </w:rPr>
              <w:t>jobCompletedTrigger</w:t>
            </w:r>
            <w:proofErr w:type="spellEnd"/>
            <w:r>
              <w:rPr>
                <w:rFonts w:eastAsia="Times New Roman"/>
              </w:rPr>
              <w:t xml:space="preserve">: a previous session had registered it as an HTTPS function — Firebase blocks changing trigger types in-place with "Changing from an HTTPS function to a background triggered function is not allowed." Fix: deleted the stale HTTPS version via </w:t>
            </w:r>
            <w:r>
              <w:rPr>
                <w:rStyle w:val="HTMLCode"/>
              </w:rPr>
              <w:t xml:space="preserve">firebase </w:t>
            </w:r>
            <w:proofErr w:type="spellStart"/>
            <w:r>
              <w:rPr>
                <w:rStyle w:val="HTMLCode"/>
              </w:rPr>
              <w:t>functions:delete</w:t>
            </w:r>
            <w:proofErr w:type="spellEnd"/>
            <w:r>
              <w:rPr>
                <w:rStyle w:val="HTMLCode"/>
              </w:rPr>
              <w:t xml:space="preserve"> </w:t>
            </w:r>
            <w:proofErr w:type="spellStart"/>
            <w:r>
              <w:rPr>
                <w:rStyle w:val="HTMLCode"/>
              </w:rPr>
              <w:t>jobCompletedTrigger</w:t>
            </w:r>
            <w:proofErr w:type="spellEnd"/>
            <w:r>
              <w:rPr>
                <w:rStyle w:val="HTMLCode"/>
              </w:rPr>
              <w:t xml:space="preserve"> --force</w:t>
            </w:r>
            <w:r>
              <w:rPr>
                <w:rFonts w:eastAsia="Times New Roman"/>
              </w:rPr>
              <w:t xml:space="preserve">, then deployed all three together. All three </w:t>
            </w:r>
            <w:r>
              <w:rPr>
                <w:rFonts w:eastAsia="Times New Roman"/>
              </w:rPr>
              <w:lastRenderedPageBreak/>
              <w:t xml:space="preserve">confirmed live in </w:t>
            </w:r>
            <w:proofErr w:type="spellStart"/>
            <w:r>
              <w:rPr>
                <w:rStyle w:val="HTMLCode"/>
              </w:rPr>
              <w:t>functions:list</w:t>
            </w:r>
            <w:proofErr w:type="spellEnd"/>
            <w:r>
              <w:rPr>
                <w:rFonts w:eastAsia="Times New Roman"/>
              </w:rPr>
              <w:t xml:space="preserve"> with correct trigger types (</w:t>
            </w:r>
            <w:proofErr w:type="spellStart"/>
            <w:r>
              <w:rPr>
                <w:rFonts w:eastAsia="Times New Roman"/>
              </w:rPr>
              <w:t>Firestore</w:t>
            </w:r>
            <w:proofErr w:type="spellEnd"/>
            <w:r>
              <w:rPr>
                <w:rFonts w:eastAsia="Times New Roman"/>
              </w:rPr>
              <w:t xml:space="preserve"> updated / scheduled / scheduled).</w:t>
            </w:r>
          </w:p>
        </w:tc>
      </w:tr>
      <w:tr w:rsidR="00421C69" w14:paraId="3D79DE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44FF7A" w14:textId="77777777" w:rsidR="00421C69" w:rsidRDefault="00421C69">
            <w:pPr>
              <w:spacing w:before="150" w:after="150"/>
              <w:rPr>
                <w:rFonts w:eastAsia="Times New Roman"/>
              </w:rPr>
            </w:pPr>
            <w:r>
              <w:rPr>
                <w:rFonts w:eastAsia="Times New Roman"/>
              </w:rPr>
              <w:lastRenderedPageBreak/>
              <w:t>Jul 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09A23F"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userCreatedTrigger</w:t>
            </w:r>
            <w:proofErr w:type="spellEnd"/>
            <w:r>
              <w:rPr>
                <w:rFonts w:eastAsia="Times New Roman"/>
              </w:rPr>
              <w:t xml:space="preserve"> / new </w:t>
            </w:r>
            <w:proofErr w:type="spellStart"/>
            <w:r>
              <w:rPr>
                <w:rStyle w:val="HTMLCode"/>
              </w:rPr>
              <w:t>businessCreatedTrigger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A203D6"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MEDIUM (Session 19 email audit): Welcome email fired at signup — before onboarding — so </w:t>
            </w:r>
            <w:proofErr w:type="spellStart"/>
            <w:r>
              <w:rPr>
                <w:rStyle w:val="Strong"/>
                <w:rFonts w:eastAsia="Times New Roman"/>
              </w:rPr>
              <w:t>businessName</w:t>
            </w:r>
            <w:proofErr w:type="spellEnd"/>
            <w:r>
              <w:rPr>
                <w:rStyle w:val="Strong"/>
                <w:rFonts w:eastAsia="Times New Roman"/>
              </w:rPr>
              <w:t xml:space="preserve"> was always blank.</w:t>
            </w:r>
            <w:r>
              <w:rPr>
                <w:rFonts w:eastAsia="Times New Roman"/>
              </w:rPr>
              <w:t xml:space="preserve"> </w:t>
            </w:r>
            <w:proofErr w:type="spellStart"/>
            <w:r>
              <w:rPr>
                <w:rStyle w:val="HTMLCode"/>
              </w:rPr>
              <w:t>userCreatedTrigger</w:t>
            </w:r>
            <w:proofErr w:type="spellEnd"/>
            <w:r>
              <w:rPr>
                <w:rFonts w:eastAsia="Times New Roman"/>
              </w:rPr>
              <w:t xml:space="preserve"> fired on </w:t>
            </w:r>
            <w:r>
              <w:rPr>
                <w:rStyle w:val="HTMLCode"/>
              </w:rPr>
              <w:t>users/{</w:t>
            </w:r>
            <w:proofErr w:type="spellStart"/>
            <w:r>
              <w:rPr>
                <w:rStyle w:val="HTMLCode"/>
              </w:rPr>
              <w:t>uid</w:t>
            </w:r>
            <w:proofErr w:type="spellEnd"/>
            <w:r>
              <w:rPr>
                <w:rStyle w:val="HTMLCode"/>
              </w:rPr>
              <w:t>}</w:t>
            </w:r>
            <w:r>
              <w:rPr>
                <w:rFonts w:eastAsia="Times New Roman"/>
              </w:rPr>
              <w:t xml:space="preserve"> doc creation (signup), where the user hasn't filled out the onboarding form yet. The </w:t>
            </w:r>
            <w:proofErr w:type="spellStart"/>
            <w:r>
              <w:rPr>
                <w:rStyle w:val="HTMLCode"/>
              </w:rPr>
              <w:t>businessName</w:t>
            </w:r>
            <w:proofErr w:type="spellEnd"/>
            <w:r>
              <w:rPr>
                <w:rFonts w:eastAsia="Times New Roman"/>
              </w:rPr>
              <w:t xml:space="preserve"> field on the users doc was empty at that point; the email always said "[name]'s Business" or "your business." Fix: moved welcome email (+ admin alert) to a new </w:t>
            </w:r>
            <w:proofErr w:type="spellStart"/>
            <w:r>
              <w:rPr>
                <w:rStyle w:val="HTMLCode"/>
              </w:rPr>
              <w:t>businessCreatedTrigger</w:t>
            </w:r>
            <w:proofErr w:type="spellEnd"/>
            <w:r>
              <w:rPr>
                <w:rFonts w:eastAsia="Times New Roman"/>
              </w:rPr>
              <w:t xml:space="preserve"> on </w:t>
            </w:r>
            <w:r>
              <w:rPr>
                <w:rStyle w:val="HTMLCode"/>
              </w:rPr>
              <w:t>businesses/{</w:t>
            </w:r>
            <w:proofErr w:type="spellStart"/>
            <w:r>
              <w:rPr>
                <w:rStyle w:val="HTMLCode"/>
              </w:rPr>
              <w:t>bizId</w:t>
            </w:r>
            <w:proofErr w:type="spellEnd"/>
            <w:r>
              <w:rPr>
                <w:rStyle w:val="HTMLCode"/>
              </w:rPr>
              <w:t>}</w:t>
            </w:r>
            <w:r>
              <w:rPr>
                <w:rFonts w:eastAsia="Times New Roman"/>
              </w:rPr>
              <w:t xml:space="preserve"> document creation, which fires when the user completes step 6 of onboarding and </w:t>
            </w:r>
            <w:proofErr w:type="spellStart"/>
            <w:r>
              <w:rPr>
                <w:rStyle w:val="HTMLCode"/>
              </w:rPr>
              <w:t>setDoc</w:t>
            </w:r>
            <w:proofErr w:type="spellEnd"/>
            <w:r>
              <w:rPr>
                <w:rFonts w:eastAsia="Times New Roman"/>
              </w:rPr>
              <w:t xml:space="preserve"> creates the businesses doc. At that point </w:t>
            </w:r>
            <w:proofErr w:type="spellStart"/>
            <w:r>
              <w:rPr>
                <w:rStyle w:val="HTMLCode"/>
              </w:rPr>
              <w:t>businessName</w:t>
            </w:r>
            <w:proofErr w:type="spellEnd"/>
            <w:r>
              <w:rPr>
                <w:rFonts w:eastAsia="Times New Roman"/>
              </w:rPr>
              <w:t xml:space="preserve">, </w:t>
            </w:r>
            <w:proofErr w:type="spellStart"/>
            <w:r>
              <w:rPr>
                <w:rStyle w:val="HTMLCode"/>
              </w:rPr>
              <w:t>ownerName</w:t>
            </w:r>
            <w:proofErr w:type="spellEnd"/>
            <w:r>
              <w:rPr>
                <w:rFonts w:eastAsia="Times New Roman"/>
              </w:rPr>
              <w:t xml:space="preserve">, and all other profile fields are populated. </w:t>
            </w:r>
            <w:proofErr w:type="spellStart"/>
            <w:r>
              <w:rPr>
                <w:rStyle w:val="HTMLCode"/>
              </w:rPr>
              <w:t>userCreatedTrigger</w:t>
            </w:r>
            <w:proofErr w:type="spellEnd"/>
            <w:r>
              <w:rPr>
                <w:rFonts w:eastAsia="Times New Roman"/>
              </w:rPr>
              <w:t xml:space="preserve"> is now a no-op.</w:t>
            </w:r>
          </w:p>
        </w:tc>
      </w:tr>
      <w:tr w:rsidR="00421C69" w14:paraId="5A7FD1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471EEA" w14:textId="77777777" w:rsidR="00421C69" w:rsidRDefault="00421C69">
            <w:pPr>
              <w:spacing w:before="150" w:after="150"/>
              <w:rPr>
                <w:rFonts w:eastAsia="Times New Roman"/>
              </w:rPr>
            </w:pPr>
            <w:r>
              <w:rPr>
                <w:rFonts w:eastAsia="Times New Roman"/>
              </w:rPr>
              <w:t>Jul 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79BA38"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squareWebhook</w:t>
            </w:r>
            <w:proofErr w:type="spellEnd"/>
            <w:r>
              <w:rPr>
                <w:rFonts w:eastAsia="Times New Roman"/>
              </w:rPr>
              <w:t xml:space="preserve"> cancellation email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E9CD90"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HIGH (Session 19 email audit): Cancellation fallback email hardcoded "Pro" for all plan types.</w:t>
            </w:r>
            <w:r>
              <w:rPr>
                <w:rFonts w:eastAsia="Times New Roman"/>
              </w:rPr>
              <w:t xml:space="preserve"> </w:t>
            </w:r>
            <w:proofErr w:type="spellStart"/>
            <w:r>
              <w:rPr>
                <w:rStyle w:val="HTMLCode"/>
              </w:rPr>
              <w:t>subscription.updated</w:t>
            </w:r>
            <w:proofErr w:type="spellEnd"/>
            <w:r>
              <w:rPr>
                <w:rFonts w:eastAsia="Times New Roman"/>
              </w:rPr>
              <w:t xml:space="preserve"> handler sets </w:t>
            </w:r>
            <w:r>
              <w:rPr>
                <w:rStyle w:val="HTMLCode"/>
              </w:rPr>
              <w:t>plan: 'starter'</w:t>
            </w:r>
            <w:r>
              <w:rPr>
                <w:rFonts w:eastAsia="Times New Roman"/>
              </w:rPr>
              <w:t xml:space="preserve"> on the user first, then re-reads the user doc to build the email — by which point the plan is already overwritten. The fallback HTML said "Your </w:t>
            </w:r>
            <w:proofErr w:type="spellStart"/>
            <w:r>
              <w:rPr>
                <w:rFonts w:eastAsia="Times New Roman"/>
              </w:rPr>
              <w:t>BlastyBiz</w:t>
            </w:r>
            <w:proofErr w:type="spellEnd"/>
            <w:r>
              <w:rPr>
                <w:rFonts w:eastAsia="Times New Roman"/>
              </w:rPr>
              <w:t xml:space="preserve"> </w:t>
            </w:r>
            <w:r>
              <w:rPr>
                <w:rStyle w:val="Strong"/>
                <w:rFonts w:eastAsia="Times New Roman"/>
              </w:rPr>
              <w:t>Pro</w:t>
            </w:r>
            <w:r>
              <w:rPr>
                <w:rFonts w:eastAsia="Times New Roman"/>
              </w:rPr>
              <w:t xml:space="preserve"> subscription has ended" and "Come Back to </w:t>
            </w:r>
            <w:r>
              <w:rPr>
                <w:rStyle w:val="Strong"/>
                <w:rFonts w:eastAsia="Times New Roman"/>
              </w:rPr>
              <w:t>Pro</w:t>
            </w:r>
            <w:r>
              <w:rPr>
                <w:rFonts w:eastAsia="Times New Roman"/>
              </w:rPr>
              <w:t xml:space="preserve">" even for Agency subscribers. Fix: read the user doc BEFORE the downgrade write to capture </w:t>
            </w:r>
            <w:proofErr w:type="spellStart"/>
            <w:r>
              <w:rPr>
                <w:rStyle w:val="HTMLCode"/>
              </w:rPr>
              <w:t>priorPlan</w:t>
            </w:r>
            <w:proofErr w:type="spellEnd"/>
            <w:r>
              <w:rPr>
                <w:rFonts w:eastAsia="Times New Roman"/>
              </w:rPr>
              <w:t xml:space="preserve">, derive </w:t>
            </w:r>
            <w:proofErr w:type="spellStart"/>
            <w:r>
              <w:rPr>
                <w:rStyle w:val="HTMLCode"/>
              </w:rPr>
              <w:t>priorPlanName</w:t>
            </w:r>
            <w:proofErr w:type="spellEnd"/>
            <w:r>
              <w:rPr>
                <w:rFonts w:eastAsia="Times New Roman"/>
              </w:rPr>
              <w:t xml:space="preserve"> ('Pro' or 'Agency'), add </w:t>
            </w:r>
            <w:proofErr w:type="spellStart"/>
            <w:r>
              <w:rPr>
                <w:rStyle w:val="HTMLCode"/>
              </w:rPr>
              <w:t>planName</w:t>
            </w:r>
            <w:proofErr w:type="spellEnd"/>
            <w:r>
              <w:rPr>
                <w:rFonts w:eastAsia="Times New Roman"/>
              </w:rPr>
              <w:t xml:space="preserve"> to </w:t>
            </w:r>
            <w:proofErr w:type="spellStart"/>
            <w:r>
              <w:rPr>
                <w:rStyle w:val="HTMLCode"/>
              </w:rPr>
              <w:t>mergeData</w:t>
            </w:r>
            <w:proofErr w:type="spellEnd"/>
            <w:r>
              <w:rPr>
                <w:rFonts w:eastAsia="Times New Roman"/>
              </w:rPr>
              <w:t xml:space="preserve">, replace both </w:t>
            </w:r>
            <w:r>
              <w:rPr>
                <w:rFonts w:eastAsia="Times New Roman"/>
              </w:rPr>
              <w:lastRenderedPageBreak/>
              <w:t xml:space="preserve">hardcoded 'Pro' references in the fallback HTML with </w:t>
            </w:r>
            <w:r>
              <w:rPr>
                <w:rStyle w:val="HTMLCode"/>
              </w:rPr>
              <w:t>${</w:t>
            </w:r>
            <w:proofErr w:type="spellStart"/>
            <w:r>
              <w:rPr>
                <w:rStyle w:val="HTMLCode"/>
              </w:rPr>
              <w:t>mergeData.planName</w:t>
            </w:r>
            <w:proofErr w:type="spellEnd"/>
            <w:r>
              <w:rPr>
                <w:rStyle w:val="HTMLCode"/>
              </w:rPr>
              <w:t>}</w:t>
            </w:r>
            <w:r>
              <w:rPr>
                <w:rFonts w:eastAsia="Times New Roman"/>
              </w:rPr>
              <w:t xml:space="preserve">. The </w:t>
            </w:r>
            <w:proofErr w:type="spellStart"/>
            <w:r>
              <w:rPr>
                <w:rFonts w:eastAsia="Times New Roman"/>
              </w:rPr>
              <w:t>Firestore</w:t>
            </w:r>
            <w:proofErr w:type="spellEnd"/>
            <w:r>
              <w:rPr>
                <w:rFonts w:eastAsia="Times New Roman"/>
              </w:rPr>
              <w:t xml:space="preserve">-template path was already using </w:t>
            </w:r>
            <w:proofErr w:type="spellStart"/>
            <w:r>
              <w:rPr>
                <w:rStyle w:val="HTMLCode"/>
              </w:rPr>
              <w:t>applyCancelTags</w:t>
            </w:r>
            <w:proofErr w:type="spellEnd"/>
            <w:r>
              <w:rPr>
                <w:rFonts w:eastAsia="Times New Roman"/>
              </w:rPr>
              <w:t xml:space="preserve"> so any </w:t>
            </w:r>
            <w:r>
              <w:rPr>
                <w:rStyle w:val="HTMLCode"/>
              </w:rPr>
              <w:t>{{</w:t>
            </w:r>
            <w:proofErr w:type="spellStart"/>
            <w:r>
              <w:rPr>
                <w:rStyle w:val="HTMLCode"/>
              </w:rPr>
              <w:t>planName</w:t>
            </w:r>
            <w:proofErr w:type="spellEnd"/>
            <w:r>
              <w:rPr>
                <w:rStyle w:val="HTMLCode"/>
              </w:rPr>
              <w:t>}}</w:t>
            </w:r>
            <w:r>
              <w:rPr>
                <w:rFonts w:eastAsia="Times New Roman"/>
              </w:rPr>
              <w:t xml:space="preserve"> in a custom template was already supported — the </w:t>
            </w:r>
            <w:proofErr w:type="spellStart"/>
            <w:r>
              <w:rPr>
                <w:rFonts w:eastAsia="Times New Roman"/>
              </w:rPr>
              <w:t>mergeData</w:t>
            </w:r>
            <w:proofErr w:type="spellEnd"/>
            <w:r>
              <w:rPr>
                <w:rFonts w:eastAsia="Times New Roman"/>
              </w:rPr>
              <w:t xml:space="preserve"> gap is now filled.</w:t>
            </w:r>
          </w:p>
        </w:tc>
      </w:tr>
      <w:tr w:rsidR="00421C69" w14:paraId="09ADEE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8C3A9A" w14:textId="77777777" w:rsidR="00421C69" w:rsidRDefault="00421C69">
            <w:pPr>
              <w:spacing w:before="150" w:after="150"/>
              <w:rPr>
                <w:rFonts w:eastAsia="Times New Roman"/>
              </w:rPr>
            </w:pPr>
            <w:r>
              <w:rPr>
                <w:rFonts w:eastAsia="Times New Roman"/>
              </w:rPr>
              <w:lastRenderedPageBreak/>
              <w:t>Jul 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B10D6C"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squareWebhook</w:t>
            </w:r>
            <w:proofErr w:type="spellEnd"/>
            <w:r>
              <w:rPr>
                <w:rFonts w:eastAsia="Times New Roman"/>
              </w:rPr>
              <w:t xml:space="preserve"> </w:t>
            </w:r>
            <w:proofErr w:type="spellStart"/>
            <w:r>
              <w:rPr>
                <w:rStyle w:val="HTMLCode"/>
              </w:rPr>
              <w:t>subscription.updated</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5CBC3B"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HIGH (Session 19 email audit): Square PAUSED subscription status treated as full cancellation.</w:t>
            </w:r>
            <w:r>
              <w:rPr>
                <w:rFonts w:eastAsia="Times New Roman"/>
              </w:rPr>
              <w:t xml:space="preserve"> </w:t>
            </w:r>
            <w:proofErr w:type="spellStart"/>
            <w:r>
              <w:rPr>
                <w:rStyle w:val="HTMLCode"/>
              </w:rPr>
              <w:t>isCanceled</w:t>
            </w:r>
            <w:proofErr w:type="spellEnd"/>
            <w:r>
              <w:rPr>
                <w:rFonts w:eastAsia="Times New Roman"/>
              </w:rPr>
              <w:t xml:space="preserve"> was </w:t>
            </w:r>
            <w:r>
              <w:rPr>
                <w:rStyle w:val="HTMLCode"/>
              </w:rPr>
              <w:t>status === 'CANCELED' || status === 'DEACTIVATED' || status === 'PAUSED'</w:t>
            </w:r>
            <w:r>
              <w:rPr>
                <w:rFonts w:eastAsia="Times New Roman"/>
              </w:rPr>
              <w:t xml:space="preserve">. A billing pause (e.g., Square payment retry hold) would downgrade the user to starter, mark the subscription 'canceled' in </w:t>
            </w:r>
            <w:proofErr w:type="spellStart"/>
            <w:r>
              <w:rPr>
                <w:rFonts w:eastAsia="Times New Roman"/>
              </w:rPr>
              <w:t>Firestore</w:t>
            </w:r>
            <w:proofErr w:type="spellEnd"/>
            <w:r>
              <w:rPr>
                <w:rFonts w:eastAsia="Times New Roman"/>
              </w:rPr>
              <w:t xml:space="preserve">, and send a cancellation email — incorrectly terminating the account for a temporary hold. Fix: removed </w:t>
            </w:r>
            <w:r>
              <w:rPr>
                <w:rStyle w:val="HTMLCode"/>
              </w:rPr>
              <w:t>PAUSED</w:t>
            </w:r>
            <w:r>
              <w:rPr>
                <w:rFonts w:eastAsia="Times New Roman"/>
              </w:rPr>
              <w:t xml:space="preserve"> from the condition. Only </w:t>
            </w:r>
            <w:r>
              <w:rPr>
                <w:rStyle w:val="HTMLCode"/>
              </w:rPr>
              <w:t>CANCELED</w:t>
            </w:r>
            <w:r>
              <w:rPr>
                <w:rFonts w:eastAsia="Times New Roman"/>
              </w:rPr>
              <w:t xml:space="preserve"> and </w:t>
            </w:r>
            <w:r>
              <w:rPr>
                <w:rStyle w:val="HTMLCode"/>
              </w:rPr>
              <w:t>DEACTIVATED</w:t>
            </w:r>
            <w:r>
              <w:rPr>
                <w:rFonts w:eastAsia="Times New Roman"/>
              </w:rPr>
              <w:t xml:space="preserve"> now trigger the downgrade and email.</w:t>
            </w:r>
          </w:p>
        </w:tc>
      </w:tr>
      <w:tr w:rsidR="00421C69" w14:paraId="578331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A9B151" w14:textId="77777777" w:rsidR="00421C69" w:rsidRDefault="00421C69">
            <w:pPr>
              <w:spacing w:before="150" w:after="150"/>
              <w:rPr>
                <w:rFonts w:eastAsia="Times New Roman"/>
              </w:rPr>
            </w:pPr>
            <w:r>
              <w:rPr>
                <w:rFonts w:eastAsia="Times New Roman"/>
              </w:rPr>
              <w:t>Jul 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046E28"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contactForm</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02C66D"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MEDIUM (Session 19 email audit): User-supplied name/email/message inserted raw into HTML email body — XSS.</w:t>
            </w:r>
            <w:r>
              <w:rPr>
                <w:rFonts w:eastAsia="Times New Roman"/>
              </w:rPr>
              <w:t xml:space="preserve"> Input was HTML-injected with only </w:t>
            </w:r>
            <w:r>
              <w:rPr>
                <w:rStyle w:val="HTMLCode"/>
              </w:rPr>
              <w:t>\n→&lt;</w:t>
            </w:r>
            <w:proofErr w:type="spellStart"/>
            <w:r>
              <w:rPr>
                <w:rStyle w:val="HTMLCode"/>
              </w:rPr>
              <w:t>br</w:t>
            </w:r>
            <w:proofErr w:type="spellEnd"/>
            <w:r>
              <w:rPr>
                <w:rStyle w:val="HTMLCode"/>
              </w:rPr>
              <w:t>&gt;</w:t>
            </w:r>
            <w:r>
              <w:rPr>
                <w:rFonts w:eastAsia="Times New Roman"/>
              </w:rPr>
              <w:t xml:space="preserve"> transform. A visitor submitting </w:t>
            </w:r>
            <w:r>
              <w:rPr>
                <w:rStyle w:val="HTMLCode"/>
              </w:rPr>
              <w:t>&lt;script&gt;alert(1)&lt;/script&gt;</w:t>
            </w:r>
            <w:r>
              <w:rPr>
                <w:rFonts w:eastAsia="Times New Roman"/>
              </w:rPr>
              <w:t xml:space="preserve"> or </w:t>
            </w:r>
            <w:r>
              <w:rPr>
                <w:rStyle w:val="HTMLCode"/>
              </w:rPr>
              <w:t>&lt;</w:t>
            </w:r>
            <w:proofErr w:type="spellStart"/>
            <w:r>
              <w:rPr>
                <w:rStyle w:val="HTMLCode"/>
              </w:rPr>
              <w:t>img</w:t>
            </w:r>
            <w:proofErr w:type="spellEnd"/>
            <w:r>
              <w:rPr>
                <w:rStyle w:val="HTMLCode"/>
              </w:rPr>
              <w:t xml:space="preserve"> </w:t>
            </w:r>
            <w:proofErr w:type="spellStart"/>
            <w:r>
              <w:rPr>
                <w:rStyle w:val="HTMLCode"/>
              </w:rPr>
              <w:t>src</w:t>
            </w:r>
            <w:proofErr w:type="spellEnd"/>
            <w:r>
              <w:rPr>
                <w:rStyle w:val="HTMLCode"/>
              </w:rPr>
              <w:t xml:space="preserve">=x </w:t>
            </w:r>
            <w:proofErr w:type="spellStart"/>
            <w:r>
              <w:rPr>
                <w:rStyle w:val="HTMLCode"/>
              </w:rPr>
              <w:t>onerror</w:t>
            </w:r>
            <w:proofErr w:type="spellEnd"/>
            <w:r>
              <w:rPr>
                <w:rStyle w:val="HTMLCode"/>
              </w:rPr>
              <w:t>=...&gt;</w:t>
            </w:r>
            <w:r>
              <w:rPr>
                <w:rFonts w:eastAsia="Times New Roman"/>
              </w:rPr>
              <w:t xml:space="preserve"> in any field would have that markup rendered in the admin's email client (some webmail clients do execute inline scripts/event handlers). Fix: added </w:t>
            </w:r>
            <w:proofErr w:type="spellStart"/>
            <w:r>
              <w:rPr>
                <w:rStyle w:val="HTMLCode"/>
              </w:rPr>
              <w:t>escHtml</w:t>
            </w:r>
            <w:proofErr w:type="spellEnd"/>
            <w:r>
              <w:rPr>
                <w:rStyle w:val="HTMLCode"/>
              </w:rPr>
              <w:t>()</w:t>
            </w:r>
            <w:r>
              <w:rPr>
                <w:rFonts w:eastAsia="Times New Roman"/>
              </w:rPr>
              <w:t xml:space="preserve"> — escapes </w:t>
            </w:r>
            <w:r>
              <w:rPr>
                <w:rStyle w:val="HTMLCode"/>
              </w:rPr>
              <w:t>&amp;</w:t>
            </w:r>
            <w:r>
              <w:rPr>
                <w:rFonts w:eastAsia="Times New Roman"/>
              </w:rPr>
              <w:t xml:space="preserve">, </w:t>
            </w:r>
            <w:r>
              <w:rPr>
                <w:rStyle w:val="HTMLCode"/>
              </w:rPr>
              <w:t>&lt;</w:t>
            </w:r>
            <w:r>
              <w:rPr>
                <w:rFonts w:eastAsia="Times New Roman"/>
              </w:rPr>
              <w:t xml:space="preserve">, </w:t>
            </w:r>
            <w:r>
              <w:rPr>
                <w:rStyle w:val="HTMLCode"/>
              </w:rPr>
              <w:t>&gt;</w:t>
            </w:r>
            <w:r>
              <w:rPr>
                <w:rFonts w:eastAsia="Times New Roman"/>
              </w:rPr>
              <w:t xml:space="preserve">, </w:t>
            </w:r>
            <w:r>
              <w:rPr>
                <w:rStyle w:val="HTMLCode"/>
              </w:rPr>
              <w:t>"</w:t>
            </w:r>
            <w:r>
              <w:rPr>
                <w:rFonts w:eastAsia="Times New Roman"/>
              </w:rPr>
              <w:t xml:space="preserve">, </w:t>
            </w:r>
            <w:r>
              <w:rPr>
                <w:rStyle w:val="HTMLCode"/>
              </w:rPr>
              <w:t>'</w:t>
            </w:r>
            <w:r>
              <w:rPr>
                <w:rFonts w:eastAsia="Times New Roman"/>
              </w:rPr>
              <w:t xml:space="preserve"> for all three fields before building the HTML body. </w:t>
            </w:r>
            <w:proofErr w:type="spellStart"/>
            <w:r>
              <w:rPr>
                <w:rStyle w:val="HTMLCode"/>
              </w:rPr>
              <w:t>reply_to</w:t>
            </w:r>
            <w:proofErr w:type="spellEnd"/>
            <w:r>
              <w:rPr>
                <w:rFonts w:eastAsia="Times New Roman"/>
              </w:rPr>
              <w:t xml:space="preserve"> still uses the raw email string (correct — it's a header, not HTML).</w:t>
            </w:r>
          </w:p>
        </w:tc>
      </w:tr>
      <w:tr w:rsidR="00421C69" w14:paraId="4ABD12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1DE00D" w14:textId="77777777" w:rsidR="00421C69" w:rsidRDefault="00421C69">
            <w:pPr>
              <w:spacing w:before="150" w:after="150"/>
              <w:rPr>
                <w:rFonts w:eastAsia="Times New Roman"/>
              </w:rPr>
            </w:pPr>
            <w:r>
              <w:rPr>
                <w:rFonts w:eastAsia="Times New Roman"/>
              </w:rPr>
              <w:lastRenderedPageBreak/>
              <w:t>Jul 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2945F7" w14:textId="77777777" w:rsidR="00421C69" w:rsidRDefault="00421C69">
            <w:pPr>
              <w:spacing w:before="150" w:after="150"/>
              <w:rPr>
                <w:rFonts w:eastAsia="Times New Roman"/>
              </w:rPr>
            </w:pPr>
            <w:r>
              <w:rPr>
                <w:rStyle w:val="HTMLCode"/>
              </w:rPr>
              <w:t>BlastyBiz-Contact.html</w:t>
            </w:r>
            <w:r>
              <w:rPr>
                <w:rFonts w:eastAsia="Times New Roman"/>
              </w:rPr>
              <w:t xml:space="preserve">, </w:t>
            </w:r>
            <w:proofErr w:type="spellStart"/>
            <w:r>
              <w:rPr>
                <w:rStyle w:val="HTMLCode"/>
              </w:rPr>
              <w:t>BlastyBiz</w:t>
            </w:r>
            <w:proofErr w:type="spellEnd"/>
            <w:r>
              <w:rPr>
                <w:rStyle w:val="HTMLCode"/>
              </w:rPr>
              <w:t>-Admin-Emails.html</w:t>
            </w:r>
            <w:r>
              <w:rPr>
                <w:rFonts w:eastAsia="Times New Roman"/>
              </w:rPr>
              <w:t xml:space="preserve">, </w:t>
            </w:r>
            <w:proofErr w:type="spellStart"/>
            <w:r>
              <w:rPr>
                <w:rStyle w:val="HTMLCode"/>
              </w:rPr>
              <w:t>BlastyBiz</w:t>
            </w:r>
            <w:proofErr w:type="spellEnd"/>
            <w:r>
              <w:rPr>
                <w:rStyle w:val="HTMLCode"/>
              </w:rPr>
              <w:t>-Admin-Operate.html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6DD626"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CRITICAL (Session 19 audit, pass 2): All Firebase-hosted pages were calling the Express server for email/contact — broken in production.</w:t>
            </w:r>
            <w:r>
              <w:rPr>
                <w:rFonts w:eastAsia="Times New Roman"/>
              </w:rPr>
              <w:t xml:space="preserve"> Two pages called </w:t>
            </w:r>
            <w:r>
              <w:rPr>
                <w:rStyle w:val="HTMLCode"/>
              </w:rPr>
              <w:t>/</w:t>
            </w:r>
            <w:proofErr w:type="spellStart"/>
            <w:r>
              <w:rPr>
                <w:rStyle w:val="HTMLCode"/>
              </w:rPr>
              <w:t>api</w:t>
            </w:r>
            <w:proofErr w:type="spellEnd"/>
            <w:r>
              <w:rPr>
                <w:rStyle w:val="HTMLCode"/>
              </w:rPr>
              <w:t>/</w:t>
            </w:r>
            <w:r>
              <w:rPr>
                <w:rFonts w:eastAsia="Times New Roman"/>
              </w:rPr>
              <w:t xml:space="preserve"> routes on the </w:t>
            </w:r>
            <w:proofErr w:type="spellStart"/>
            <w:r>
              <w:rPr>
                <w:rFonts w:eastAsia="Times New Roman"/>
              </w:rPr>
              <w:t>Replit</w:t>
            </w:r>
            <w:proofErr w:type="spellEnd"/>
            <w:r>
              <w:rPr>
                <w:rFonts w:eastAsia="Times New Roman"/>
              </w:rPr>
              <w:t xml:space="preserve"> Express server from Firebase Hosting: </w:t>
            </w:r>
            <w:r>
              <w:rPr>
                <w:rStyle w:val="HTMLCode"/>
              </w:rPr>
              <w:t>BlastyBiz-Contact.html</w:t>
            </w:r>
            <w:r>
              <w:rPr>
                <w:rFonts w:eastAsia="Times New Roman"/>
              </w:rPr>
              <w:t xml:space="preserve"> called </w:t>
            </w:r>
            <w:r>
              <w:rPr>
                <w:rStyle w:val="HTMLCode"/>
              </w:rPr>
              <w:t>/</w:t>
            </w:r>
            <w:proofErr w:type="spellStart"/>
            <w:r>
              <w:rPr>
                <w:rStyle w:val="HTMLCode"/>
              </w:rPr>
              <w:t>api</w:t>
            </w:r>
            <w:proofErr w:type="spellEnd"/>
            <w:r>
              <w:rPr>
                <w:rStyle w:val="HTMLCode"/>
              </w:rPr>
              <w:t>/contact</w:t>
            </w:r>
            <w:r>
              <w:rPr>
                <w:rFonts w:eastAsia="Times New Roman"/>
              </w:rPr>
              <w:t xml:space="preserve"> (contact form), </w:t>
            </w:r>
            <w:proofErr w:type="spellStart"/>
            <w:r>
              <w:rPr>
                <w:rStyle w:val="HTMLCode"/>
              </w:rPr>
              <w:t>BlastyBiz</w:t>
            </w:r>
            <w:proofErr w:type="spellEnd"/>
            <w:r>
              <w:rPr>
                <w:rStyle w:val="HTMLCode"/>
              </w:rPr>
              <w:t>-Admin-Emails.html</w:t>
            </w:r>
            <w:r>
              <w:rPr>
                <w:rFonts w:eastAsia="Times New Roman"/>
              </w:rPr>
              <w:t xml:space="preserve"> called </w:t>
            </w:r>
            <w:r>
              <w:rPr>
                <w:rStyle w:val="HTMLCode"/>
              </w:rPr>
              <w:t>/</w:t>
            </w:r>
            <w:proofErr w:type="spellStart"/>
            <w:r>
              <w:rPr>
                <w:rStyle w:val="HTMLCode"/>
              </w:rPr>
              <w:t>api</w:t>
            </w:r>
            <w:proofErr w:type="spellEnd"/>
            <w:r>
              <w:rPr>
                <w:rStyle w:val="HTMLCode"/>
              </w:rPr>
              <w:t>/admin/send-test-email</w:t>
            </w:r>
            <w:r>
              <w:rPr>
                <w:rFonts w:eastAsia="Times New Roman"/>
              </w:rPr>
              <w:t xml:space="preserve"> (template test send). Firebase Hosting has no </w:t>
            </w:r>
            <w:r>
              <w:rPr>
                <w:rStyle w:val="HTMLCode"/>
              </w:rPr>
              <w:t>/</w:t>
            </w:r>
            <w:proofErr w:type="spellStart"/>
            <w:r>
              <w:rPr>
                <w:rStyle w:val="HTMLCode"/>
              </w:rPr>
              <w:t>api</w:t>
            </w:r>
            <w:proofErr w:type="spellEnd"/>
            <w:r>
              <w:rPr>
                <w:rFonts w:eastAsia="Times New Roman"/>
              </w:rPr>
              <w:t xml:space="preserve"> rewrite — both calls 404 in production. Express is dev-only and must never be called from Firebase-hosted pages. Fix: (1) Created </w:t>
            </w:r>
            <w:proofErr w:type="spellStart"/>
            <w:r>
              <w:rPr>
                <w:rStyle w:val="HTMLCode"/>
              </w:rPr>
              <w:t>contactForm</w:t>
            </w:r>
            <w:proofErr w:type="spellEnd"/>
            <w:r>
              <w:rPr>
                <w:rFonts w:eastAsia="Times New Roman"/>
              </w:rPr>
              <w:t xml:space="preserve"> CF (public, validates recipient </w:t>
            </w:r>
            <w:proofErr w:type="spellStart"/>
            <w:r>
              <w:rPr>
                <w:rFonts w:eastAsia="Times New Roman"/>
              </w:rPr>
              <w:t>allowlist</w:t>
            </w:r>
            <w:proofErr w:type="spellEnd"/>
            <w:r>
              <w:rPr>
                <w:rFonts w:eastAsia="Times New Roman"/>
              </w:rPr>
              <w:t xml:space="preserve">, sends via Resend with </w:t>
            </w:r>
            <w:proofErr w:type="spellStart"/>
            <w:r>
              <w:rPr>
                <w:rFonts w:eastAsia="Times New Roman"/>
              </w:rPr>
              <w:t>reply_to</w:t>
            </w:r>
            <w:proofErr w:type="spellEnd"/>
            <w:r>
              <w:rPr>
                <w:rFonts w:eastAsia="Times New Roman"/>
              </w:rPr>
              <w:t xml:space="preserve"> = visitor email). (2) Upgraded </w:t>
            </w:r>
            <w:proofErr w:type="spellStart"/>
            <w:r>
              <w:rPr>
                <w:rStyle w:val="HTMLCode"/>
              </w:rPr>
              <w:t>sendTestEmail</w:t>
            </w:r>
            <w:proofErr w:type="spellEnd"/>
            <w:r>
              <w:rPr>
                <w:rFonts w:eastAsia="Times New Roman"/>
              </w:rPr>
              <w:t xml:space="preserve"> CF to accept </w:t>
            </w:r>
            <w:r>
              <w:rPr>
                <w:rStyle w:val="HTMLCode"/>
              </w:rPr>
              <w:t>subject</w:t>
            </w:r>
            <w:r>
              <w:rPr>
                <w:rFonts w:eastAsia="Times New Roman"/>
              </w:rPr>
              <w:t xml:space="preserve"> + </w:t>
            </w:r>
            <w:r>
              <w:rPr>
                <w:rStyle w:val="HTMLCode"/>
              </w:rPr>
              <w:t>html</w:t>
            </w:r>
            <w:r>
              <w:rPr>
                <w:rFonts w:eastAsia="Times New Roman"/>
              </w:rPr>
              <w:t xml:space="preserve"> + </w:t>
            </w:r>
            <w:r>
              <w:rPr>
                <w:rStyle w:val="HTMLCode"/>
              </w:rPr>
              <w:t>to</w:t>
            </w:r>
            <w:r>
              <w:rPr>
                <w:rFonts w:eastAsia="Times New Roman"/>
              </w:rPr>
              <w:t xml:space="preserve"> — applies SAMPLE merge tags and sends the actual template. (3) Updated Contact page to call CF URL. (4) Updated Admin Emails page to call CF with Firebase </w:t>
            </w:r>
            <w:proofErr w:type="spellStart"/>
            <w:r>
              <w:rPr>
                <w:rFonts w:eastAsia="Times New Roman"/>
              </w:rPr>
              <w:t>auth</w:t>
            </w:r>
            <w:proofErr w:type="spellEnd"/>
            <w:r>
              <w:rPr>
                <w:rFonts w:eastAsia="Times New Roman"/>
              </w:rPr>
              <w:t xml:space="preserve"> token. (5) Updated Admin Operate to pass required </w:t>
            </w:r>
            <w:r>
              <w:rPr>
                <w:rStyle w:val="HTMLCode"/>
              </w:rPr>
              <w:t>subject</w:t>
            </w:r>
            <w:r>
              <w:rPr>
                <w:rFonts w:eastAsia="Times New Roman"/>
              </w:rPr>
              <w:t>/</w:t>
            </w:r>
            <w:r>
              <w:rPr>
                <w:rStyle w:val="HTMLCode"/>
              </w:rPr>
              <w:t>html</w:t>
            </w:r>
            <w:r>
              <w:rPr>
                <w:rFonts w:eastAsia="Times New Roman"/>
              </w:rPr>
              <w:t xml:space="preserve"> to </w:t>
            </w:r>
            <w:proofErr w:type="spellStart"/>
            <w:r>
              <w:rPr>
                <w:rStyle w:val="HTMLCode"/>
              </w:rPr>
              <w:t>sendTestEmail</w:t>
            </w:r>
            <w:proofErr w:type="spellEnd"/>
            <w:r>
              <w:rPr>
                <w:rFonts w:eastAsia="Times New Roman"/>
              </w:rPr>
              <w:t>. (6) Removed all Express route handlers (</w:t>
            </w:r>
            <w:proofErr w:type="spellStart"/>
            <w:r>
              <w:rPr>
                <w:rStyle w:val="HTMLCode"/>
              </w:rPr>
              <w:t>contact.ts</w:t>
            </w:r>
            <w:proofErr w:type="spellEnd"/>
            <w:r>
              <w:rPr>
                <w:rFonts w:eastAsia="Times New Roman"/>
              </w:rPr>
              <w:t xml:space="preserve">, </w:t>
            </w:r>
            <w:proofErr w:type="spellStart"/>
            <w:r>
              <w:rPr>
                <w:rStyle w:val="HTMLCode"/>
              </w:rPr>
              <w:t>email.ts</w:t>
            </w:r>
            <w:proofErr w:type="spellEnd"/>
            <w:r>
              <w:rPr>
                <w:rFonts w:eastAsia="Times New Roman"/>
              </w:rPr>
              <w:t xml:space="preserve">) from </w:t>
            </w:r>
            <w:r>
              <w:rPr>
                <w:rStyle w:val="HTMLCode"/>
              </w:rPr>
              <w:t>routes/</w:t>
            </w:r>
            <w:proofErr w:type="spellStart"/>
            <w:r>
              <w:rPr>
                <w:rStyle w:val="HTMLCode"/>
              </w:rPr>
              <w:t>index.ts</w:t>
            </w:r>
            <w:proofErr w:type="spellEnd"/>
            <w:r>
              <w:rPr>
                <w:rFonts w:eastAsia="Times New Roman"/>
              </w:rPr>
              <w:t xml:space="preserve"> — no Express routes remain. (7) Deleted 3 stale ghost HTTPS functions (</w:t>
            </w:r>
            <w:proofErr w:type="spellStart"/>
            <w:r>
              <w:rPr>
                <w:rStyle w:val="HTMLCode"/>
              </w:rPr>
              <w:t>jobCreatedTrigger</w:t>
            </w:r>
            <w:proofErr w:type="spellEnd"/>
            <w:r>
              <w:rPr>
                <w:rFonts w:eastAsia="Times New Roman"/>
              </w:rPr>
              <w:t xml:space="preserve">, </w:t>
            </w:r>
            <w:proofErr w:type="spellStart"/>
            <w:r>
              <w:rPr>
                <w:rStyle w:val="HTMLCode"/>
              </w:rPr>
              <w:t>onJobCreated</w:t>
            </w:r>
            <w:proofErr w:type="spellEnd"/>
            <w:r>
              <w:rPr>
                <w:rFonts w:eastAsia="Times New Roman"/>
              </w:rPr>
              <w:t xml:space="preserve">, </w:t>
            </w:r>
            <w:proofErr w:type="spellStart"/>
            <w:r>
              <w:rPr>
                <w:rStyle w:val="HTMLCode"/>
              </w:rPr>
              <w:t>onPublishJobCreated</w:t>
            </w:r>
            <w:proofErr w:type="spellEnd"/>
            <w:r>
              <w:rPr>
                <w:rFonts w:eastAsia="Times New Roman"/>
              </w:rPr>
              <w:t xml:space="preserve">) from Firebase. Zero </w:t>
            </w:r>
            <w:r>
              <w:rPr>
                <w:rStyle w:val="HTMLCode"/>
              </w:rPr>
              <w:t>/</w:t>
            </w:r>
            <w:proofErr w:type="spellStart"/>
            <w:r>
              <w:rPr>
                <w:rStyle w:val="HTMLCode"/>
              </w:rPr>
              <w:t>api</w:t>
            </w:r>
            <w:proofErr w:type="spellEnd"/>
            <w:r>
              <w:rPr>
                <w:rStyle w:val="HTMLCode"/>
              </w:rPr>
              <w:t>/</w:t>
            </w:r>
            <w:r>
              <w:rPr>
                <w:rFonts w:eastAsia="Times New Roman"/>
              </w:rPr>
              <w:t xml:space="preserve"> fetch calls remain anywhere in </w:t>
            </w:r>
            <w:r>
              <w:rPr>
                <w:rStyle w:val="HTMLCode"/>
              </w:rPr>
              <w:t>public/</w:t>
            </w:r>
            <w:r>
              <w:rPr>
                <w:rFonts w:eastAsia="Times New Roman"/>
              </w:rPr>
              <w:t>.</w:t>
            </w:r>
          </w:p>
        </w:tc>
      </w:tr>
      <w:tr w:rsidR="00421C69" w14:paraId="1DC8D3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89CF27" w14:textId="77777777" w:rsidR="00421C69" w:rsidRDefault="00421C69">
            <w:pPr>
              <w:spacing w:before="150" w:after="150"/>
              <w:rPr>
                <w:rFonts w:eastAsia="Times New Roman"/>
              </w:rPr>
            </w:pPr>
            <w:r>
              <w:rPr>
                <w:rFonts w:eastAsia="Times New Roman"/>
              </w:rPr>
              <w:t>Jul 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DCE95B"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scheduledUpgradeNudge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F107E6"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CRITICAL (Session 19 audit): Upgrade nudge 1-hour query window — only ~4% of eligible users would ever receive it.</w:t>
            </w:r>
            <w:r>
              <w:rPr>
                <w:rFonts w:eastAsia="Times New Roman"/>
              </w:rPr>
              <w:t xml:space="preserve"> The scheduled function (daily 10am ET) queried starter users with </w:t>
            </w:r>
            <w:proofErr w:type="spellStart"/>
            <w:r>
              <w:rPr>
                <w:rStyle w:val="HTMLCode"/>
              </w:rPr>
              <w:t>createdAt</w:t>
            </w:r>
            <w:proofErr w:type="spellEnd"/>
            <w:r>
              <w:rPr>
                <w:rFonts w:eastAsia="Times New Roman"/>
              </w:rPr>
              <w:t xml:space="preserve"> between </w:t>
            </w:r>
            <w:proofErr w:type="spellStart"/>
            <w:r>
              <w:rPr>
                <w:rStyle w:val="HTMLCode"/>
              </w:rPr>
              <w:t>sevenDaysAgo</w:t>
            </w:r>
            <w:proofErr w:type="spellEnd"/>
            <w:r>
              <w:rPr>
                <w:rStyle w:val="HTMLCode"/>
              </w:rPr>
              <w:t xml:space="preserve"> - 1 hour</w:t>
            </w:r>
            <w:r>
              <w:rPr>
                <w:rFonts w:eastAsia="Times New Roman"/>
              </w:rPr>
              <w:t xml:space="preserve"> and </w:t>
            </w:r>
            <w:proofErr w:type="spellStart"/>
            <w:r>
              <w:rPr>
                <w:rStyle w:val="HTMLCode"/>
              </w:rPr>
              <w:lastRenderedPageBreak/>
              <w:t>sevenDaysAgo</w:t>
            </w:r>
            <w:proofErr w:type="spellEnd"/>
            <w:r>
              <w:rPr>
                <w:rFonts w:eastAsia="Times New Roman"/>
              </w:rPr>
              <w:t xml:space="preserve">. Only users who signed up in the exact 1-hour window ending at 10am ET seven days prior were caught — everyone else was permanently missed. Fix: expanded to a 24-hour window by changing </w:t>
            </w:r>
            <w:proofErr w:type="spellStart"/>
            <w:r>
              <w:rPr>
                <w:rStyle w:val="HTMLCode"/>
              </w:rPr>
              <w:t>windowStart.setHours</w:t>
            </w:r>
            <w:proofErr w:type="spellEnd"/>
            <w:r>
              <w:rPr>
                <w:rStyle w:val="HTMLCode"/>
              </w:rPr>
              <w:t>(</w:t>
            </w:r>
            <w:proofErr w:type="spellStart"/>
            <w:r>
              <w:rPr>
                <w:rStyle w:val="HTMLCode"/>
              </w:rPr>
              <w:t>windowStart.getHours</w:t>
            </w:r>
            <w:proofErr w:type="spellEnd"/>
            <w:r>
              <w:rPr>
                <w:rStyle w:val="HTMLCode"/>
              </w:rPr>
              <w:t>() - 1)</w:t>
            </w:r>
            <w:r>
              <w:rPr>
                <w:rFonts w:eastAsia="Times New Roman"/>
              </w:rPr>
              <w:t xml:space="preserve"> → </w:t>
            </w:r>
            <w:proofErr w:type="spellStart"/>
            <w:r>
              <w:rPr>
                <w:rStyle w:val="HTMLCode"/>
              </w:rPr>
              <w:t>windowStart.setDate</w:t>
            </w:r>
            <w:proofErr w:type="spellEnd"/>
            <w:r>
              <w:rPr>
                <w:rStyle w:val="HTMLCode"/>
              </w:rPr>
              <w:t>(</w:t>
            </w:r>
            <w:proofErr w:type="spellStart"/>
            <w:r>
              <w:rPr>
                <w:rStyle w:val="HTMLCode"/>
              </w:rPr>
              <w:t>windowStart.getDate</w:t>
            </w:r>
            <w:proofErr w:type="spellEnd"/>
            <w:r>
              <w:rPr>
                <w:rStyle w:val="HTMLCode"/>
              </w:rPr>
              <w:t>() - 1)</w:t>
            </w:r>
            <w:r>
              <w:rPr>
                <w:rFonts w:eastAsia="Times New Roman"/>
              </w:rPr>
              <w:t xml:space="preserve">, giving the range </w:t>
            </w:r>
            <w:r>
              <w:rPr>
                <w:rStyle w:val="HTMLCode"/>
              </w:rPr>
              <w:t>8 days ago → 7 days ago</w:t>
            </w:r>
            <w:r>
              <w:rPr>
                <w:rFonts w:eastAsia="Times New Roman"/>
              </w:rPr>
              <w:t>. Since the CF fires once per day, each user lands in this window exactly once — no double-send risk. Deployed with the 3 missing functions above.</w:t>
            </w:r>
          </w:p>
        </w:tc>
      </w:tr>
    </w:tbl>
    <w:p w14:paraId="3C577066" w14:textId="77777777" w:rsidR="00421C69" w:rsidRDefault="00421C69">
      <w:pPr>
        <w:pStyle w:val="HTMLPreformatted"/>
        <w:rPr>
          <w:color w:val="000000"/>
        </w:rPr>
      </w:pPr>
    </w:p>
    <w:p w14:paraId="017FDEBD" w14:textId="77777777" w:rsidR="00421C69" w:rsidRDefault="00421C69">
      <w:pPr>
        <w:pStyle w:val="HTMLPreformatted"/>
        <w:rPr>
          <w:color w:val="000000"/>
        </w:rPr>
      </w:pPr>
      <w:r>
        <w:rPr>
          <w:noProof/>
          <w:color w:val="000000"/>
        </w:rPr>
        <mc:AlternateContent>
          <mc:Choice Requires="wps">
            <w:drawing>
              <wp:inline distT="0" distB="0" distL="0" distR="0" wp14:anchorId="04DE8AC0" wp14:editId="17711374">
                <wp:extent cx="5943600" cy="1270"/>
                <wp:effectExtent l="0" t="31750" r="0" b="36830"/>
                <wp:docPr id="79075775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BF2E5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190986F" w14:textId="77777777" w:rsidR="00421C69" w:rsidRDefault="00421C69">
      <w:pPr>
        <w:pStyle w:val="HTMLPreformatted"/>
        <w:rPr>
          <w:color w:val="000000"/>
        </w:rPr>
      </w:pPr>
    </w:p>
    <w:p w14:paraId="43348E67"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Segoe UI Emoji" w:hAnsi="Segoe UI Emoji" w:cs="Segoe UI Emoji"/>
          <w:color w:val="000000"/>
        </w:rPr>
        <w:t>⛔</w:t>
      </w:r>
      <w:r>
        <w:rPr>
          <w:rFonts w:ascii="Courier New" w:hAnsi="Courier New" w:cs="Courier New"/>
          <w:color w:val="000000"/>
        </w:rPr>
        <w:t xml:space="preserve"> Critical Pre-Production Blockers</w:t>
      </w:r>
    </w:p>
    <w:p w14:paraId="5247CD9C" w14:textId="77777777" w:rsidR="00421C69" w:rsidRDefault="00421C69">
      <w:pPr>
        <w:pStyle w:val="HTMLPreformatted"/>
        <w:rPr>
          <w:color w:val="000000"/>
        </w:rPr>
      </w:pPr>
    </w:p>
    <w:p w14:paraId="27A7C725"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These must be resolved before real users touch the site.</w:t>
      </w:r>
    </w:p>
    <w:p w14:paraId="6A8F9860" w14:textId="77777777" w:rsidR="00421C69" w:rsidRDefault="00421C69">
      <w:pPr>
        <w:pStyle w:val="HTMLPreformatted"/>
        <w:rPr>
          <w:color w:val="000000"/>
        </w:rPr>
      </w:pPr>
    </w:p>
    <w:p w14:paraId="21D59516" w14:textId="77777777" w:rsidR="00421C69" w:rsidRDefault="00421C69">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7"/>
          <w:szCs w:val="27"/>
        </w:rPr>
      </w:pPr>
      <w:r>
        <w:rPr>
          <w:rFonts w:ascii="Courier New" w:hAnsi="Courier New" w:cs="Courier New"/>
          <w:color w:val="000000"/>
        </w:rPr>
        <w:t xml:space="preserve">1 — Square secrets </w:t>
      </w:r>
      <w:r>
        <w:rPr>
          <w:rFonts w:ascii="Segoe UI Emoji" w:hAnsi="Segoe UI Emoji" w:cs="Segoe UI Emoji"/>
          <w:color w:val="000000"/>
        </w:rPr>
        <w:t>✅</w:t>
      </w:r>
      <w:r>
        <w:rPr>
          <w:rFonts w:ascii="Courier New" w:hAnsi="Courier New" w:cs="Courier New"/>
          <w:color w:val="000000"/>
        </w:rPr>
        <w:t xml:space="preserve"> Fixed Jun 19, 2026</w:t>
      </w:r>
    </w:p>
    <w:p w14:paraId="19C52A49" w14:textId="77777777" w:rsidR="00421C69" w:rsidRDefault="00421C69">
      <w:pPr>
        <w:pStyle w:val="HTMLPreformatted"/>
        <w:rPr>
          <w:color w:val="000000"/>
        </w:rPr>
      </w:pPr>
    </w:p>
    <w:p w14:paraId="3BF3FC53"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All 5 Square secrets now set in Firebase Secret Manager and </w:t>
      </w:r>
      <w:r>
        <w:rPr>
          <w:rStyle w:val="HTMLCode"/>
          <w:color w:val="000000"/>
        </w:rPr>
        <w:t>secrets: [...]</w:t>
      </w:r>
      <w:r>
        <w:rPr>
          <w:rFonts w:ascii="Courier New" w:hAnsi="Courier New" w:cs="Courier New"/>
          <w:color w:val="000000"/>
          <w:sz w:val="20"/>
          <w:szCs w:val="20"/>
        </w:rPr>
        <w:t xml:space="preserve"> arrays re-added to </w:t>
      </w:r>
      <w:proofErr w:type="spellStart"/>
      <w:r>
        <w:rPr>
          <w:rStyle w:val="HTMLCode"/>
          <w:color w:val="000000"/>
        </w:rPr>
        <w:t>createCheckoutSession</w:t>
      </w:r>
      <w:proofErr w:type="spellEnd"/>
      <w:r>
        <w:rPr>
          <w:rFonts w:ascii="Courier New" w:hAnsi="Courier New" w:cs="Courier New"/>
          <w:color w:val="000000"/>
          <w:sz w:val="20"/>
          <w:szCs w:val="20"/>
        </w:rPr>
        <w:t xml:space="preserve">, </w:t>
      </w:r>
      <w:proofErr w:type="spellStart"/>
      <w:r>
        <w:rPr>
          <w:rStyle w:val="HTMLCode"/>
          <w:color w:val="000000"/>
        </w:rPr>
        <w:t>squareWebhook</w:t>
      </w:r>
      <w:proofErr w:type="spellEnd"/>
      <w:r>
        <w:rPr>
          <w:rFonts w:ascii="Courier New" w:hAnsi="Courier New" w:cs="Courier New"/>
          <w:color w:val="000000"/>
          <w:sz w:val="20"/>
          <w:szCs w:val="20"/>
        </w:rPr>
        <w:t xml:space="preserve">, and </w:t>
      </w:r>
      <w:proofErr w:type="spellStart"/>
      <w:r>
        <w:rPr>
          <w:rStyle w:val="HTMLCode"/>
          <w:color w:val="000000"/>
        </w:rPr>
        <w:t>deleteAccount</w:t>
      </w:r>
      <w:proofErr w:type="spellEnd"/>
      <w:r>
        <w:rPr>
          <w:rFonts w:ascii="Courier New" w:hAnsi="Courier New" w:cs="Courier New"/>
          <w:color w:val="000000"/>
          <w:sz w:val="20"/>
          <w:szCs w:val="20"/>
        </w:rPr>
        <w:t>. Functions redeployed.</w:t>
      </w:r>
    </w:p>
    <w:p w14:paraId="1A23D2C6"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3601"/>
        <w:gridCol w:w="2089"/>
      </w:tblGrid>
      <w:tr w:rsidR="00421C69" w14:paraId="129760D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6B59A881"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Secret</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69A24E01" w14:textId="77777777" w:rsidR="00421C69" w:rsidRDefault="00421C69">
            <w:pPr>
              <w:spacing w:before="150" w:after="150"/>
              <w:rPr>
                <w:rFonts w:eastAsia="Times New Roman"/>
                <w:b/>
                <w:bCs/>
              </w:rPr>
            </w:pPr>
            <w:r>
              <w:rPr>
                <w:rFonts w:eastAsia="Times New Roman"/>
                <w:b/>
                <w:bCs/>
              </w:rPr>
              <w:t>Status</w:t>
            </w:r>
          </w:p>
        </w:tc>
      </w:tr>
      <w:tr w:rsidR="00421C69" w14:paraId="3FAB076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6B0833" w14:textId="77777777" w:rsidR="00421C69" w:rsidRDefault="00421C69">
            <w:pPr>
              <w:spacing w:before="150" w:after="150"/>
              <w:rPr>
                <w:rFonts w:eastAsia="Times New Roman"/>
              </w:rPr>
            </w:pPr>
            <w:r>
              <w:rPr>
                <w:rStyle w:val="HTMLCode"/>
              </w:rPr>
              <w:t>SQUARE_ACCESS_TOKEN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265C2E" w14:textId="77777777" w:rsidR="00421C69" w:rsidRDefault="00421C69">
            <w:pPr>
              <w:spacing w:before="150" w:after="150"/>
              <w:rPr>
                <w:rFonts w:eastAsia="Times New Roman"/>
              </w:rPr>
            </w:pPr>
            <w:r>
              <w:rPr>
                <w:rFonts w:ascii="Segoe UI Emoji" w:eastAsia="Times New Roman" w:hAnsi="Segoe UI Emoji" w:cs="Segoe UI Emoji"/>
              </w:rPr>
              <w:t>✅</w:t>
            </w:r>
            <w:r>
              <w:rPr>
                <w:rFonts w:eastAsia="Times New Roman"/>
              </w:rPr>
              <w:t xml:space="preserve"> Set</w:t>
            </w:r>
          </w:p>
        </w:tc>
      </w:tr>
      <w:tr w:rsidR="00421C69" w14:paraId="712B49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48118D" w14:textId="77777777" w:rsidR="00421C69" w:rsidRDefault="00421C69">
            <w:pPr>
              <w:spacing w:before="150" w:after="150"/>
              <w:rPr>
                <w:rFonts w:eastAsia="Times New Roman"/>
              </w:rPr>
            </w:pPr>
            <w:r>
              <w:rPr>
                <w:rStyle w:val="HTMLCode"/>
              </w:rPr>
              <w:lastRenderedPageBreak/>
              <w:t>SQUARE_LOCATION_ID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D60FDD" w14:textId="77777777" w:rsidR="00421C69" w:rsidRDefault="00421C69">
            <w:pPr>
              <w:spacing w:before="150" w:after="150"/>
              <w:rPr>
                <w:rFonts w:eastAsia="Times New Roman"/>
              </w:rPr>
            </w:pPr>
            <w:r>
              <w:rPr>
                <w:rFonts w:ascii="Segoe UI Emoji" w:eastAsia="Times New Roman" w:hAnsi="Segoe UI Emoji" w:cs="Segoe UI Emoji"/>
              </w:rPr>
              <w:t>✅</w:t>
            </w:r>
            <w:r>
              <w:rPr>
                <w:rFonts w:eastAsia="Times New Roman"/>
              </w:rPr>
              <w:t xml:space="preserve"> Set (LSJAMMYDYS4TE — FLUBA DESIGNS LLC main)</w:t>
            </w:r>
          </w:p>
        </w:tc>
      </w:tr>
      <w:tr w:rsidR="00421C69" w14:paraId="7059B7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A636C1" w14:textId="77777777" w:rsidR="00421C69" w:rsidRDefault="00421C69">
            <w:pPr>
              <w:spacing w:before="150" w:after="150"/>
              <w:rPr>
                <w:rFonts w:eastAsia="Times New Roman"/>
              </w:rPr>
            </w:pPr>
            <w:r>
              <w:rPr>
                <w:rStyle w:val="HTMLCode"/>
              </w:rPr>
              <w:t>SQUARE_WEBHOOK_SIGNATURE_KEY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8F526C" w14:textId="77777777" w:rsidR="00421C69" w:rsidRDefault="00421C69">
            <w:pPr>
              <w:spacing w:before="150" w:after="150"/>
              <w:rPr>
                <w:rFonts w:eastAsia="Times New Roman"/>
              </w:rPr>
            </w:pPr>
            <w:r>
              <w:rPr>
                <w:rFonts w:ascii="Segoe UI Emoji" w:eastAsia="Times New Roman" w:hAnsi="Segoe UI Emoji" w:cs="Segoe UI Emoji"/>
              </w:rPr>
              <w:t>✅</w:t>
            </w:r>
            <w:r>
              <w:rPr>
                <w:rFonts w:eastAsia="Times New Roman"/>
              </w:rPr>
              <w:t xml:space="preserve"> Set</w:t>
            </w:r>
          </w:p>
        </w:tc>
      </w:tr>
      <w:tr w:rsidR="00421C69" w14:paraId="571A18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E4610A" w14:textId="77777777" w:rsidR="00421C69" w:rsidRDefault="00421C69">
            <w:pPr>
              <w:spacing w:before="150" w:after="150"/>
              <w:rPr>
                <w:rFonts w:eastAsia="Times New Roman"/>
              </w:rPr>
            </w:pPr>
            <w:r>
              <w:rPr>
                <w:rStyle w:val="HTMLCode"/>
              </w:rPr>
              <w:t>SQUARE_PRO_PLAN_ID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6B7FFF" w14:textId="77777777" w:rsidR="00421C69" w:rsidRDefault="00421C69">
            <w:pPr>
              <w:spacing w:before="150" w:after="150"/>
              <w:rPr>
                <w:rFonts w:eastAsia="Times New Roman"/>
              </w:rPr>
            </w:pPr>
            <w:r>
              <w:rPr>
                <w:rFonts w:ascii="Segoe UI Emoji" w:eastAsia="Times New Roman" w:hAnsi="Segoe UI Emoji" w:cs="Segoe UI Emoji"/>
              </w:rPr>
              <w:t>⚠️</w:t>
            </w:r>
            <w:r>
              <w:rPr>
                <w:rFonts w:eastAsia="Times New Roman"/>
              </w:rPr>
              <w:t xml:space="preserve"> Placeholder — update after creating Pro subscription plan in Square Dashboard</w:t>
            </w:r>
          </w:p>
        </w:tc>
      </w:tr>
      <w:tr w:rsidR="00421C69" w14:paraId="00D873C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27EFAE" w14:textId="77777777" w:rsidR="00421C69" w:rsidRDefault="00421C69">
            <w:pPr>
              <w:spacing w:before="150" w:after="150"/>
              <w:rPr>
                <w:rFonts w:eastAsia="Times New Roman"/>
              </w:rPr>
            </w:pPr>
            <w:r>
              <w:rPr>
                <w:rStyle w:val="HTMLCode"/>
              </w:rPr>
              <w:t>SQUARE_AGENCY_PLAN_ID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22B722" w14:textId="77777777" w:rsidR="00421C69" w:rsidRDefault="00421C69">
            <w:pPr>
              <w:spacing w:before="150" w:after="150"/>
              <w:rPr>
                <w:rFonts w:eastAsia="Times New Roman"/>
              </w:rPr>
            </w:pPr>
            <w:r>
              <w:rPr>
                <w:rFonts w:ascii="Segoe UI Emoji" w:eastAsia="Times New Roman" w:hAnsi="Segoe UI Emoji" w:cs="Segoe UI Emoji"/>
              </w:rPr>
              <w:t>⚠️</w:t>
            </w:r>
            <w:r>
              <w:rPr>
                <w:rFonts w:eastAsia="Times New Roman"/>
              </w:rPr>
              <w:t xml:space="preserve"> Placeholder — update after creating Agency subscription plan in Square Dashboard</w:t>
            </w:r>
          </w:p>
        </w:tc>
      </w:tr>
    </w:tbl>
    <w:p w14:paraId="0ADEB718" w14:textId="77777777" w:rsidR="00421C69" w:rsidRDefault="00421C69">
      <w:pPr>
        <w:pStyle w:val="HTMLPreformatted"/>
        <w:rPr>
          <w:color w:val="000000"/>
        </w:rPr>
      </w:pPr>
    </w:p>
    <w:p w14:paraId="1D22DBBA"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Style w:val="Strong"/>
          <w:rFonts w:ascii="Courier New" w:hAnsi="Courier New" w:cs="Courier New"/>
          <w:color w:val="000000"/>
          <w:sz w:val="20"/>
          <w:szCs w:val="20"/>
        </w:rPr>
        <w:t>Still required:</w:t>
      </w:r>
      <w:r>
        <w:rPr>
          <w:rFonts w:ascii="Courier New" w:hAnsi="Courier New" w:cs="Courier New"/>
          <w:color w:val="000000"/>
          <w:sz w:val="20"/>
          <w:szCs w:val="20"/>
        </w:rPr>
        <w:t xml:space="preserve"> Create Pro and Agency subscription plans in Square Dashboard → Items &amp; Orders → Subscriptions. Then update the two plan ID secrets and redeploy </w:t>
      </w:r>
      <w:proofErr w:type="spellStart"/>
      <w:r>
        <w:rPr>
          <w:rStyle w:val="HTMLCode"/>
          <w:color w:val="000000"/>
        </w:rPr>
        <w:t>createCheckoutSession</w:t>
      </w:r>
      <w:proofErr w:type="spellEnd"/>
      <w:r>
        <w:rPr>
          <w:rFonts w:ascii="Courier New" w:hAnsi="Courier New" w:cs="Courier New"/>
          <w:color w:val="000000"/>
          <w:sz w:val="20"/>
          <w:szCs w:val="20"/>
        </w:rPr>
        <w:t>.</w:t>
      </w:r>
    </w:p>
    <w:p w14:paraId="5D5442E7" w14:textId="77777777" w:rsidR="00421C69" w:rsidRDefault="00421C69">
      <w:pPr>
        <w:pStyle w:val="HTMLPreformatted"/>
        <w:rPr>
          <w:color w:val="000000"/>
        </w:rPr>
      </w:pPr>
    </w:p>
    <w:p w14:paraId="04976F53" w14:textId="77777777" w:rsidR="00421C69" w:rsidRDefault="00421C69">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7"/>
          <w:szCs w:val="27"/>
        </w:rPr>
      </w:pPr>
      <w:r>
        <w:rPr>
          <w:rFonts w:ascii="Courier New" w:hAnsi="Courier New" w:cs="Courier New"/>
          <w:color w:val="000000"/>
        </w:rPr>
        <w:t xml:space="preserve">2 — </w:t>
      </w:r>
      <w:proofErr w:type="spellStart"/>
      <w:r>
        <w:rPr>
          <w:rFonts w:ascii="Courier New" w:hAnsi="Courier New" w:cs="Courier New"/>
          <w:color w:val="000000"/>
        </w:rPr>
        <w:t>Firestore</w:t>
      </w:r>
      <w:proofErr w:type="spellEnd"/>
      <w:r>
        <w:rPr>
          <w:rFonts w:ascii="Courier New" w:hAnsi="Courier New" w:cs="Courier New"/>
          <w:color w:val="000000"/>
        </w:rPr>
        <w:t xml:space="preserve"> triggers renamed and redeployed </w:t>
      </w:r>
      <w:r>
        <w:rPr>
          <w:rFonts w:ascii="Segoe UI Emoji" w:hAnsi="Segoe UI Emoji" w:cs="Segoe UI Emoji"/>
          <w:color w:val="000000"/>
        </w:rPr>
        <w:t>✅</w:t>
      </w:r>
      <w:r>
        <w:rPr>
          <w:rFonts w:ascii="Courier New" w:hAnsi="Courier New" w:cs="Courier New"/>
          <w:color w:val="000000"/>
        </w:rPr>
        <w:t xml:space="preserve"> Fixed Jun 19, 2026</w:t>
      </w:r>
    </w:p>
    <w:p w14:paraId="40968564" w14:textId="77777777" w:rsidR="00421C69" w:rsidRDefault="00421C69">
      <w:pPr>
        <w:pStyle w:val="HTMLPreformatted"/>
        <w:rPr>
          <w:color w:val="000000"/>
        </w:rPr>
      </w:pPr>
    </w:p>
    <w:p w14:paraId="698816AE"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Pr>
          <w:rStyle w:val="HTMLCode"/>
          <w:color w:val="000000"/>
        </w:rPr>
        <w:lastRenderedPageBreak/>
        <w:t>onJobCreated</w:t>
      </w:r>
      <w:proofErr w:type="spellEnd"/>
      <w:r>
        <w:rPr>
          <w:rFonts w:ascii="Courier New" w:hAnsi="Courier New" w:cs="Courier New"/>
          <w:color w:val="000000"/>
          <w:sz w:val="20"/>
          <w:szCs w:val="20"/>
        </w:rPr>
        <w:t xml:space="preserve">, </w:t>
      </w:r>
      <w:proofErr w:type="spellStart"/>
      <w:r>
        <w:rPr>
          <w:rStyle w:val="HTMLCode"/>
          <w:color w:val="000000"/>
        </w:rPr>
        <w:t>onJobFailed</w:t>
      </w:r>
      <w:proofErr w:type="spellEnd"/>
      <w:r>
        <w:rPr>
          <w:rFonts w:ascii="Courier New" w:hAnsi="Courier New" w:cs="Courier New"/>
          <w:color w:val="000000"/>
          <w:sz w:val="20"/>
          <w:szCs w:val="20"/>
        </w:rPr>
        <w:t xml:space="preserve">, and </w:t>
      </w:r>
      <w:proofErr w:type="spellStart"/>
      <w:r>
        <w:rPr>
          <w:rStyle w:val="HTMLCode"/>
          <w:color w:val="000000"/>
        </w:rPr>
        <w:t>onUserCreated</w:t>
      </w:r>
      <w:proofErr w:type="spellEnd"/>
      <w:r>
        <w:rPr>
          <w:rFonts w:ascii="Courier New" w:hAnsi="Courier New" w:cs="Courier New"/>
          <w:color w:val="000000"/>
          <w:sz w:val="20"/>
          <w:szCs w:val="20"/>
        </w:rPr>
        <w:t xml:space="preserve"> were all deployed as stale HTTPS functions from a previous session. Firebase blocks changing a function's trigger type in-place — it must be deleted and recreated.</w:t>
      </w:r>
    </w:p>
    <w:p w14:paraId="24DB0ABF" w14:textId="77777777" w:rsidR="00421C69" w:rsidRDefault="00421C69">
      <w:pPr>
        <w:pStyle w:val="HTMLPreformatted"/>
        <w:rPr>
          <w:color w:val="000000"/>
        </w:rPr>
      </w:pPr>
    </w:p>
    <w:p w14:paraId="02380CB2"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Style w:val="Strong"/>
          <w:rFonts w:ascii="Courier New" w:hAnsi="Courier New" w:cs="Courier New"/>
          <w:color w:val="000000"/>
          <w:sz w:val="20"/>
          <w:szCs w:val="20"/>
        </w:rPr>
        <w:t>Fix applied:</w:t>
      </w:r>
      <w:r>
        <w:rPr>
          <w:rFonts w:ascii="Courier New" w:hAnsi="Courier New" w:cs="Courier New"/>
          <w:color w:val="000000"/>
          <w:sz w:val="20"/>
          <w:szCs w:val="20"/>
        </w:rPr>
        <w:t xml:space="preserve"> All three were deleted via </w:t>
      </w:r>
      <w:r>
        <w:rPr>
          <w:rStyle w:val="HTMLCode"/>
          <w:color w:val="000000"/>
        </w:rPr>
        <w:t xml:space="preserve">firebase </w:t>
      </w:r>
      <w:proofErr w:type="spellStart"/>
      <w:r>
        <w:rPr>
          <w:rStyle w:val="HTMLCode"/>
          <w:color w:val="000000"/>
        </w:rPr>
        <w:t>functions:delete</w:t>
      </w:r>
      <w:proofErr w:type="spellEnd"/>
      <w:r>
        <w:rPr>
          <w:rFonts w:ascii="Courier New" w:hAnsi="Courier New" w:cs="Courier New"/>
          <w:color w:val="000000"/>
          <w:sz w:val="20"/>
          <w:szCs w:val="20"/>
        </w:rPr>
        <w:t xml:space="preserve">, then renamed in code to </w:t>
      </w:r>
      <w:proofErr w:type="spellStart"/>
      <w:r>
        <w:rPr>
          <w:rStyle w:val="HTMLCode"/>
          <w:color w:val="000000"/>
        </w:rPr>
        <w:t>jobCreatedTrigger</w:t>
      </w:r>
      <w:proofErr w:type="spellEnd"/>
      <w:r>
        <w:rPr>
          <w:rFonts w:ascii="Courier New" w:hAnsi="Courier New" w:cs="Courier New"/>
          <w:color w:val="000000"/>
          <w:sz w:val="20"/>
          <w:szCs w:val="20"/>
        </w:rPr>
        <w:t xml:space="preserve">, </w:t>
      </w:r>
      <w:proofErr w:type="spellStart"/>
      <w:r>
        <w:rPr>
          <w:rStyle w:val="HTMLCode"/>
          <w:color w:val="000000"/>
        </w:rPr>
        <w:t>jobFailedTrigger</w:t>
      </w:r>
      <w:proofErr w:type="spellEnd"/>
      <w:r>
        <w:rPr>
          <w:rFonts w:ascii="Courier New" w:hAnsi="Courier New" w:cs="Courier New"/>
          <w:color w:val="000000"/>
          <w:sz w:val="20"/>
          <w:szCs w:val="20"/>
        </w:rPr>
        <w:t xml:space="preserve">, and </w:t>
      </w:r>
      <w:proofErr w:type="spellStart"/>
      <w:r>
        <w:rPr>
          <w:rStyle w:val="HTMLCode"/>
          <w:color w:val="000000"/>
        </w:rPr>
        <w:t>userCreatedTrigger</w:t>
      </w:r>
      <w:proofErr w:type="spellEnd"/>
      <w:r>
        <w:rPr>
          <w:rFonts w:ascii="Courier New" w:hAnsi="Courier New" w:cs="Courier New"/>
          <w:color w:val="000000"/>
          <w:sz w:val="20"/>
          <w:szCs w:val="20"/>
        </w:rPr>
        <w:t xml:space="preserve"> and redeployed as proper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Eventarc</w:t>
      </w:r>
      <w:proofErr w:type="spellEnd"/>
      <w:r>
        <w:rPr>
          <w:rFonts w:ascii="Courier New" w:hAnsi="Courier New" w:cs="Courier New"/>
          <w:color w:val="000000"/>
          <w:sz w:val="20"/>
          <w:szCs w:val="20"/>
        </w:rPr>
        <w:t xml:space="preserve"> triggers. No other code references the function names — they're purely event-driven.</w:t>
      </w:r>
    </w:p>
    <w:p w14:paraId="3B4BAAD5" w14:textId="77777777" w:rsidR="00421C69" w:rsidRDefault="00421C69">
      <w:pPr>
        <w:pStyle w:val="HTMLPreformatted"/>
        <w:rPr>
          <w:color w:val="000000"/>
        </w:rPr>
      </w:pPr>
    </w:p>
    <w:p w14:paraId="60E580A0" w14:textId="77777777" w:rsidR="00421C69" w:rsidRDefault="00421C69">
      <w:pPr>
        <w:pStyle w:val="HTMLPreformatted"/>
        <w:rPr>
          <w:color w:val="000000"/>
        </w:rPr>
      </w:pPr>
      <w:r>
        <w:rPr>
          <w:noProof/>
          <w:color w:val="000000"/>
        </w:rPr>
        <mc:AlternateContent>
          <mc:Choice Requires="wps">
            <w:drawing>
              <wp:inline distT="0" distB="0" distL="0" distR="0" wp14:anchorId="687DABEF" wp14:editId="798F2307">
                <wp:extent cx="5943600" cy="1270"/>
                <wp:effectExtent l="0" t="31750" r="0" b="36830"/>
                <wp:docPr id="10266996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797EDD"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5F846366" w14:textId="77777777" w:rsidR="00421C69" w:rsidRDefault="00421C69">
      <w:pPr>
        <w:pStyle w:val="HTMLPreformatted"/>
        <w:rPr>
          <w:color w:val="000000"/>
        </w:rPr>
      </w:pPr>
    </w:p>
    <w:p w14:paraId="74E621C2"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Segoe UI Emoji" w:hAnsi="Segoe UI Emoji" w:cs="Segoe UI Emoji"/>
          <w:color w:val="000000"/>
        </w:rPr>
        <w:t>⚠️</w:t>
      </w:r>
      <w:r>
        <w:rPr>
          <w:rFonts w:ascii="Courier New" w:hAnsi="Courier New" w:cs="Courier New"/>
          <w:color w:val="000000"/>
        </w:rPr>
        <w:t xml:space="preserve"> Known Issues / Hardcoded Items</w:t>
      </w:r>
    </w:p>
    <w:p w14:paraId="3BAA0A49"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1801"/>
        <w:gridCol w:w="2482"/>
        <w:gridCol w:w="2709"/>
      </w:tblGrid>
      <w:tr w:rsidR="00421C69" w14:paraId="0549DB6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05596146"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50F56A3C" w14:textId="77777777" w:rsidR="00421C69" w:rsidRDefault="00421C69">
            <w:pPr>
              <w:spacing w:before="150" w:after="150"/>
              <w:rPr>
                <w:rFonts w:eastAsia="Times New Roman"/>
                <w:b/>
                <w:bCs/>
              </w:rPr>
            </w:pPr>
            <w:r>
              <w:rPr>
                <w:rFonts w:eastAsia="Times New Roman"/>
                <w:b/>
                <w:bCs/>
              </w:rPr>
              <w:t>Item</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71F9554A" w14:textId="77777777" w:rsidR="00421C69" w:rsidRDefault="00421C69">
            <w:pPr>
              <w:spacing w:before="150" w:after="150"/>
              <w:rPr>
                <w:rFonts w:eastAsia="Times New Roman"/>
                <w:b/>
                <w:bCs/>
              </w:rPr>
            </w:pPr>
            <w:r>
              <w:rPr>
                <w:rFonts w:eastAsia="Times New Roman"/>
                <w:b/>
                <w:bCs/>
              </w:rPr>
              <w:t>Notes</w:t>
            </w:r>
          </w:p>
        </w:tc>
      </w:tr>
      <w:tr w:rsidR="00421C69" w14:paraId="67A67C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724731" w14:textId="77777777" w:rsidR="00421C69" w:rsidRDefault="00421C69">
            <w:pPr>
              <w:spacing w:before="150" w:after="150"/>
              <w:rPr>
                <w:rFonts w:eastAsia="Times New Roman"/>
              </w:rPr>
            </w:pPr>
            <w:r>
              <w:rPr>
                <w:rStyle w:val="HTMLCode"/>
              </w:rPr>
              <w:t>AI_LIMITS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222806" w14:textId="77777777" w:rsidR="00421C69" w:rsidRDefault="00421C69">
            <w:pPr>
              <w:spacing w:before="150" w:after="150"/>
              <w:rPr>
                <w:rFonts w:eastAsia="Times New Roman"/>
              </w:rPr>
            </w:pPr>
            <w:del w:id="1" w:author="Unknown">
              <w:r>
                <w:rPr>
                  <w:rFonts w:eastAsia="Times New Roman"/>
                </w:rPr>
                <w:delText>No monthly reset</w:delText>
              </w:r>
            </w:del>
            <w:r>
              <w:rPr>
                <w:rFonts w:eastAsia="Times New Roman"/>
              </w:rPr>
              <w:t xml:space="preserve"> </w:t>
            </w:r>
            <w:r>
              <w:rPr>
                <w:rFonts w:ascii="Segoe UI Emoji" w:eastAsia="Times New Roman" w:hAnsi="Segoe UI Emoji" w:cs="Segoe UI Emoji"/>
              </w:rPr>
              <w:t>✅</w:t>
            </w:r>
            <w:r>
              <w:rPr>
                <w:rFonts w:eastAsia="Times New Roman"/>
              </w:rPr>
              <w:t xml:space="preserve"> Fixed Jun 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66465F" w14:textId="77777777" w:rsidR="00421C69" w:rsidRDefault="00421C69">
            <w:pPr>
              <w:spacing w:before="150" w:after="150"/>
              <w:rPr>
                <w:rFonts w:eastAsia="Times New Roman"/>
              </w:rPr>
            </w:pPr>
            <w:r>
              <w:rPr>
                <w:rFonts w:eastAsia="Times New Roman"/>
              </w:rPr>
              <w:t xml:space="preserve">30-day rolling window via </w:t>
            </w:r>
            <w:proofErr w:type="spellStart"/>
            <w:r>
              <w:rPr>
                <w:rStyle w:val="HTMLCode"/>
              </w:rPr>
              <w:t>aiActionsResetAt</w:t>
            </w:r>
            <w:proofErr w:type="spellEnd"/>
            <w:r>
              <w:rPr>
                <w:rFonts w:eastAsia="Times New Roman"/>
              </w:rPr>
              <w:t>.</w:t>
            </w:r>
          </w:p>
        </w:tc>
      </w:tr>
      <w:tr w:rsidR="00421C69" w14:paraId="218C8DB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FCB034" w14:textId="77777777" w:rsidR="00421C69" w:rsidRDefault="00421C69">
            <w:pPr>
              <w:spacing w:before="150" w:after="150"/>
              <w:rPr>
                <w:rFonts w:eastAsia="Times New Roman"/>
              </w:rPr>
            </w:pPr>
            <w:proofErr w:type="spellStart"/>
            <w:r>
              <w:rPr>
                <w:rStyle w:val="HTMLCode"/>
              </w:rPr>
              <w:t>deleteAccount</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00A73D" w14:textId="77777777" w:rsidR="00421C69" w:rsidRDefault="00421C69">
            <w:pPr>
              <w:spacing w:before="150" w:after="150"/>
              <w:rPr>
                <w:rFonts w:eastAsia="Times New Roman"/>
              </w:rPr>
            </w:pPr>
            <w:del w:id="2" w:author="Unknown">
              <w:r>
                <w:rPr>
                  <w:rFonts w:eastAsia="Times New Roman"/>
                </w:rPr>
                <w:delText>Square cancel no-op</w:delText>
              </w:r>
            </w:del>
            <w:r>
              <w:rPr>
                <w:rFonts w:eastAsia="Times New Roman"/>
              </w:rPr>
              <w:t xml:space="preserve"> </w:t>
            </w:r>
            <w:r>
              <w:rPr>
                <w:rFonts w:ascii="Segoe UI Emoji" w:eastAsia="Times New Roman" w:hAnsi="Segoe UI Emoji" w:cs="Segoe UI Emoji"/>
              </w:rPr>
              <w:t>✅</w:t>
            </w:r>
            <w:r>
              <w:rPr>
                <w:rFonts w:eastAsia="Times New Roman"/>
              </w:rPr>
              <w:t xml:space="preserve"> Fixed Jun 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1C9BA9" w14:textId="77777777" w:rsidR="00421C69" w:rsidRDefault="00421C69">
            <w:pPr>
              <w:spacing w:before="150" w:after="150"/>
              <w:rPr>
                <w:rFonts w:eastAsia="Times New Roman"/>
              </w:rPr>
            </w:pPr>
            <w:proofErr w:type="spellStart"/>
            <w:r>
              <w:rPr>
                <w:rStyle w:val="HTMLCode"/>
              </w:rPr>
              <w:t>squareWebhook</w:t>
            </w:r>
            <w:proofErr w:type="spellEnd"/>
            <w:r>
              <w:rPr>
                <w:rFonts w:eastAsia="Times New Roman"/>
              </w:rPr>
              <w:t xml:space="preserve"> stores </w:t>
            </w:r>
            <w:proofErr w:type="spellStart"/>
            <w:r>
              <w:rPr>
                <w:rStyle w:val="HTMLCode"/>
              </w:rPr>
              <w:t>squareSubscriptionId</w:t>
            </w:r>
            <w:proofErr w:type="spellEnd"/>
            <w:r>
              <w:rPr>
                <w:rFonts w:eastAsia="Times New Roman"/>
              </w:rPr>
              <w:t>.</w:t>
            </w:r>
          </w:p>
        </w:tc>
      </w:tr>
      <w:tr w:rsidR="00421C69" w14:paraId="57E5E4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249D56" w14:textId="77777777" w:rsidR="00421C69" w:rsidRDefault="00421C69">
            <w:pPr>
              <w:spacing w:before="150" w:after="150"/>
              <w:rPr>
                <w:rFonts w:eastAsia="Times New Roman"/>
              </w:rPr>
            </w:pPr>
            <w:r>
              <w:rPr>
                <w:rFonts w:eastAsia="Times New Roman"/>
              </w:rPr>
              <w:t>Dashboard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B4C483" w14:textId="77777777" w:rsidR="00421C69" w:rsidRDefault="00421C69">
            <w:pPr>
              <w:spacing w:before="150" w:after="150"/>
              <w:rPr>
                <w:rFonts w:eastAsia="Times New Roman"/>
              </w:rPr>
            </w:pPr>
            <w:del w:id="3" w:author="Unknown">
              <w:r>
                <w:rPr>
                  <w:rFonts w:eastAsia="Times New Roman"/>
                </w:rPr>
                <w:delText>Hardcoded "QR Gear" data</w:delText>
              </w:r>
            </w:del>
            <w:r>
              <w:rPr>
                <w:rFonts w:eastAsia="Times New Roman"/>
              </w:rPr>
              <w:t xml:space="preserve"> </w:t>
            </w:r>
            <w:r>
              <w:rPr>
                <w:rFonts w:ascii="Segoe UI Emoji" w:eastAsia="Times New Roman" w:hAnsi="Segoe UI Emoji" w:cs="Segoe UI Emoji"/>
              </w:rPr>
              <w:t>✅</w:t>
            </w:r>
            <w:r>
              <w:rPr>
                <w:rFonts w:eastAsia="Times New Roman"/>
              </w:rPr>
              <w:t xml:space="preserve"> Fixed Jun 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E38804" w14:textId="77777777" w:rsidR="00421C69" w:rsidRDefault="00421C69">
            <w:pPr>
              <w:spacing w:before="150" w:after="150"/>
              <w:rPr>
                <w:rFonts w:eastAsia="Times New Roman"/>
              </w:rPr>
            </w:pPr>
            <w:r>
              <w:rPr>
                <w:rFonts w:eastAsia="Times New Roman"/>
              </w:rPr>
              <w:t xml:space="preserve">All values now live from </w:t>
            </w:r>
            <w:proofErr w:type="spellStart"/>
            <w:r>
              <w:rPr>
                <w:rFonts w:eastAsia="Times New Roman"/>
              </w:rPr>
              <w:t>Firestore</w:t>
            </w:r>
            <w:proofErr w:type="spellEnd"/>
            <w:r>
              <w:rPr>
                <w:rFonts w:eastAsia="Times New Roman"/>
              </w:rPr>
              <w:t>. Empty state hides main content.</w:t>
            </w:r>
          </w:p>
        </w:tc>
      </w:tr>
      <w:tr w:rsidR="00421C69" w14:paraId="31A0AD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81EDC1" w14:textId="77777777" w:rsidR="00421C69" w:rsidRDefault="00421C69">
            <w:pPr>
              <w:spacing w:before="150" w:after="150"/>
              <w:rPr>
                <w:rFonts w:eastAsia="Times New Roman"/>
              </w:rPr>
            </w:pPr>
            <w:r>
              <w:rPr>
                <w:rFonts w:eastAsia="Times New Roman"/>
              </w:rPr>
              <w:t>Dashboard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8ACE17" w14:textId="77777777" w:rsidR="00421C69" w:rsidRDefault="00421C69">
            <w:pPr>
              <w:spacing w:before="150" w:after="150"/>
              <w:rPr>
                <w:rFonts w:eastAsia="Times New Roman"/>
              </w:rPr>
            </w:pPr>
            <w:del w:id="4" w:author="Unknown">
              <w:r>
                <w:rPr>
                  <w:rFonts w:eastAsia="Times New Roman"/>
                </w:rPr>
                <w:delText>Blast Score (83%) static</w:delText>
              </w:r>
            </w:del>
            <w:r>
              <w:rPr>
                <w:rFonts w:eastAsia="Times New Roman"/>
              </w:rPr>
              <w:t xml:space="preserve"> </w:t>
            </w:r>
            <w:r>
              <w:rPr>
                <w:rFonts w:ascii="Segoe UI Emoji" w:eastAsia="Times New Roman" w:hAnsi="Segoe UI Emoji" w:cs="Segoe UI Emoji"/>
              </w:rPr>
              <w:t>✅</w:t>
            </w:r>
            <w:r>
              <w:rPr>
                <w:rFonts w:eastAsia="Times New Roman"/>
              </w:rPr>
              <w:t xml:space="preserve"> Fixed Jun 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11456A" w14:textId="77777777" w:rsidR="00421C69" w:rsidRDefault="00421C69">
            <w:pPr>
              <w:spacing w:before="150" w:after="150"/>
              <w:rPr>
                <w:rFonts w:eastAsia="Times New Roman"/>
              </w:rPr>
            </w:pPr>
            <w:r>
              <w:rPr>
                <w:rFonts w:eastAsia="Times New Roman"/>
              </w:rPr>
              <w:t xml:space="preserve">Score now computed from </w:t>
            </w:r>
            <w:proofErr w:type="spellStart"/>
            <w:r>
              <w:rPr>
                <w:rStyle w:val="HTMLCode"/>
              </w:rPr>
              <w:t>successJobs.length</w:t>
            </w:r>
            <w:proofErr w:type="spellEnd"/>
            <w:r>
              <w:rPr>
                <w:rFonts w:eastAsia="Times New Roman"/>
              </w:rPr>
              <w:t>. Ring CSS updated dynamically.</w:t>
            </w:r>
          </w:p>
        </w:tc>
      </w:tr>
      <w:tr w:rsidR="00421C69" w14:paraId="4AC32A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1E989D" w14:textId="77777777" w:rsidR="00421C69" w:rsidRDefault="00421C69">
            <w:pPr>
              <w:spacing w:before="150" w:after="150"/>
              <w:rPr>
                <w:rFonts w:eastAsia="Times New Roman"/>
              </w:rPr>
            </w:pPr>
            <w:r>
              <w:rPr>
                <w:rFonts w:eastAsia="Times New Roman"/>
              </w:rPr>
              <w:lastRenderedPageBreak/>
              <w:t>Dashboard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D1AD68" w14:textId="77777777" w:rsidR="00421C69" w:rsidRDefault="00421C69">
            <w:pPr>
              <w:spacing w:before="150" w:after="150"/>
              <w:rPr>
                <w:rFonts w:eastAsia="Times New Roman"/>
              </w:rPr>
            </w:pPr>
            <w:del w:id="5" w:author="Unknown">
              <w:r>
                <w:rPr>
                  <w:rFonts w:eastAsia="Times New Roman"/>
                </w:rPr>
                <w:delText>Task list hardcoded</w:delText>
              </w:r>
            </w:del>
            <w:r>
              <w:rPr>
                <w:rFonts w:eastAsia="Times New Roman"/>
              </w:rPr>
              <w:t xml:space="preserve"> </w:t>
            </w:r>
            <w:r>
              <w:rPr>
                <w:rFonts w:ascii="Segoe UI Emoji" w:eastAsia="Times New Roman" w:hAnsi="Segoe UI Emoji" w:cs="Segoe UI Emoji"/>
              </w:rPr>
              <w:t>✅</w:t>
            </w:r>
            <w:r>
              <w:rPr>
                <w:rFonts w:eastAsia="Times New Roman"/>
              </w:rPr>
              <w:t xml:space="preserve"> Fixed Jun 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F637B0" w14:textId="77777777" w:rsidR="00421C69" w:rsidRDefault="00421C69">
            <w:pPr>
              <w:spacing w:before="150" w:after="150"/>
              <w:rPr>
                <w:rFonts w:eastAsia="Times New Roman"/>
              </w:rPr>
            </w:pPr>
            <w:r>
              <w:rPr>
                <w:rFonts w:eastAsia="Times New Roman"/>
              </w:rPr>
              <w:t>Task list now built from real platform connection status.</w:t>
            </w:r>
          </w:p>
        </w:tc>
      </w:tr>
      <w:tr w:rsidR="00421C69" w14:paraId="597CE35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48796D" w14:textId="77777777" w:rsidR="00421C69" w:rsidRDefault="00421C69">
            <w:pPr>
              <w:spacing w:before="150" w:after="150"/>
              <w:rPr>
                <w:rFonts w:eastAsia="Times New Roman"/>
              </w:rPr>
            </w:pPr>
            <w:r>
              <w:rPr>
                <w:rFonts w:eastAsia="Times New Roman"/>
              </w:rPr>
              <w:t>Dashboard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6710E1" w14:textId="77777777" w:rsidR="00421C69" w:rsidRDefault="00421C69">
            <w:pPr>
              <w:spacing w:before="150" w:after="150"/>
              <w:rPr>
                <w:rFonts w:eastAsia="Times New Roman"/>
              </w:rPr>
            </w:pPr>
            <w:r>
              <w:rPr>
                <w:rFonts w:eastAsia="Times New Roman"/>
              </w:rPr>
              <w:t>AI usage display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FF701D" w14:textId="77777777" w:rsidR="00421C69" w:rsidRDefault="00421C69">
            <w:pPr>
              <w:spacing w:before="150" w:after="150"/>
              <w:rPr>
                <w:rFonts w:eastAsia="Times New Roman"/>
              </w:rPr>
            </w:pPr>
            <w:r>
              <w:rPr>
                <w:rFonts w:eastAsia="Times New Roman"/>
              </w:rPr>
              <w:t xml:space="preserve">Now reads </w:t>
            </w:r>
            <w:proofErr w:type="spellStart"/>
            <w:r>
              <w:rPr>
                <w:rStyle w:val="HTMLCode"/>
              </w:rPr>
              <w:t>aiActionsUsed</w:t>
            </w:r>
            <w:proofErr w:type="spellEnd"/>
            <w:r>
              <w:rPr>
                <w:rFonts w:eastAsia="Times New Roman"/>
              </w:rPr>
              <w:t xml:space="preserve"> + </w:t>
            </w:r>
            <w:proofErr w:type="spellStart"/>
            <w:r>
              <w:rPr>
                <w:rStyle w:val="HTMLCode"/>
              </w:rPr>
              <w:t>aiActionsResetAt</w:t>
            </w:r>
            <w:proofErr w:type="spellEnd"/>
            <w:r>
              <w:rPr>
                <w:rFonts w:eastAsia="Times New Roman"/>
              </w:rPr>
              <w:t xml:space="preserve"> from users doc.</w:t>
            </w:r>
          </w:p>
        </w:tc>
      </w:tr>
      <w:tr w:rsidR="00421C69" w14:paraId="4088AE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2AACDE" w14:textId="77777777" w:rsidR="00421C69" w:rsidRDefault="00421C69">
            <w:pPr>
              <w:spacing w:before="150" w:after="150"/>
              <w:rPr>
                <w:rFonts w:eastAsia="Times New Roman"/>
              </w:rPr>
            </w:pPr>
            <w:r>
              <w:rPr>
                <w:rFonts w:eastAsia="Times New Roman"/>
              </w:rPr>
              <w:t>Admin → Emails → "Send Test"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368AD4" w14:textId="77777777" w:rsidR="00421C69" w:rsidRDefault="00421C69">
            <w:pPr>
              <w:spacing w:before="150" w:after="150"/>
              <w:rPr>
                <w:rFonts w:eastAsia="Times New Roman"/>
              </w:rPr>
            </w:pPr>
            <w:r>
              <w:rPr>
                <w:rFonts w:eastAsia="Times New Roman"/>
              </w:rPr>
              <w:t xml:space="preserve">Only works from </w:t>
            </w:r>
            <w:proofErr w:type="spellStart"/>
            <w:r>
              <w:rPr>
                <w:rFonts w:eastAsia="Times New Roman"/>
              </w:rPr>
              <w:t>Replit</w:t>
            </w:r>
            <w:proofErr w:type="spellEnd"/>
            <w:r>
              <w:rPr>
                <w:rFonts w:eastAsia="Times New Roman"/>
              </w:rPr>
              <w:t xml:space="preserve"> preview</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78BA1C" w14:textId="77777777" w:rsidR="00421C69" w:rsidRDefault="00421C69">
            <w:pPr>
              <w:spacing w:before="150" w:after="150"/>
              <w:rPr>
                <w:rFonts w:eastAsia="Times New Roman"/>
              </w:rPr>
            </w:pPr>
            <w:r>
              <w:rPr>
                <w:rFonts w:eastAsia="Times New Roman"/>
              </w:rPr>
              <w:t xml:space="preserve">Calls Express </w:t>
            </w:r>
            <w:r>
              <w:rPr>
                <w:rStyle w:val="HTMLCode"/>
              </w:rPr>
              <w:t>/</w:t>
            </w:r>
            <w:proofErr w:type="spellStart"/>
            <w:r>
              <w:rPr>
                <w:rStyle w:val="HTMLCode"/>
              </w:rPr>
              <w:t>api</w:t>
            </w:r>
            <w:proofErr w:type="spellEnd"/>
            <w:r>
              <w:rPr>
                <w:rStyle w:val="HTMLCode"/>
              </w:rPr>
              <w:t>/admin/send-test-email</w:t>
            </w:r>
            <w:r>
              <w:rPr>
                <w:rFonts w:eastAsia="Times New Roman"/>
              </w:rPr>
              <w:t xml:space="preserve">. No </w:t>
            </w:r>
            <w:r>
              <w:rPr>
                <w:rStyle w:val="HTMLCode"/>
              </w:rPr>
              <w:t>/</w:t>
            </w:r>
            <w:proofErr w:type="spellStart"/>
            <w:r>
              <w:rPr>
                <w:rStyle w:val="HTMLCode"/>
              </w:rPr>
              <w:t>api</w:t>
            </w:r>
            <w:proofErr w:type="spellEnd"/>
            <w:r>
              <w:rPr>
                <w:rFonts w:eastAsia="Times New Roman"/>
              </w:rPr>
              <w:t xml:space="preserve"> rewrite in </w:t>
            </w:r>
            <w:proofErr w:type="spellStart"/>
            <w:r>
              <w:rPr>
                <w:rStyle w:val="HTMLCode"/>
              </w:rPr>
              <w:t>firebase.json</w:t>
            </w:r>
            <w:proofErr w:type="spellEnd"/>
            <w:r>
              <w:rPr>
                <w:rFonts w:eastAsia="Times New Roman"/>
              </w:rPr>
              <w:t xml:space="preserve"> — 404 from the live Firebase domain. Works correctly from </w:t>
            </w:r>
            <w:proofErr w:type="spellStart"/>
            <w:r>
              <w:rPr>
                <w:rFonts w:eastAsia="Times New Roman"/>
              </w:rPr>
              <w:t>Replit</w:t>
            </w:r>
            <w:proofErr w:type="spellEnd"/>
            <w:r>
              <w:rPr>
                <w:rFonts w:eastAsia="Times New Roman"/>
              </w:rPr>
              <w:t xml:space="preserve"> preview (where Express runs). Not fixed: Dave is the only admin and uses </w:t>
            </w:r>
            <w:proofErr w:type="spellStart"/>
            <w:r>
              <w:rPr>
                <w:rFonts w:eastAsia="Times New Roman"/>
              </w:rPr>
              <w:t>Replit</w:t>
            </w:r>
            <w:proofErr w:type="spellEnd"/>
            <w:r>
              <w:rPr>
                <w:rFonts w:eastAsia="Times New Roman"/>
              </w:rPr>
              <w:t xml:space="preserve"> preview.</w:t>
            </w:r>
          </w:p>
        </w:tc>
      </w:tr>
      <w:tr w:rsidR="00421C69" w14:paraId="24ADCE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A96DAA" w14:textId="77777777" w:rsidR="00421C69" w:rsidRDefault="00421C69">
            <w:pPr>
              <w:spacing w:before="150" w:after="150"/>
              <w:rPr>
                <w:rFonts w:eastAsia="Times New Roman"/>
              </w:rPr>
            </w:pPr>
            <w:r>
              <w:rPr>
                <w:rFonts w:eastAsia="Times New Roman"/>
              </w:rPr>
              <w:t>Admin → Platform Health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E0E5A1" w14:textId="77777777" w:rsidR="00421C69" w:rsidRDefault="00421C69">
            <w:pPr>
              <w:spacing w:before="150" w:after="150"/>
              <w:rPr>
                <w:rFonts w:eastAsia="Times New Roman"/>
              </w:rPr>
            </w:pPr>
            <w:r>
              <w:rPr>
                <w:rFonts w:eastAsia="Times New Roman"/>
              </w:rPr>
              <w:t>All content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D62749" w14:textId="77777777" w:rsidR="00421C69" w:rsidRDefault="00421C69">
            <w:pPr>
              <w:spacing w:before="150" w:after="150"/>
              <w:rPr>
                <w:rFonts w:eastAsia="Times New Roman"/>
              </w:rPr>
            </w:pPr>
            <w:r>
              <w:rPr>
                <w:rFonts w:eastAsia="Times New Roman"/>
              </w:rPr>
              <w:t xml:space="preserve">Static — no live </w:t>
            </w:r>
            <w:proofErr w:type="spellStart"/>
            <w:r>
              <w:rPr>
                <w:rFonts w:eastAsia="Times New Roman"/>
              </w:rPr>
              <w:t>Firestore</w:t>
            </w:r>
            <w:proofErr w:type="spellEnd"/>
            <w:r>
              <w:rPr>
                <w:rFonts w:eastAsia="Times New Roman"/>
              </w:rPr>
              <w:t xml:space="preserve"> queries</w:t>
            </w:r>
          </w:p>
        </w:tc>
      </w:tr>
      <w:tr w:rsidR="00421C69" w14:paraId="7EF9A4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CB3FBB" w14:textId="77777777" w:rsidR="00421C69" w:rsidRDefault="00421C69">
            <w:pPr>
              <w:spacing w:before="150" w:after="150"/>
              <w:rPr>
                <w:rFonts w:eastAsia="Times New Roman"/>
              </w:rPr>
            </w:pPr>
            <w:r>
              <w:rPr>
                <w:rFonts w:eastAsia="Times New Roman"/>
              </w:rPr>
              <w:t>Admin → Subscriptions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58C94B" w14:textId="77777777" w:rsidR="00421C69" w:rsidRDefault="00421C69">
            <w:pPr>
              <w:spacing w:before="150" w:after="150"/>
              <w:rPr>
                <w:rFonts w:eastAsia="Times New Roman"/>
              </w:rPr>
            </w:pPr>
            <w:r>
              <w:rPr>
                <w:rFonts w:eastAsia="Times New Roman"/>
              </w:rPr>
              <w:t>Money Snapshot ($1,842 MRR)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2F0C5A" w14:textId="77777777" w:rsidR="00421C69" w:rsidRDefault="00421C69">
            <w:pPr>
              <w:spacing w:before="150" w:after="150"/>
              <w:rPr>
                <w:rFonts w:eastAsia="Times New Roman"/>
              </w:rPr>
            </w:pPr>
            <w:r>
              <w:rPr>
                <w:rFonts w:eastAsia="Times New Roman"/>
              </w:rPr>
              <w:t xml:space="preserve">Static placeholder — "Demo data" banner present; real data needs Square </w:t>
            </w:r>
            <w:proofErr w:type="spellStart"/>
            <w:r>
              <w:rPr>
                <w:rFonts w:eastAsia="Times New Roman"/>
              </w:rPr>
              <w:t>webhook</w:t>
            </w:r>
            <w:proofErr w:type="spellEnd"/>
            <w:r>
              <w:rPr>
                <w:rFonts w:eastAsia="Times New Roman"/>
              </w:rPr>
              <w:t xml:space="preserve"> populating </w:t>
            </w:r>
            <w:proofErr w:type="spellStart"/>
            <w:r>
              <w:rPr>
                <w:rFonts w:eastAsia="Times New Roman"/>
              </w:rPr>
              <w:t>Firestore</w:t>
            </w:r>
            <w:proofErr w:type="spellEnd"/>
          </w:p>
        </w:tc>
      </w:tr>
      <w:tr w:rsidR="00421C69" w14:paraId="5FF0A4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34FB1C" w14:textId="77777777" w:rsidR="00421C69" w:rsidRDefault="00421C69">
            <w:pPr>
              <w:spacing w:before="150" w:after="150"/>
              <w:rPr>
                <w:rFonts w:eastAsia="Times New Roman"/>
              </w:rPr>
            </w:pPr>
            <w:r>
              <w:rPr>
                <w:rFonts w:eastAsia="Times New Roman"/>
              </w:rPr>
              <w:lastRenderedPageBreak/>
              <w:t>Onboarding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922D85" w14:textId="77777777" w:rsidR="00421C69" w:rsidRDefault="00421C69">
            <w:pPr>
              <w:spacing w:before="150" w:after="150"/>
              <w:rPr>
                <w:rFonts w:eastAsia="Times New Roman"/>
              </w:rPr>
            </w:pPr>
            <w:r>
              <w:rPr>
                <w:rFonts w:eastAsia="Times New Roman"/>
              </w:rPr>
              <w:t>Platform connect step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E94B0B" w14:textId="77777777" w:rsidR="00421C69" w:rsidRDefault="00421C69">
            <w:pPr>
              <w:spacing w:before="150" w:after="150"/>
              <w:rPr>
                <w:rFonts w:eastAsia="Times New Roman"/>
              </w:rPr>
            </w:pPr>
            <w:r>
              <w:rPr>
                <w:rFonts w:eastAsia="Times New Roman"/>
              </w:rPr>
              <w:t>Redirects to Connect page rather than triggering OAuth inline</w:t>
            </w:r>
          </w:p>
        </w:tc>
      </w:tr>
      <w:tr w:rsidR="00421C69" w14:paraId="31051F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F3562A" w14:textId="77777777" w:rsidR="00421C69" w:rsidRDefault="00421C69">
            <w:pPr>
              <w:spacing w:before="150" w:after="150"/>
              <w:rPr>
                <w:rFonts w:eastAsia="Times New Roman"/>
              </w:rPr>
            </w:pPr>
            <w:proofErr w:type="spellStart"/>
            <w:r>
              <w:rPr>
                <w:rStyle w:val="HTMLCode"/>
              </w:rPr>
              <w:t>adaptListing</w:t>
            </w:r>
            <w:proofErr w:type="spellEnd"/>
            <w:r>
              <w:rPr>
                <w:rFonts w:eastAsia="Times New Roman"/>
              </w:rPr>
              <w:t xml:space="preserve"> prompt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3D42BA" w14:textId="77777777" w:rsidR="00421C69" w:rsidRDefault="00421C69">
            <w:pPr>
              <w:spacing w:before="150" w:after="150"/>
              <w:rPr>
                <w:rFonts w:eastAsia="Times New Roman"/>
              </w:rPr>
            </w:pPr>
            <w:proofErr w:type="spellStart"/>
            <w:r>
              <w:rPr>
                <w:rStyle w:val="HTMLCode"/>
              </w:rPr>
              <w:t>locationType</w:t>
            </w:r>
            <w:proofErr w:type="spellEnd"/>
            <w:r>
              <w:rPr>
                <w:rFonts w:eastAsia="Times New Roman"/>
              </w:rPr>
              <w:t>/</w:t>
            </w:r>
            <w:r>
              <w:rPr>
                <w:rStyle w:val="HTMLCode"/>
              </w:rPr>
              <w:t>region</w:t>
            </w:r>
            <w:r>
              <w:rPr>
                <w:rFonts w:eastAsia="Times New Roman"/>
              </w:rPr>
              <w:t xml:space="preserve"> not sent to Claude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35BFA0" w14:textId="77777777" w:rsidR="00421C69" w:rsidRDefault="00421C69">
            <w:pPr>
              <w:spacing w:before="150" w:after="150"/>
              <w:rPr>
                <w:rFonts w:eastAsia="Times New Roman"/>
              </w:rPr>
            </w:pPr>
            <w:r>
              <w:rPr>
                <w:rFonts w:eastAsia="Times New Roman"/>
              </w:rPr>
              <w:t>Form collects it; CF ignores it. Minor gap — AI copy will still be good, just won't say "online only" explicitly.</w:t>
            </w:r>
          </w:p>
        </w:tc>
      </w:tr>
    </w:tbl>
    <w:p w14:paraId="2C9F5B7F" w14:textId="77777777" w:rsidR="00421C69" w:rsidRDefault="00421C69">
      <w:pPr>
        <w:pStyle w:val="HTMLPreformatted"/>
        <w:rPr>
          <w:color w:val="000000"/>
        </w:rPr>
      </w:pPr>
    </w:p>
    <w:p w14:paraId="7885D5B3" w14:textId="77777777" w:rsidR="00421C69" w:rsidRDefault="00421C69">
      <w:pPr>
        <w:pStyle w:val="HTMLPreformatted"/>
        <w:rPr>
          <w:color w:val="000000"/>
        </w:rPr>
      </w:pPr>
      <w:r>
        <w:rPr>
          <w:noProof/>
          <w:color w:val="000000"/>
        </w:rPr>
        <mc:AlternateContent>
          <mc:Choice Requires="wps">
            <w:drawing>
              <wp:inline distT="0" distB="0" distL="0" distR="0" wp14:anchorId="3839D4E7" wp14:editId="503AACC3">
                <wp:extent cx="5943600" cy="1270"/>
                <wp:effectExtent l="0" t="31750" r="0" b="36830"/>
                <wp:docPr id="184429774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B2FCB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1642791" w14:textId="77777777" w:rsidR="00421C69" w:rsidRDefault="00421C69">
      <w:pPr>
        <w:pStyle w:val="HTMLPreformatted"/>
        <w:rPr>
          <w:color w:val="000000"/>
        </w:rPr>
      </w:pPr>
    </w:p>
    <w:p w14:paraId="3A4EC2F6"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Segoe UI Emoji" w:hAnsi="Segoe UI Emoji" w:cs="Segoe UI Emoji"/>
          <w:color w:val="000000"/>
        </w:rPr>
        <w:t>🔑</w:t>
      </w:r>
      <w:r>
        <w:rPr>
          <w:rFonts w:ascii="Courier New" w:hAnsi="Courier New" w:cs="Courier New"/>
          <w:color w:val="000000"/>
        </w:rPr>
        <w:t xml:space="preserve"> Operator Actions Required (All in Operate Page)</w:t>
      </w:r>
    </w:p>
    <w:p w14:paraId="7A9A36AC" w14:textId="77777777" w:rsidR="00421C69" w:rsidRDefault="00421C69">
      <w:pPr>
        <w:pStyle w:val="HTMLPreformatted"/>
        <w:rPr>
          <w:color w:val="000000"/>
        </w:rPr>
      </w:pPr>
    </w:p>
    <w:p w14:paraId="0930667D"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The Operator Setup page (</w:t>
      </w:r>
      <w:proofErr w:type="spellStart"/>
      <w:r>
        <w:rPr>
          <w:rStyle w:val="HTMLCode"/>
          <w:color w:val="000000"/>
        </w:rPr>
        <w:t>BlastyBiz</w:t>
      </w:r>
      <w:proofErr w:type="spellEnd"/>
      <w:r>
        <w:rPr>
          <w:rStyle w:val="HTMLCode"/>
          <w:color w:val="000000"/>
        </w:rPr>
        <w:t>-Admin-Operate.html</w:t>
      </w:r>
      <w:r>
        <w:rPr>
          <w:rFonts w:ascii="Courier New" w:hAnsi="Courier New" w:cs="Courier New"/>
          <w:color w:val="000000"/>
          <w:sz w:val="20"/>
          <w:szCs w:val="20"/>
        </w:rPr>
        <w:t>) has step-by-step instructions for all of these:</w:t>
      </w:r>
    </w:p>
    <w:p w14:paraId="20D88295"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3601"/>
        <w:gridCol w:w="2643"/>
      </w:tblGrid>
      <w:tr w:rsidR="00421C69" w14:paraId="29B9D37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2D16584F"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Secret</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4D46A1CB" w14:textId="77777777" w:rsidR="00421C69" w:rsidRDefault="00421C69">
            <w:pPr>
              <w:spacing w:before="150" w:after="150"/>
              <w:rPr>
                <w:rFonts w:eastAsia="Times New Roman"/>
                <w:b/>
                <w:bCs/>
              </w:rPr>
            </w:pPr>
            <w:r>
              <w:rPr>
                <w:rFonts w:eastAsia="Times New Roman"/>
                <w:b/>
                <w:bCs/>
              </w:rPr>
              <w:t>Where to get it</w:t>
            </w:r>
          </w:p>
        </w:tc>
      </w:tr>
      <w:tr w:rsidR="00421C69" w14:paraId="1687B62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F18911" w14:textId="77777777" w:rsidR="00421C69" w:rsidRDefault="00421C69">
            <w:pPr>
              <w:spacing w:before="150" w:after="150"/>
              <w:rPr>
                <w:rFonts w:eastAsia="Times New Roman"/>
              </w:rPr>
            </w:pPr>
            <w:r>
              <w:rPr>
                <w:rStyle w:val="HTMLCode"/>
              </w:rPr>
              <w:t>ANTHROPIC_API_KEY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24240C" w14:textId="77777777" w:rsidR="00421C69" w:rsidRDefault="00421C69">
            <w:pPr>
              <w:spacing w:before="150" w:after="150"/>
              <w:rPr>
                <w:rFonts w:eastAsia="Times New Roman"/>
              </w:rPr>
            </w:pPr>
            <w:r>
              <w:rPr>
                <w:rFonts w:eastAsia="Times New Roman"/>
              </w:rPr>
              <w:t>console.anthropic.com → API Keys</w:t>
            </w:r>
          </w:p>
        </w:tc>
      </w:tr>
      <w:tr w:rsidR="00421C69" w14:paraId="7A3BCBB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63CF2E" w14:textId="77777777" w:rsidR="00421C69" w:rsidRDefault="00421C69">
            <w:pPr>
              <w:spacing w:before="150" w:after="150"/>
              <w:rPr>
                <w:rFonts w:eastAsia="Times New Roman"/>
              </w:rPr>
            </w:pPr>
            <w:r>
              <w:rPr>
                <w:rStyle w:val="HTMLCode"/>
              </w:rPr>
              <w:t>SQUARE_ACCESS_TOKEN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100FD2" w14:textId="77777777" w:rsidR="00421C69" w:rsidRDefault="00421C69">
            <w:pPr>
              <w:spacing w:before="150" w:after="150"/>
              <w:rPr>
                <w:rFonts w:eastAsia="Times New Roman"/>
              </w:rPr>
            </w:pPr>
            <w:r>
              <w:rPr>
                <w:rFonts w:eastAsia="Times New Roman"/>
              </w:rPr>
              <w:t>Square Developer Dashboard → Credentials</w:t>
            </w:r>
          </w:p>
        </w:tc>
      </w:tr>
      <w:tr w:rsidR="00421C69" w14:paraId="13C86F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034947" w14:textId="77777777" w:rsidR="00421C69" w:rsidRDefault="00421C69">
            <w:pPr>
              <w:spacing w:before="150" w:after="150"/>
              <w:rPr>
                <w:rFonts w:eastAsia="Times New Roman"/>
              </w:rPr>
            </w:pPr>
            <w:r>
              <w:rPr>
                <w:rStyle w:val="HTMLCode"/>
              </w:rPr>
              <w:lastRenderedPageBreak/>
              <w:t>SQUARE_LOCATION_ID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1F172A" w14:textId="77777777" w:rsidR="00421C69" w:rsidRDefault="00421C69">
            <w:pPr>
              <w:spacing w:before="150" w:after="150"/>
              <w:rPr>
                <w:rFonts w:eastAsia="Times New Roman"/>
              </w:rPr>
            </w:pPr>
            <w:r>
              <w:rPr>
                <w:rFonts w:eastAsia="Times New Roman"/>
              </w:rPr>
              <w:t>Square Developer Dashboard → Locations</w:t>
            </w:r>
          </w:p>
        </w:tc>
      </w:tr>
      <w:tr w:rsidR="00421C69" w14:paraId="311B26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5A8E1D" w14:textId="77777777" w:rsidR="00421C69" w:rsidRDefault="00421C69">
            <w:pPr>
              <w:spacing w:before="150" w:after="150"/>
              <w:rPr>
                <w:rFonts w:eastAsia="Times New Roman"/>
              </w:rPr>
            </w:pPr>
            <w:r>
              <w:rPr>
                <w:rStyle w:val="HTMLCode"/>
              </w:rPr>
              <w:t>SQUARE_PRO_PLAN_ID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0AB053" w14:textId="77777777" w:rsidR="00421C69" w:rsidRDefault="00421C69">
            <w:pPr>
              <w:spacing w:before="150" w:after="150"/>
              <w:rPr>
                <w:rFonts w:eastAsia="Times New Roman"/>
              </w:rPr>
            </w:pPr>
            <w:r>
              <w:rPr>
                <w:rFonts w:eastAsia="Times New Roman"/>
              </w:rPr>
              <w:t>Square Dashboard → Catalog (after creating Pro subscription plan)</w:t>
            </w:r>
          </w:p>
        </w:tc>
      </w:tr>
      <w:tr w:rsidR="00421C69" w14:paraId="581277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8FF958" w14:textId="77777777" w:rsidR="00421C69" w:rsidRDefault="00421C69">
            <w:pPr>
              <w:spacing w:before="150" w:after="150"/>
              <w:rPr>
                <w:rFonts w:eastAsia="Times New Roman"/>
              </w:rPr>
            </w:pPr>
            <w:r>
              <w:rPr>
                <w:rStyle w:val="HTMLCode"/>
              </w:rPr>
              <w:t>SQUARE_AGENCY_PLAN_ID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5D9464" w14:textId="77777777" w:rsidR="00421C69" w:rsidRDefault="00421C69">
            <w:pPr>
              <w:spacing w:before="150" w:after="150"/>
              <w:rPr>
                <w:rFonts w:eastAsia="Times New Roman"/>
              </w:rPr>
            </w:pPr>
            <w:r>
              <w:rPr>
                <w:rFonts w:eastAsia="Times New Roman"/>
              </w:rPr>
              <w:t>Square Dashboard → Catalog (after creating Agency subscription plan)</w:t>
            </w:r>
          </w:p>
        </w:tc>
      </w:tr>
      <w:tr w:rsidR="00421C69" w14:paraId="3F4CB9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86F0C8" w14:textId="77777777" w:rsidR="00421C69" w:rsidRDefault="00421C69">
            <w:pPr>
              <w:spacing w:before="150" w:after="150"/>
              <w:rPr>
                <w:rFonts w:eastAsia="Times New Roman"/>
              </w:rPr>
            </w:pPr>
            <w:r>
              <w:rPr>
                <w:rStyle w:val="HTMLCode"/>
              </w:rPr>
              <w:t>SQUARE_WEBHOOK_SIGNATURE_KEY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D011EE" w14:textId="77777777" w:rsidR="00421C69" w:rsidRDefault="00421C69">
            <w:pPr>
              <w:spacing w:before="150" w:after="150"/>
              <w:rPr>
                <w:rFonts w:eastAsia="Times New Roman"/>
              </w:rPr>
            </w:pPr>
            <w:r>
              <w:rPr>
                <w:rFonts w:eastAsia="Times New Roman"/>
              </w:rPr>
              <w:t xml:space="preserve">Square Developer Dashboard → </w:t>
            </w:r>
            <w:proofErr w:type="spellStart"/>
            <w:r>
              <w:rPr>
                <w:rFonts w:eastAsia="Times New Roman"/>
              </w:rPr>
              <w:t>Webhooks</w:t>
            </w:r>
            <w:proofErr w:type="spellEnd"/>
            <w:r>
              <w:rPr>
                <w:rFonts w:eastAsia="Times New Roman"/>
              </w:rPr>
              <w:t xml:space="preserve"> → signature key</w:t>
            </w:r>
          </w:p>
        </w:tc>
      </w:tr>
      <w:tr w:rsidR="00421C69" w14:paraId="15F4BF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687B10" w14:textId="77777777" w:rsidR="00421C69" w:rsidRDefault="00421C69">
            <w:pPr>
              <w:spacing w:before="150" w:after="150"/>
              <w:rPr>
                <w:rFonts w:eastAsia="Times New Roman"/>
              </w:rPr>
            </w:pPr>
            <w:r>
              <w:rPr>
                <w:rStyle w:val="HTMLCode"/>
              </w:rPr>
              <w:t>GOOGLE_CLIENT_ID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4609DA" w14:textId="77777777" w:rsidR="00421C69" w:rsidRDefault="00421C69">
            <w:pPr>
              <w:spacing w:before="150" w:after="150"/>
              <w:rPr>
                <w:rFonts w:eastAsia="Times New Roman"/>
              </w:rPr>
            </w:pPr>
            <w:r>
              <w:rPr>
                <w:rFonts w:eastAsia="Times New Roman"/>
              </w:rPr>
              <w:t>Google Cloud Console → OAuth credentials</w:t>
            </w:r>
          </w:p>
        </w:tc>
      </w:tr>
      <w:tr w:rsidR="00421C69" w14:paraId="1EE2B8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5F5F4E" w14:textId="77777777" w:rsidR="00421C69" w:rsidRDefault="00421C69">
            <w:pPr>
              <w:spacing w:before="150" w:after="150"/>
              <w:rPr>
                <w:rFonts w:eastAsia="Times New Roman"/>
              </w:rPr>
            </w:pPr>
            <w:r>
              <w:rPr>
                <w:rStyle w:val="HTMLCode"/>
              </w:rPr>
              <w:t>GOOGLE_CLIENT_SECRET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D81678" w14:textId="77777777" w:rsidR="00421C69" w:rsidRDefault="00421C69">
            <w:pPr>
              <w:spacing w:before="150" w:after="150"/>
              <w:rPr>
                <w:rFonts w:eastAsia="Times New Roman"/>
              </w:rPr>
            </w:pPr>
            <w:r>
              <w:rPr>
                <w:rFonts w:eastAsia="Times New Roman"/>
              </w:rPr>
              <w:t>Google Cloud Console → OAuth credentials</w:t>
            </w:r>
          </w:p>
        </w:tc>
      </w:tr>
      <w:tr w:rsidR="00421C69" w14:paraId="120C7D3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DF68A5" w14:textId="77777777" w:rsidR="00421C69" w:rsidRDefault="00421C69">
            <w:pPr>
              <w:spacing w:before="150" w:after="150"/>
              <w:rPr>
                <w:rFonts w:eastAsia="Times New Roman"/>
              </w:rPr>
            </w:pPr>
            <w:r>
              <w:rPr>
                <w:rStyle w:val="HTMLCode"/>
              </w:rPr>
              <w:t>FACEBOOK_APP_ID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BE7E9F" w14:textId="77777777" w:rsidR="00421C69" w:rsidRDefault="00421C69">
            <w:pPr>
              <w:spacing w:before="150" w:after="150"/>
              <w:rPr>
                <w:rFonts w:eastAsia="Times New Roman"/>
              </w:rPr>
            </w:pPr>
            <w:r>
              <w:rPr>
                <w:rFonts w:eastAsia="Times New Roman"/>
              </w:rPr>
              <w:t>Meta for Developers → App Settings</w:t>
            </w:r>
          </w:p>
        </w:tc>
      </w:tr>
      <w:tr w:rsidR="00421C69" w14:paraId="10D1E7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2B9C11" w14:textId="77777777" w:rsidR="00421C69" w:rsidRDefault="00421C69">
            <w:pPr>
              <w:spacing w:before="150" w:after="150"/>
              <w:rPr>
                <w:rFonts w:eastAsia="Times New Roman"/>
              </w:rPr>
            </w:pPr>
            <w:r>
              <w:rPr>
                <w:rStyle w:val="HTMLCode"/>
              </w:rPr>
              <w:t>FACEBOOK_APP_SECRET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0EF4CC" w14:textId="77777777" w:rsidR="00421C69" w:rsidRDefault="00421C69">
            <w:pPr>
              <w:spacing w:before="150" w:after="150"/>
              <w:rPr>
                <w:rFonts w:eastAsia="Times New Roman"/>
              </w:rPr>
            </w:pPr>
            <w:r>
              <w:rPr>
                <w:rFonts w:eastAsia="Times New Roman"/>
              </w:rPr>
              <w:t>Meta for Developers → App Settings</w:t>
            </w:r>
          </w:p>
        </w:tc>
      </w:tr>
      <w:tr w:rsidR="00421C69" w14:paraId="5E59860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AD54A7" w14:textId="77777777" w:rsidR="00421C69" w:rsidRDefault="00421C69">
            <w:pPr>
              <w:spacing w:before="150" w:after="150"/>
              <w:rPr>
                <w:rFonts w:eastAsia="Times New Roman"/>
              </w:rPr>
            </w:pPr>
            <w:r>
              <w:rPr>
                <w:rStyle w:val="HTMLCode"/>
              </w:rPr>
              <w:lastRenderedPageBreak/>
              <w:t>RESEND_API_KEY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95869A" w14:textId="77777777" w:rsidR="00421C69" w:rsidRDefault="00421C69">
            <w:pPr>
              <w:spacing w:before="150" w:after="150"/>
              <w:rPr>
                <w:rFonts w:eastAsia="Times New Roman"/>
              </w:rPr>
            </w:pPr>
            <w:r>
              <w:rPr>
                <w:rFonts w:eastAsia="Times New Roman"/>
              </w:rPr>
              <w:t>resend.com/api-keys (set real key; placeholder deployed)</w:t>
            </w:r>
          </w:p>
        </w:tc>
      </w:tr>
    </w:tbl>
    <w:p w14:paraId="2B78A533" w14:textId="77777777" w:rsidR="00421C69" w:rsidRDefault="00421C69">
      <w:pPr>
        <w:pStyle w:val="HTMLPreformatted"/>
        <w:rPr>
          <w:color w:val="000000"/>
        </w:rPr>
      </w:pPr>
    </w:p>
    <w:p w14:paraId="4E664E66"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Style w:val="Strong"/>
          <w:rFonts w:ascii="Courier New" w:hAnsi="Courier New" w:cs="Courier New"/>
          <w:color w:val="000000"/>
          <w:sz w:val="20"/>
          <w:szCs w:val="20"/>
        </w:rPr>
        <w:t>Also required:</w:t>
      </w:r>
    </w:p>
    <w:p w14:paraId="45DA73B9" w14:textId="77777777" w:rsidR="00421C69" w:rsidRDefault="00421C69">
      <w:pPr>
        <w:pStyle w:val="HTMLPreformatted"/>
        <w:rPr>
          <w:color w:val="000000"/>
        </w:rPr>
      </w:pPr>
    </w:p>
    <w:p w14:paraId="689663C9" w14:textId="77777777" w:rsidR="00421C69" w:rsidRDefault="00421C69">
      <w:pPr>
        <w:pStyle w:val="HTMLPreformatted"/>
        <w:ind w:left="720"/>
        <w:rPr>
          <w:color w:val="000000"/>
        </w:rPr>
      </w:pPr>
    </w:p>
    <w:p w14:paraId="6C7EFF37" w14:textId="77777777" w:rsidR="00421C69" w:rsidRDefault="00421C69">
      <w:pPr>
        <w:pStyle w:val="HTMLPreformatted"/>
        <w:numPr>
          <w:ilvl w:val="0"/>
          <w:numId w:val="2"/>
        </w:numPr>
        <w:tabs>
          <w:tab w:val="clear" w:pos="720"/>
        </w:tabs>
        <w:spacing w:before="100" w:beforeAutospacing="1" w:after="100" w:afterAutospacing="1"/>
        <w:rPr>
          <w:color w:val="000000"/>
        </w:rPr>
      </w:pPr>
      <w:r>
        <w:rPr>
          <w:color w:val="000000"/>
        </w:rPr>
        <w:t>Firebase Storage: enable in Firebase Console → Storage (Blaze plan required)</w:t>
      </w:r>
    </w:p>
    <w:p w14:paraId="5F11E215" w14:textId="77777777" w:rsidR="00421C69" w:rsidRDefault="00421C69">
      <w:pPr>
        <w:pStyle w:val="HTMLPreformatted"/>
        <w:ind w:left="720"/>
        <w:rPr>
          <w:color w:val="000000"/>
        </w:rPr>
      </w:pPr>
    </w:p>
    <w:p w14:paraId="4C1B1845" w14:textId="77777777" w:rsidR="00421C69" w:rsidRDefault="00421C69">
      <w:pPr>
        <w:pStyle w:val="HTMLPreformatted"/>
        <w:numPr>
          <w:ilvl w:val="0"/>
          <w:numId w:val="2"/>
        </w:numPr>
        <w:tabs>
          <w:tab w:val="clear" w:pos="720"/>
        </w:tabs>
        <w:spacing w:before="100" w:beforeAutospacing="1" w:after="100" w:afterAutospacing="1"/>
        <w:rPr>
          <w:color w:val="000000"/>
        </w:rPr>
      </w:pPr>
      <w:r>
        <w:rPr>
          <w:color w:val="000000"/>
        </w:rPr>
        <w:t>Resend domain verification: resend.com/domains → add blastybiz.com</w:t>
      </w:r>
    </w:p>
    <w:p w14:paraId="467EE456" w14:textId="77777777" w:rsidR="00421C69" w:rsidRDefault="00421C69">
      <w:pPr>
        <w:pStyle w:val="HTMLPreformatted"/>
        <w:ind w:left="720"/>
        <w:rPr>
          <w:color w:val="000000"/>
        </w:rPr>
      </w:pPr>
    </w:p>
    <w:p w14:paraId="0D0A85D8" w14:textId="77777777" w:rsidR="00421C69" w:rsidRDefault="00421C69">
      <w:pPr>
        <w:pStyle w:val="HTMLPreformatted"/>
        <w:rPr>
          <w:color w:val="000000"/>
        </w:rPr>
      </w:pPr>
    </w:p>
    <w:p w14:paraId="67BD77B3" w14:textId="77777777" w:rsidR="00421C69" w:rsidRDefault="00421C69">
      <w:pPr>
        <w:pStyle w:val="HTMLPreformatted"/>
        <w:rPr>
          <w:color w:val="000000"/>
        </w:rPr>
      </w:pPr>
      <w:r>
        <w:rPr>
          <w:noProof/>
          <w:color w:val="000000"/>
        </w:rPr>
        <mc:AlternateContent>
          <mc:Choice Requires="wps">
            <w:drawing>
              <wp:inline distT="0" distB="0" distL="0" distR="0" wp14:anchorId="1DA97D08" wp14:editId="04CB3E1E">
                <wp:extent cx="5943600" cy="1270"/>
                <wp:effectExtent l="0" t="31750" r="0" b="36830"/>
                <wp:docPr id="997727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BC1368"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AA5EBC3" w14:textId="77777777" w:rsidR="00421C69" w:rsidRDefault="00421C69">
      <w:pPr>
        <w:pStyle w:val="HTMLPreformatted"/>
        <w:rPr>
          <w:color w:val="000000"/>
        </w:rPr>
      </w:pPr>
    </w:p>
    <w:p w14:paraId="7A527A98"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Segoe UI Emoji" w:hAnsi="Segoe UI Emoji" w:cs="Segoe UI Emoji"/>
          <w:color w:val="000000"/>
        </w:rPr>
        <w:t>🐛</w:t>
      </w:r>
      <w:r>
        <w:rPr>
          <w:rFonts w:ascii="Courier New" w:hAnsi="Courier New" w:cs="Courier New"/>
          <w:color w:val="000000"/>
        </w:rPr>
        <w:t xml:space="preserve"> Bugs Fixed</w:t>
      </w:r>
    </w:p>
    <w:p w14:paraId="4936027E"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451"/>
        <w:gridCol w:w="2114"/>
        <w:gridCol w:w="4025"/>
        <w:gridCol w:w="2754"/>
      </w:tblGrid>
      <w:tr w:rsidR="00421C69" w14:paraId="0EE9ABF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380A7D8E"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Date</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057F8C01" w14:textId="77777777" w:rsidR="00421C69" w:rsidRDefault="00421C69">
            <w:pPr>
              <w:spacing w:before="150" w:after="150"/>
              <w:rPr>
                <w:rFonts w:eastAsia="Times New Roman"/>
                <w:b/>
                <w:bCs/>
              </w:rPr>
            </w:pPr>
            <w:r>
              <w:rPr>
                <w:rFonts w:eastAsia="Times New Roman"/>
                <w:b/>
                <w:bCs/>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092AA68F" w14:textId="77777777" w:rsidR="00421C69" w:rsidRDefault="00421C69">
            <w:pPr>
              <w:spacing w:before="150" w:after="150"/>
              <w:rPr>
                <w:rFonts w:eastAsia="Times New Roman"/>
                <w:b/>
                <w:bCs/>
              </w:rPr>
            </w:pPr>
            <w:r>
              <w:rPr>
                <w:rFonts w:eastAsia="Times New Roman"/>
                <w:b/>
                <w:bCs/>
              </w:rPr>
              <w:t>What was wrong</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44446529" w14:textId="77777777" w:rsidR="00421C69" w:rsidRDefault="00421C69">
            <w:pPr>
              <w:spacing w:before="150" w:after="150"/>
              <w:rPr>
                <w:rFonts w:eastAsia="Times New Roman"/>
                <w:b/>
                <w:bCs/>
              </w:rPr>
            </w:pPr>
            <w:r>
              <w:rPr>
                <w:rFonts w:eastAsia="Times New Roman"/>
                <w:b/>
                <w:bCs/>
              </w:rPr>
              <w:t>How it was fixed</w:t>
            </w:r>
          </w:p>
        </w:tc>
      </w:tr>
      <w:tr w:rsidR="00421C69" w14:paraId="5290A4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77D770" w14:textId="77777777" w:rsidR="00421C69" w:rsidRDefault="00421C69">
            <w:pPr>
              <w:spacing w:before="150" w:after="150"/>
              <w:rPr>
                <w:rFonts w:eastAsia="Times New Roman"/>
              </w:rPr>
            </w:pPr>
            <w:r>
              <w:rPr>
                <w:rFonts w:eastAsia="Times New Roman"/>
              </w:rPr>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90A4F3" w14:textId="77777777" w:rsidR="00421C69" w:rsidRDefault="00421C69">
            <w:pPr>
              <w:spacing w:before="150" w:after="150"/>
              <w:rPr>
                <w:rFonts w:eastAsia="Times New Roman"/>
              </w:rPr>
            </w:pPr>
            <w:r>
              <w:rPr>
                <w:rStyle w:val="HTMLCode"/>
              </w:rPr>
              <w:t>BlastyBiz.html</w:t>
            </w:r>
            <w:r>
              <w:rPr>
                <w:rFonts w:eastAsia="Times New Roman"/>
              </w:rPr>
              <w:t xml:space="preserve"> + </w:t>
            </w:r>
            <w:r>
              <w:rPr>
                <w:rStyle w:val="HTMLCode"/>
              </w:rPr>
              <w:t>global-</w:t>
            </w:r>
            <w:proofErr w:type="spellStart"/>
            <w:r>
              <w:rPr>
                <w:rStyle w:val="HTMLCode"/>
              </w:rPr>
              <w:t>style.css</w:t>
            </w:r>
            <w:proofErr w:type="spellEnd"/>
            <w:r>
              <w:rPr>
                <w:rFonts w:eastAsia="Times New Roman"/>
              </w:rPr>
              <w:t xml:space="preserve"> — Platform Get Started card: smart buttons + Open tab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14E022"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Enhancement.</w:t>
            </w:r>
            <w:r>
              <w:rPr>
                <w:rFonts w:eastAsia="Times New Roman"/>
              </w:rPr>
              <w:t xml:space="preserve"> Get Started card had a generic "Sign Up / Sign In" pair regardless of whether signing in was useful, and no way to open the platform in a new tab from the card.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E75ABB" w14:textId="77777777" w:rsidR="00421C69" w:rsidRDefault="00421C69">
            <w:pPr>
              <w:spacing w:before="150" w:after="150"/>
              <w:rPr>
                <w:rFonts w:eastAsia="Times New Roman"/>
              </w:rPr>
            </w:pPr>
            <w:r>
              <w:rPr>
                <w:rFonts w:eastAsia="Times New Roman"/>
              </w:rPr>
              <w:t xml:space="preserve">Rebuilt </w:t>
            </w:r>
            <w:r>
              <w:rPr>
                <w:rStyle w:val="HTMLCode"/>
              </w:rPr>
              <w:t>PLATFORM_SETUP</w:t>
            </w:r>
            <w:r>
              <w:rPr>
                <w:rFonts w:eastAsia="Times New Roman"/>
              </w:rPr>
              <w:t xml:space="preserve"> with per-platform </w:t>
            </w:r>
            <w:r>
              <w:rPr>
                <w:rStyle w:val="HTMLCode"/>
              </w:rPr>
              <w:t xml:space="preserve">signup: { </w:t>
            </w:r>
            <w:proofErr w:type="spellStart"/>
            <w:r>
              <w:rPr>
                <w:rStyle w:val="HTMLCode"/>
              </w:rPr>
              <w:t>url</w:t>
            </w:r>
            <w:proofErr w:type="spellEnd"/>
            <w:r>
              <w:rPr>
                <w:rStyle w:val="HTMLCode"/>
              </w:rPr>
              <w:t>, label }</w:t>
            </w:r>
            <w:r>
              <w:rPr>
                <w:rFonts w:eastAsia="Times New Roman"/>
              </w:rPr>
              <w:t xml:space="preserve"> and optional </w:t>
            </w:r>
            <w:proofErr w:type="spellStart"/>
            <w:r>
              <w:rPr>
                <w:rStyle w:val="HTMLCode"/>
              </w:rPr>
              <w:t>signin</w:t>
            </w:r>
            <w:proofErr w:type="spellEnd"/>
            <w:r>
              <w:rPr>
                <w:rStyle w:val="HTMLCode"/>
              </w:rPr>
              <w:t xml:space="preserve">: { </w:t>
            </w:r>
            <w:proofErr w:type="spellStart"/>
            <w:r>
              <w:rPr>
                <w:rStyle w:val="HTMLCode"/>
              </w:rPr>
              <w:t>url</w:t>
            </w:r>
            <w:proofErr w:type="spellEnd"/>
            <w:r>
              <w:rPr>
                <w:rStyle w:val="HTMLCode"/>
              </w:rPr>
              <w:t>, label }</w:t>
            </w:r>
            <w:r>
              <w:rPr>
                <w:rFonts w:eastAsia="Times New Roman"/>
              </w:rPr>
              <w:t xml:space="preserve">. Sign In button only renders when it leads somewhere actionable (Facebook, Instagram, </w:t>
            </w:r>
            <w:proofErr w:type="spellStart"/>
            <w:r>
              <w:rPr>
                <w:rFonts w:eastAsia="Times New Roman"/>
              </w:rPr>
              <w:lastRenderedPageBreak/>
              <w:t>Nextdoor</w:t>
            </w:r>
            <w:proofErr w:type="spellEnd"/>
            <w:r>
              <w:rPr>
                <w:rFonts w:eastAsia="Times New Roman"/>
              </w:rPr>
              <w:t xml:space="preserve">, Craigslist, Yelp, </w:t>
            </w:r>
            <w:proofErr w:type="spellStart"/>
            <w:r>
              <w:rPr>
                <w:rFonts w:eastAsia="Times New Roman"/>
              </w:rPr>
              <w:t>Alignable</w:t>
            </w:r>
            <w:proofErr w:type="spellEnd"/>
            <w:r>
              <w:rPr>
                <w:rFonts w:eastAsia="Times New Roman"/>
              </w:rPr>
              <w:t xml:space="preserve">, Thumbtack, LinkedIn, X, Pinterest — 10 platforms). Skipped for Google, Bing, </w:t>
            </w:r>
            <w:proofErr w:type="spellStart"/>
            <w:r>
              <w:rPr>
                <w:rFonts w:eastAsia="Times New Roman"/>
              </w:rPr>
              <w:t>Angi</w:t>
            </w:r>
            <w:proofErr w:type="spellEnd"/>
            <w:r>
              <w:rPr>
                <w:rFonts w:eastAsia="Times New Roman"/>
              </w:rPr>
              <w:t xml:space="preserve">, Apple Maps where </w:t>
            </w:r>
            <w:proofErr w:type="spellStart"/>
            <w:r>
              <w:rPr>
                <w:rFonts w:eastAsia="Times New Roman"/>
              </w:rPr>
              <w:t>auth</w:t>
            </w:r>
            <w:proofErr w:type="spellEnd"/>
            <w:r>
              <w:rPr>
                <w:rFonts w:eastAsia="Times New Roman"/>
              </w:rPr>
              <w:t xml:space="preserve"> is inline or the signup funnel is the only path. Each button has a specific label (e.g. "Claim Your Yelp Business →", "Become an </w:t>
            </w:r>
            <w:proofErr w:type="spellStart"/>
            <w:r>
              <w:rPr>
                <w:rFonts w:eastAsia="Times New Roman"/>
              </w:rPr>
              <w:t>Angi</w:t>
            </w:r>
            <w:proofErr w:type="spellEnd"/>
            <w:r>
              <w:rPr>
                <w:rFonts w:eastAsia="Times New Roman"/>
              </w:rPr>
              <w:t xml:space="preserve"> Pro →", "Create Craigslist Account →"). Added "Open →" button in the URL row so users can pop the platform into a new tab at any time — even before they've saved their link, it falls back to the platform default. Added </w:t>
            </w:r>
            <w:proofErr w:type="spellStart"/>
            <w:r>
              <w:rPr>
                <w:rStyle w:val="HTMLCode"/>
              </w:rPr>
              <w:t>window.saveGsUrl</w:t>
            </w:r>
            <w:proofErr w:type="spellEnd"/>
            <w:r>
              <w:rPr>
                <w:rFonts w:eastAsia="Times New Roman"/>
              </w:rPr>
              <w:t xml:space="preserve"> (saves typed URL to </w:t>
            </w:r>
            <w:proofErr w:type="spellStart"/>
            <w:r>
              <w:rPr>
                <w:rFonts w:eastAsia="Times New Roman"/>
              </w:rPr>
              <w:t>Firestore</w:t>
            </w:r>
            <w:proofErr w:type="spellEnd"/>
            <w:r>
              <w:rPr>
                <w:rFonts w:eastAsia="Times New Roman"/>
              </w:rPr>
              <w:t xml:space="preserve"> + syncs to URL row input) and </w:t>
            </w:r>
            <w:proofErr w:type="spellStart"/>
            <w:r>
              <w:rPr>
                <w:rStyle w:val="HTMLCode"/>
              </w:rPr>
              <w:t>window.openGsPage</w:t>
            </w:r>
            <w:proofErr w:type="spellEnd"/>
            <w:r>
              <w:rPr>
                <w:rFonts w:eastAsia="Times New Roman"/>
              </w:rPr>
              <w:t xml:space="preserve"> (opens typed/saved/default URL in new tab). CSS v49→v50.</w:t>
            </w:r>
          </w:p>
        </w:tc>
      </w:tr>
      <w:tr w:rsidR="00421C69" w14:paraId="5FE47C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0C69E3" w14:textId="77777777" w:rsidR="00421C69" w:rsidRDefault="00421C69">
            <w:pPr>
              <w:spacing w:before="150" w:after="150"/>
              <w:rPr>
                <w:rFonts w:eastAsia="Times New Roman"/>
              </w:rPr>
            </w:pPr>
            <w:r>
              <w:rPr>
                <w:rFonts w:eastAsia="Times New Roman"/>
              </w:rPr>
              <w:lastRenderedPageBreak/>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46D5AD" w14:textId="77777777" w:rsidR="00421C69" w:rsidRDefault="00421C69">
            <w:pPr>
              <w:spacing w:before="150" w:after="150"/>
              <w:rPr>
                <w:rFonts w:eastAsia="Times New Roman"/>
              </w:rPr>
            </w:pPr>
            <w:r>
              <w:rPr>
                <w:rStyle w:val="HTMLCode"/>
              </w:rPr>
              <w:t>BlastyBiz.html</w:t>
            </w:r>
            <w:r>
              <w:rPr>
                <w:rFonts w:eastAsia="Times New Roman"/>
              </w:rPr>
              <w:t xml:space="preserve"> + </w:t>
            </w:r>
            <w:r>
              <w:rPr>
                <w:rStyle w:val="HTMLCode"/>
              </w:rPr>
              <w:t>global-</w:t>
            </w:r>
            <w:proofErr w:type="spellStart"/>
            <w:r>
              <w:rPr>
                <w:rStyle w:val="HTMLCode"/>
              </w:rPr>
              <w:t>style.css</w:t>
            </w:r>
            <w:proofErr w:type="spellEnd"/>
            <w:r>
              <w:rPr>
                <w:rFonts w:eastAsia="Times New Roman"/>
              </w:rPr>
              <w:t xml:space="preserve"> — Platform "Get Started" cards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8007C5"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Enhancement.</w:t>
            </w:r>
            <w:r>
              <w:rPr>
                <w:rFonts w:eastAsia="Times New Roman"/>
              </w:rPr>
              <w:t xml:space="preserve"> When a platform accordion was opened but the platform wasn't enabled, users saw nothing helpful — no guidance on what the platform is or how to join 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B6D3B3" w14:textId="77777777" w:rsidR="00421C69" w:rsidRDefault="00421C69">
            <w:pPr>
              <w:spacing w:before="150" w:after="150"/>
              <w:rPr>
                <w:rFonts w:eastAsia="Times New Roman"/>
              </w:rPr>
            </w:pPr>
            <w:r>
              <w:rPr>
                <w:rFonts w:eastAsia="Times New Roman"/>
              </w:rPr>
              <w:t>Added a "Get Started" card inside every disabled platform's accordion body. Shows a one-sentence pitch for the platform, a direct "</w:t>
            </w:r>
            <w:r>
              <w:rPr>
                <w:rFonts w:ascii="Segoe UI Emoji" w:eastAsia="Times New Roman" w:hAnsi="Segoe UI Emoji" w:cs="Segoe UI Emoji"/>
              </w:rPr>
              <w:t>🔗</w:t>
            </w:r>
            <w:r>
              <w:rPr>
                <w:rFonts w:eastAsia="Times New Roman"/>
              </w:rPr>
              <w:t xml:space="preserve"> Get started on [Platform] →" link to the signup/claim page (all 15 platforms covered), and a hint: "Once you're set up, toggle this platform on above and we'll generate posts for you." Card disappears automatically when the platform is enabled. CSS v48→v49 with </w:t>
            </w:r>
            <w:r>
              <w:rPr>
                <w:rStyle w:val="HTMLCode"/>
              </w:rPr>
              <w:t>.</w:t>
            </w:r>
            <w:proofErr w:type="spellStart"/>
            <w:r>
              <w:rPr>
                <w:rStyle w:val="HTMLCode"/>
              </w:rPr>
              <w:t>qp-getstarted</w:t>
            </w:r>
            <w:proofErr w:type="spellEnd"/>
            <w:r>
              <w:rPr>
                <w:rFonts w:eastAsia="Times New Roman"/>
              </w:rPr>
              <w:t xml:space="preserve">, </w:t>
            </w:r>
            <w:r>
              <w:rPr>
                <w:rStyle w:val="HTMLCode"/>
              </w:rPr>
              <w:t>.</w:t>
            </w:r>
            <w:proofErr w:type="spellStart"/>
            <w:r>
              <w:rPr>
                <w:rStyle w:val="HTMLCode"/>
              </w:rPr>
              <w:t>qp</w:t>
            </w:r>
            <w:proofErr w:type="spellEnd"/>
            <w:r>
              <w:rPr>
                <w:rStyle w:val="HTMLCode"/>
              </w:rPr>
              <w:t>-</w:t>
            </w:r>
            <w:proofErr w:type="spellStart"/>
            <w:r>
              <w:rPr>
                <w:rStyle w:val="HTMLCode"/>
              </w:rPr>
              <w:t>getstarted</w:t>
            </w:r>
            <w:proofErr w:type="spellEnd"/>
            <w:r>
              <w:rPr>
                <w:rStyle w:val="HTMLCode"/>
              </w:rPr>
              <w:t>-tip</w:t>
            </w:r>
            <w:r>
              <w:rPr>
                <w:rFonts w:eastAsia="Times New Roman"/>
              </w:rPr>
              <w:t xml:space="preserve">, </w:t>
            </w:r>
            <w:r>
              <w:rPr>
                <w:rStyle w:val="HTMLCode"/>
              </w:rPr>
              <w:t>.</w:t>
            </w:r>
            <w:proofErr w:type="spellStart"/>
            <w:r>
              <w:rPr>
                <w:rStyle w:val="HTMLCode"/>
              </w:rPr>
              <w:t>qp</w:t>
            </w:r>
            <w:proofErr w:type="spellEnd"/>
            <w:r>
              <w:rPr>
                <w:rStyle w:val="HTMLCode"/>
              </w:rPr>
              <w:t>-</w:t>
            </w:r>
            <w:proofErr w:type="spellStart"/>
            <w:r>
              <w:rPr>
                <w:rStyle w:val="HTMLCode"/>
              </w:rPr>
              <w:t>getstarted</w:t>
            </w:r>
            <w:proofErr w:type="spellEnd"/>
            <w:r>
              <w:rPr>
                <w:rStyle w:val="HTMLCode"/>
              </w:rPr>
              <w:t>-link</w:t>
            </w:r>
            <w:r>
              <w:rPr>
                <w:rFonts w:eastAsia="Times New Roman"/>
              </w:rPr>
              <w:t xml:space="preserve">, </w:t>
            </w:r>
            <w:r>
              <w:rPr>
                <w:rStyle w:val="HTMLCode"/>
              </w:rPr>
              <w:t>.</w:t>
            </w:r>
            <w:proofErr w:type="spellStart"/>
            <w:r>
              <w:rPr>
                <w:rStyle w:val="HTMLCode"/>
              </w:rPr>
              <w:t>qp</w:t>
            </w:r>
            <w:proofErr w:type="spellEnd"/>
            <w:r>
              <w:rPr>
                <w:rStyle w:val="HTMLCode"/>
              </w:rPr>
              <w:t>-</w:t>
            </w:r>
            <w:proofErr w:type="spellStart"/>
            <w:r>
              <w:rPr>
                <w:rStyle w:val="HTMLCode"/>
              </w:rPr>
              <w:t>getstarted</w:t>
            </w:r>
            <w:proofErr w:type="spellEnd"/>
            <w:r>
              <w:rPr>
                <w:rStyle w:val="HTMLCode"/>
              </w:rPr>
              <w:t>-hint</w:t>
            </w:r>
            <w:r>
              <w:rPr>
                <w:rFonts w:eastAsia="Times New Roman"/>
              </w:rPr>
              <w:t xml:space="preserve"> classes.</w:t>
            </w:r>
          </w:p>
        </w:tc>
      </w:tr>
      <w:tr w:rsidR="00421C69" w14:paraId="2F9DB0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7B47C5" w14:textId="77777777" w:rsidR="00421C69" w:rsidRDefault="00421C69">
            <w:pPr>
              <w:spacing w:before="150" w:after="150"/>
              <w:rPr>
                <w:rFonts w:eastAsia="Times New Roman"/>
              </w:rPr>
            </w:pPr>
            <w:r>
              <w:rPr>
                <w:rFonts w:eastAsia="Times New Roman"/>
              </w:rPr>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7D307A" w14:textId="77777777" w:rsidR="00421C69" w:rsidRDefault="00421C69">
            <w:pPr>
              <w:spacing w:before="150" w:after="150"/>
              <w:rPr>
                <w:rFonts w:eastAsia="Times New Roman"/>
              </w:rPr>
            </w:pPr>
            <w:r>
              <w:rPr>
                <w:rStyle w:val="HTMLCode"/>
              </w:rPr>
              <w:t>BlastyBiz.html</w:t>
            </w:r>
            <w:r>
              <w:rPr>
                <w:rFonts w:eastAsia="Times New Roman"/>
              </w:rPr>
              <w:t xml:space="preserve"> + </w:t>
            </w:r>
            <w:r>
              <w:rPr>
                <w:rStyle w:val="HTMLCode"/>
              </w:rPr>
              <w:t>global-</w:t>
            </w:r>
            <w:proofErr w:type="spellStart"/>
            <w:r>
              <w:rPr>
                <w:rStyle w:val="HTMLCode"/>
              </w:rPr>
              <w:t>style.css</w:t>
            </w:r>
            <w:proofErr w:type="spellEnd"/>
            <w:r>
              <w:rPr>
                <w:rFonts w:eastAsia="Times New Roman"/>
              </w:rPr>
              <w:t xml:space="preserve"> — Copy &amp; Open / Platform URL feature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B97EFB"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Enhancement.</w:t>
            </w:r>
            <w:r>
              <w:rPr>
                <w:rFonts w:eastAsia="Times New Roman"/>
              </w:rPr>
              <w:t xml:space="preserve"> No quick way for users to jump from their AI-generated copy directly to their platform page. Users had to manually open a browser tab, navigate to the platform, then paste.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4921AD" w14:textId="77777777" w:rsidR="00421C69" w:rsidRDefault="00421C69">
            <w:pPr>
              <w:spacing w:before="150" w:after="150"/>
              <w:rPr>
                <w:rFonts w:eastAsia="Times New Roman"/>
              </w:rPr>
            </w:pPr>
            <w:r>
              <w:rPr>
                <w:rFonts w:eastAsia="Times New Roman"/>
              </w:rPr>
              <w:t>Added a platform page URL row to every accordion (always visible when expanded): "Your [Platform] page" label + URL input with smart placeholder (pre-</w:t>
            </w:r>
            <w:r>
              <w:rPr>
                <w:rFonts w:eastAsia="Times New Roman"/>
              </w:rPr>
              <w:lastRenderedPageBreak/>
              <w:t xml:space="preserve">filled from </w:t>
            </w:r>
            <w:proofErr w:type="spellStart"/>
            <w:r>
              <w:rPr>
                <w:rFonts w:eastAsia="Times New Roman"/>
              </w:rPr>
              <w:t>Firestore</w:t>
            </w:r>
            <w:proofErr w:type="spellEnd"/>
            <w:r>
              <w:rPr>
                <w:rFonts w:eastAsia="Times New Roman"/>
              </w:rPr>
              <w:t xml:space="preserve"> on load, auto-saves on blur) + "Open →" button (opens their saved URL or a sensible platform default). After Generate, every platform accordion now shows a green "</w:t>
            </w:r>
            <w:r>
              <w:rPr>
                <w:rFonts w:ascii="Segoe UI Emoji" w:eastAsia="Times New Roman" w:hAnsi="Segoe UI Emoji" w:cs="Segoe UI Emoji"/>
              </w:rPr>
              <w:t>📋</w:t>
            </w:r>
            <w:r>
              <w:rPr>
                <w:rFonts w:eastAsia="Times New Roman"/>
              </w:rPr>
              <w:t xml:space="preserve"> Copy &amp; Open [Platform] →" button — one tap copies the AI copy to clipboard and opens the platform in a new tab. Manual platforms also keep the "</w:t>
            </w:r>
            <w:r>
              <w:rPr>
                <w:rFonts w:ascii="Segoe UI Emoji" w:eastAsia="Times New Roman" w:hAnsi="Segoe UI Emoji" w:cs="Segoe UI Emoji"/>
              </w:rPr>
              <w:t>📤</w:t>
            </w:r>
            <w:r>
              <w:rPr>
                <w:rFonts w:eastAsia="Times New Roman"/>
              </w:rPr>
              <w:t xml:space="preserve"> Share with photos" button below it. Added </w:t>
            </w:r>
            <w:r>
              <w:rPr>
                <w:rStyle w:val="HTMLCode"/>
              </w:rPr>
              <w:t>PLATFORM_DEFAULT_URLS</w:t>
            </w:r>
            <w:r>
              <w:rPr>
                <w:rFonts w:eastAsia="Times New Roman"/>
              </w:rPr>
              <w:t xml:space="preserve"> (15 platforms) and </w:t>
            </w:r>
            <w:r>
              <w:rPr>
                <w:rStyle w:val="HTMLCode"/>
              </w:rPr>
              <w:t>PLATFORM_URL_HINTS</w:t>
            </w:r>
            <w:r>
              <w:rPr>
                <w:rFonts w:eastAsia="Times New Roman"/>
              </w:rPr>
              <w:t xml:space="preserve"> constants, </w:t>
            </w:r>
            <w:proofErr w:type="spellStart"/>
            <w:r>
              <w:rPr>
                <w:rStyle w:val="HTMLCode"/>
              </w:rPr>
              <w:t>window.copyAndOpen</w:t>
            </w:r>
            <w:proofErr w:type="spellEnd"/>
            <w:r>
              <w:rPr>
                <w:rFonts w:eastAsia="Times New Roman"/>
              </w:rPr>
              <w:t xml:space="preserve">, </w:t>
            </w:r>
            <w:proofErr w:type="spellStart"/>
            <w:r>
              <w:rPr>
                <w:rStyle w:val="HTMLCode"/>
              </w:rPr>
              <w:t>window.openPlatformPage</w:t>
            </w:r>
            <w:proofErr w:type="spellEnd"/>
            <w:r>
              <w:rPr>
                <w:rFonts w:eastAsia="Times New Roman"/>
              </w:rPr>
              <w:t xml:space="preserve">, and </w:t>
            </w:r>
            <w:proofErr w:type="spellStart"/>
            <w:r>
              <w:rPr>
                <w:rStyle w:val="HTMLCode"/>
              </w:rPr>
              <w:t>window.savePlatformUrl</w:t>
            </w:r>
            <w:proofErr w:type="spellEnd"/>
            <w:r>
              <w:rPr>
                <w:rFonts w:eastAsia="Times New Roman"/>
              </w:rPr>
              <w:t xml:space="preserve"> (persists to </w:t>
            </w:r>
            <w:proofErr w:type="spellStart"/>
            <w:r>
              <w:rPr>
                <w:rStyle w:val="HTMLCode"/>
              </w:rPr>
              <w:t>platformConnections</w:t>
            </w:r>
            <w:proofErr w:type="spellEnd"/>
            <w:r>
              <w:rPr>
                <w:rStyle w:val="HTMLCode"/>
              </w:rPr>
              <w:t>/{</w:t>
            </w:r>
            <w:proofErr w:type="spellStart"/>
            <w:r>
              <w:rPr>
                <w:rStyle w:val="HTMLCode"/>
              </w:rPr>
              <w:t>pid</w:t>
            </w:r>
            <w:proofErr w:type="spellEnd"/>
            <w:r>
              <w:rPr>
                <w:rStyle w:val="HTMLCode"/>
              </w:rPr>
              <w:t>}.</w:t>
            </w:r>
            <w:proofErr w:type="spellStart"/>
            <w:r>
              <w:rPr>
                <w:rStyle w:val="HTMLCode"/>
              </w:rPr>
              <w:t>profileUrl</w:t>
            </w:r>
            <w:proofErr w:type="spellEnd"/>
            <w:r>
              <w:rPr>
                <w:rFonts w:eastAsia="Times New Roman"/>
              </w:rPr>
              <w:t xml:space="preserve"> in </w:t>
            </w:r>
            <w:proofErr w:type="spellStart"/>
            <w:r>
              <w:rPr>
                <w:rFonts w:eastAsia="Times New Roman"/>
              </w:rPr>
              <w:t>Firestore</w:t>
            </w:r>
            <w:proofErr w:type="spellEnd"/>
            <w:r>
              <w:rPr>
                <w:rFonts w:eastAsia="Times New Roman"/>
              </w:rPr>
              <w:t xml:space="preserve">). CSS v47→v48 with new </w:t>
            </w:r>
            <w:r>
              <w:rPr>
                <w:rStyle w:val="HTMLCode"/>
              </w:rPr>
              <w:t>.</w:t>
            </w:r>
            <w:proofErr w:type="spellStart"/>
            <w:r>
              <w:rPr>
                <w:rStyle w:val="HTMLCode"/>
              </w:rPr>
              <w:t>qp</w:t>
            </w:r>
            <w:proofErr w:type="spellEnd"/>
            <w:r>
              <w:rPr>
                <w:rStyle w:val="HTMLCode"/>
              </w:rPr>
              <w:t>-</w:t>
            </w:r>
            <w:proofErr w:type="spellStart"/>
            <w:r>
              <w:rPr>
                <w:rStyle w:val="HTMLCode"/>
              </w:rPr>
              <w:t>url</w:t>
            </w:r>
            <w:proofErr w:type="spellEnd"/>
            <w:r>
              <w:rPr>
                <w:rStyle w:val="HTMLCode"/>
              </w:rPr>
              <w:t>-section</w:t>
            </w:r>
            <w:r>
              <w:rPr>
                <w:rFonts w:eastAsia="Times New Roman"/>
              </w:rPr>
              <w:t xml:space="preserve">, </w:t>
            </w:r>
            <w:r>
              <w:rPr>
                <w:rStyle w:val="HTMLCode"/>
              </w:rPr>
              <w:t>.</w:t>
            </w:r>
            <w:proofErr w:type="spellStart"/>
            <w:r>
              <w:rPr>
                <w:rStyle w:val="HTMLCode"/>
              </w:rPr>
              <w:t>qp</w:t>
            </w:r>
            <w:proofErr w:type="spellEnd"/>
            <w:r>
              <w:rPr>
                <w:rStyle w:val="HTMLCode"/>
              </w:rPr>
              <w:t>-</w:t>
            </w:r>
            <w:proofErr w:type="spellStart"/>
            <w:r>
              <w:rPr>
                <w:rStyle w:val="HTMLCode"/>
              </w:rPr>
              <w:t>url</w:t>
            </w:r>
            <w:proofErr w:type="spellEnd"/>
            <w:r>
              <w:rPr>
                <w:rStyle w:val="HTMLCode"/>
              </w:rPr>
              <w:t>-row</w:t>
            </w:r>
            <w:r>
              <w:rPr>
                <w:rFonts w:eastAsia="Times New Roman"/>
              </w:rPr>
              <w:t xml:space="preserve">, </w:t>
            </w:r>
            <w:r>
              <w:rPr>
                <w:rStyle w:val="HTMLCode"/>
              </w:rPr>
              <w:t>.</w:t>
            </w:r>
            <w:proofErr w:type="spellStart"/>
            <w:r>
              <w:rPr>
                <w:rStyle w:val="HTMLCode"/>
              </w:rPr>
              <w:t>qp</w:t>
            </w:r>
            <w:proofErr w:type="spellEnd"/>
            <w:r>
              <w:rPr>
                <w:rStyle w:val="HTMLCode"/>
              </w:rPr>
              <w:t>-</w:t>
            </w:r>
            <w:proofErr w:type="spellStart"/>
            <w:r>
              <w:rPr>
                <w:rStyle w:val="HTMLCode"/>
              </w:rPr>
              <w:t>url</w:t>
            </w:r>
            <w:proofErr w:type="spellEnd"/>
            <w:r>
              <w:rPr>
                <w:rStyle w:val="HTMLCode"/>
              </w:rPr>
              <w:t>-input</w:t>
            </w:r>
            <w:r>
              <w:rPr>
                <w:rFonts w:eastAsia="Times New Roman"/>
              </w:rPr>
              <w:t xml:space="preserve">, </w:t>
            </w:r>
            <w:r>
              <w:rPr>
                <w:rStyle w:val="HTMLCode"/>
              </w:rPr>
              <w:t>.</w:t>
            </w:r>
            <w:proofErr w:type="spellStart"/>
            <w:r>
              <w:rPr>
                <w:rStyle w:val="HTMLCode"/>
              </w:rPr>
              <w:t>qp</w:t>
            </w:r>
            <w:proofErr w:type="spellEnd"/>
            <w:r>
              <w:rPr>
                <w:rStyle w:val="HTMLCode"/>
              </w:rPr>
              <w:t>-</w:t>
            </w:r>
            <w:r>
              <w:rPr>
                <w:rStyle w:val="HTMLCode"/>
              </w:rPr>
              <w:lastRenderedPageBreak/>
              <w:t>open-</w:t>
            </w:r>
            <w:proofErr w:type="spellStart"/>
            <w:r>
              <w:rPr>
                <w:rStyle w:val="HTMLCode"/>
              </w:rPr>
              <w:t>btn</w:t>
            </w:r>
            <w:proofErr w:type="spellEnd"/>
            <w:r>
              <w:rPr>
                <w:rFonts w:eastAsia="Times New Roman"/>
              </w:rPr>
              <w:t xml:space="preserve">, </w:t>
            </w:r>
            <w:r>
              <w:rPr>
                <w:rStyle w:val="HTMLCode"/>
              </w:rPr>
              <w:t>.</w:t>
            </w:r>
            <w:proofErr w:type="spellStart"/>
            <w:r>
              <w:rPr>
                <w:rStyle w:val="HTMLCode"/>
              </w:rPr>
              <w:t>qp</w:t>
            </w:r>
            <w:proofErr w:type="spellEnd"/>
            <w:r>
              <w:rPr>
                <w:rStyle w:val="HTMLCode"/>
              </w:rPr>
              <w:t>-copy-open-</w:t>
            </w:r>
            <w:proofErr w:type="spellStart"/>
            <w:r>
              <w:rPr>
                <w:rStyle w:val="HTMLCode"/>
              </w:rPr>
              <w:t>btn</w:t>
            </w:r>
            <w:proofErr w:type="spellEnd"/>
            <w:r>
              <w:rPr>
                <w:rFonts w:eastAsia="Times New Roman"/>
              </w:rPr>
              <w:t xml:space="preserve"> classes.</w:t>
            </w:r>
          </w:p>
        </w:tc>
      </w:tr>
      <w:tr w:rsidR="00421C69" w14:paraId="6716E5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77EA7E" w14:textId="77777777" w:rsidR="00421C69" w:rsidRDefault="00421C69">
            <w:pPr>
              <w:spacing w:before="150" w:after="150"/>
              <w:rPr>
                <w:rFonts w:eastAsia="Times New Roman"/>
              </w:rPr>
            </w:pPr>
            <w:r>
              <w:rPr>
                <w:rFonts w:eastAsia="Times New Roman"/>
              </w:rPr>
              <w:lastRenderedPageBreak/>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6BC2B5" w14:textId="77777777" w:rsidR="00421C69" w:rsidRDefault="00421C69">
            <w:pPr>
              <w:spacing w:before="150" w:after="150"/>
              <w:rPr>
                <w:rFonts w:eastAsia="Times New Roman"/>
              </w:rPr>
            </w:pPr>
            <w:r>
              <w:rPr>
                <w:rStyle w:val="HTMLCode"/>
              </w:rPr>
              <w:t>BlastyBiz.html</w:t>
            </w:r>
            <w:r>
              <w:rPr>
                <w:rFonts w:eastAsia="Times New Roman"/>
              </w:rPr>
              <w:t xml:space="preserve"> + </w:t>
            </w:r>
            <w:r>
              <w:rPr>
                <w:rStyle w:val="HTMLCode"/>
              </w:rPr>
              <w:t>global-</w:t>
            </w:r>
            <w:proofErr w:type="spellStart"/>
            <w:r>
              <w:rPr>
                <w:rStyle w:val="HTMLCode"/>
              </w:rPr>
              <w:t>style.css</w:t>
            </w:r>
            <w:proofErr w:type="spellEnd"/>
            <w:r>
              <w:rPr>
                <w:rFonts w:eastAsia="Times New Roman"/>
              </w:rPr>
              <w:t xml:space="preserve"> — Share to Platform feature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1978EA"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Enhancement.</w:t>
            </w:r>
            <w:r>
              <w:rPr>
                <w:rFonts w:eastAsia="Times New Roman"/>
              </w:rPr>
              <w:t xml:space="preserve"> No way for users to get copy + photos into manual (copy-paste) platforms in one step. Users had to copy text, open the platform, paste, then separately find and attach photos.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4076B4" w14:textId="77777777" w:rsidR="00421C69" w:rsidRDefault="00421C69">
            <w:pPr>
              <w:spacing w:before="150" w:after="150"/>
              <w:rPr>
                <w:rFonts w:eastAsia="Times New Roman"/>
              </w:rPr>
            </w:pPr>
            <w:r>
              <w:rPr>
                <w:rFonts w:eastAsia="Times New Roman"/>
              </w:rPr>
              <w:t>Added a "</w:t>
            </w:r>
            <w:r>
              <w:rPr>
                <w:rFonts w:ascii="Segoe UI Emoji" w:eastAsia="Times New Roman" w:hAnsi="Segoe UI Emoji" w:cs="Segoe UI Emoji"/>
              </w:rPr>
              <w:t>📤</w:t>
            </w:r>
            <w:r>
              <w:rPr>
                <w:rFonts w:eastAsia="Times New Roman"/>
              </w:rPr>
              <w:t xml:space="preserve"> Share to [Platform]" button to every manual platform accordion after Generate. Tapping it opens the native mobile share sheet with the AI copy + selected photos pre-loaded. Photos are fetched as File blobs in tap order; if the device/browser supports file sharing, images go with the text — otherwise text-only fallback. Added numbered order badges (1, 2, 3…) on selected photo thumbnails. Extended </w:t>
            </w:r>
            <w:r>
              <w:rPr>
                <w:rStyle w:val="HTMLCode"/>
              </w:rPr>
              <w:t>PLATFORM_IMAGE_SUPPORT</w:t>
            </w:r>
            <w:r>
              <w:rPr>
                <w:rFonts w:eastAsia="Times New Roman"/>
              </w:rPr>
              <w:t xml:space="preserve"> to include Facebook Marketplace (24), LinkedIn (9), X (4), Pinterest (1). Each share button shows a "Why this way?" note explaining that the </w:t>
            </w:r>
            <w:r>
              <w:rPr>
                <w:rFonts w:eastAsia="Times New Roman"/>
              </w:rPr>
              <w:lastRenderedPageBreak/>
              <w:t xml:space="preserve">platform controls direct access — not </w:t>
            </w:r>
            <w:proofErr w:type="spellStart"/>
            <w:r>
              <w:rPr>
                <w:rFonts w:eastAsia="Times New Roman"/>
              </w:rPr>
              <w:t>BlastyBiz</w:t>
            </w:r>
            <w:proofErr w:type="spellEnd"/>
            <w:r>
              <w:rPr>
                <w:rFonts w:eastAsia="Times New Roman"/>
              </w:rPr>
              <w:t>.</w:t>
            </w:r>
          </w:p>
        </w:tc>
      </w:tr>
      <w:tr w:rsidR="00421C69" w14:paraId="070B86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6D7BF6" w14:textId="77777777" w:rsidR="00421C69" w:rsidRDefault="00421C69">
            <w:pPr>
              <w:spacing w:before="150" w:after="150"/>
              <w:rPr>
                <w:rFonts w:eastAsia="Times New Roman"/>
              </w:rPr>
            </w:pPr>
            <w:r>
              <w:rPr>
                <w:rFonts w:eastAsia="Times New Roman"/>
              </w:rPr>
              <w:lastRenderedPageBreak/>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3990FE" w14:textId="77777777" w:rsidR="00421C69" w:rsidRDefault="00421C69">
            <w:pPr>
              <w:spacing w:before="150" w:after="150"/>
              <w:rPr>
                <w:rFonts w:eastAsia="Times New Roman"/>
              </w:rPr>
            </w:pPr>
            <w:proofErr w:type="spellStart"/>
            <w:r>
              <w:rPr>
                <w:rStyle w:val="HTMLCode"/>
              </w:rPr>
              <w:t>BlastyBiz</w:t>
            </w:r>
            <w:proofErr w:type="spellEnd"/>
            <w:r>
              <w:rPr>
                <w:rStyle w:val="HTMLCode"/>
              </w:rPr>
              <w:t>-Plan-Pro.html</w:t>
            </w:r>
            <w:r>
              <w:rPr>
                <w:rFonts w:eastAsia="Times New Roman"/>
              </w:rPr>
              <w:t xml:space="preserve"> — "Start Free Trial" mid-page button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7C2714"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Mid-page "Start Free Trial →" button interrupting the Pro plan page.</w:t>
            </w:r>
            <w:r>
              <w:rPr>
                <w:rFonts w:eastAsia="Times New Roman"/>
              </w:rPr>
              <w:t xml:space="preserve"> The CTA appeared mid-scroll between the comparison list and the AI memory section, breaking the page flow.</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F41D0E" w14:textId="77777777" w:rsidR="00421C69" w:rsidRDefault="00421C69">
            <w:pPr>
              <w:spacing w:before="150" w:after="150"/>
              <w:rPr>
                <w:rFonts w:eastAsia="Times New Roman"/>
              </w:rPr>
            </w:pPr>
            <w:r>
              <w:rPr>
                <w:rFonts w:eastAsia="Times New Roman"/>
              </w:rPr>
              <w:t>Removed the entire section containing the mid-page "Start Free Trial →" button and its sub-note.</w:t>
            </w:r>
          </w:p>
        </w:tc>
      </w:tr>
      <w:tr w:rsidR="00421C69" w14:paraId="520252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3072AA" w14:textId="77777777" w:rsidR="00421C69" w:rsidRDefault="00421C69">
            <w:pPr>
              <w:spacing w:before="150" w:after="150"/>
              <w:rPr>
                <w:rFonts w:eastAsia="Times New Roman"/>
              </w:rPr>
            </w:pPr>
            <w:r>
              <w:rPr>
                <w:rFonts w:eastAsia="Times New Roman"/>
              </w:rPr>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ABBBA6" w14:textId="77777777" w:rsidR="00421C69" w:rsidRDefault="00421C69">
            <w:pPr>
              <w:spacing w:before="150" w:after="150"/>
              <w:rPr>
                <w:rFonts w:eastAsia="Times New Roman"/>
              </w:rPr>
            </w:pPr>
            <w:proofErr w:type="spellStart"/>
            <w:r>
              <w:rPr>
                <w:rStyle w:val="HTMLCode"/>
              </w:rPr>
              <w:t>BlastyBiz</w:t>
            </w:r>
            <w:proofErr w:type="spellEnd"/>
            <w:r>
              <w:rPr>
                <w:rStyle w:val="HTMLCode"/>
              </w:rPr>
              <w:t>-Plan-Pro.html</w:t>
            </w:r>
            <w:r>
              <w:rPr>
                <w:rFonts w:eastAsia="Times New Roman"/>
              </w:rPr>
              <w:t xml:space="preserve"> — "Not ready? Start free instead" button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4AAB9F"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Unwanted button mid-page on Pro plan page.</w:t>
            </w:r>
            <w:r>
              <w:rPr>
                <w:rFonts w:eastAsia="Times New Roman"/>
              </w:rPr>
              <w:t xml:space="preserve"> "Not ready? Start free instead →" button was showing in the middle of the Pro plan page, undermining the upgrade CTA.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A69DD8" w14:textId="77777777" w:rsidR="00421C69" w:rsidRDefault="00421C69">
            <w:pPr>
              <w:spacing w:before="150" w:after="150"/>
              <w:rPr>
                <w:rFonts w:eastAsia="Times New Roman"/>
              </w:rPr>
            </w:pPr>
            <w:r>
              <w:rPr>
                <w:rFonts w:eastAsia="Times New Roman"/>
              </w:rPr>
              <w:t xml:space="preserve">Removed the entire </w:t>
            </w:r>
            <w:r>
              <w:rPr>
                <w:rStyle w:val="HTMLCode"/>
              </w:rPr>
              <w:t>&lt;section&gt;</w:t>
            </w:r>
            <w:r>
              <w:rPr>
                <w:rFonts w:eastAsia="Times New Roman"/>
              </w:rPr>
              <w:t xml:space="preserve"> block containing that button.</w:t>
            </w:r>
          </w:p>
        </w:tc>
      </w:tr>
      <w:tr w:rsidR="00421C69" w14:paraId="0F6C29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1CD667" w14:textId="77777777" w:rsidR="00421C69" w:rsidRDefault="00421C69">
            <w:pPr>
              <w:spacing w:before="150" w:after="150"/>
              <w:rPr>
                <w:rFonts w:eastAsia="Times New Roman"/>
              </w:rPr>
            </w:pPr>
            <w:r>
              <w:rPr>
                <w:rFonts w:eastAsia="Times New Roman"/>
              </w:rPr>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59F340" w14:textId="77777777" w:rsidR="00421C69" w:rsidRDefault="00421C69">
            <w:pPr>
              <w:spacing w:before="150" w:after="150"/>
              <w:rPr>
                <w:rFonts w:eastAsia="Times New Roman"/>
              </w:rPr>
            </w:pPr>
            <w:r>
              <w:rPr>
                <w:rStyle w:val="HTMLCode"/>
              </w:rPr>
              <w:t>BlastyBiz.html</w:t>
            </w:r>
            <w:r>
              <w:rPr>
                <w:rFonts w:eastAsia="Times New Roman"/>
              </w:rPr>
              <w:t xml:space="preserve"> — Library copy button: raw HTML leaking onto platform cards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D5C32D"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Raw button HTML visible as text overlaying platform cards.</w:t>
            </w:r>
            <w:r>
              <w:rPr>
                <w:rFonts w:eastAsia="Times New Roman"/>
              </w:rPr>
              <w:t xml:space="preserve"> </w:t>
            </w:r>
            <w:proofErr w:type="spellStart"/>
            <w:r>
              <w:rPr>
                <w:rStyle w:val="HTMLCode"/>
              </w:rPr>
              <w:t>renderLibrary</w:t>
            </w:r>
            <w:proofErr w:type="spellEnd"/>
            <w:r>
              <w:rPr>
                <w:rStyle w:val="HTMLCode"/>
              </w:rPr>
              <w:t>()</w:t>
            </w:r>
            <w:r>
              <w:rPr>
                <w:rFonts w:eastAsia="Times New Roman"/>
              </w:rPr>
              <w:t xml:space="preserve"> built a </w:t>
            </w:r>
            <w:r>
              <w:rPr>
                <w:rStyle w:val="HTMLCode"/>
              </w:rPr>
              <w:t>&lt;button onclick="navigator.clipboard.writeText(${JSON.stringify(item.copy)})..."&gt;</w:t>
            </w:r>
            <w:r>
              <w:rPr>
                <w:rFonts w:eastAsia="Times New Roman"/>
              </w:rPr>
              <w:t xml:space="preserve"> — </w:t>
            </w:r>
            <w:proofErr w:type="spellStart"/>
            <w:r>
              <w:rPr>
                <w:rStyle w:val="HTMLCode"/>
              </w:rPr>
              <w:t>JSON.stringify</w:t>
            </w:r>
            <w:proofErr w:type="spellEnd"/>
            <w:r>
              <w:rPr>
                <w:rFonts w:eastAsia="Times New Roman"/>
              </w:rPr>
              <w:t xml:space="preserve"> wraps the value in double quotes, but the </w:t>
            </w:r>
            <w:proofErr w:type="spellStart"/>
            <w:r>
              <w:rPr>
                <w:rStyle w:val="HTMLCode"/>
              </w:rPr>
              <w:t>onclick</w:t>
            </w:r>
            <w:proofErr w:type="spellEnd"/>
            <w:r>
              <w:rPr>
                <w:rFonts w:eastAsia="Times New Roman"/>
              </w:rPr>
              <w:t xml:space="preserve"> attribute is also double-quote delimited. The first </w:t>
            </w:r>
            <w:r>
              <w:rPr>
                <w:rStyle w:val="HTMLCode"/>
              </w:rPr>
              <w:t>"</w:t>
            </w:r>
            <w:r>
              <w:rPr>
                <w:rFonts w:eastAsia="Times New Roman"/>
              </w:rPr>
              <w:t xml:space="preserve"> in the JSON broke out of the attribute, dumping the rest (</w:t>
            </w:r>
            <w:r>
              <w:rPr>
                <w:rStyle w:val="HTMLCode"/>
              </w:rPr>
              <w:t>class="lib-action-</w:t>
            </w:r>
            <w:proofErr w:type="spellStart"/>
            <w:r>
              <w:rPr>
                <w:rStyle w:val="HTMLCode"/>
              </w:rPr>
              <w:t>btn</w:t>
            </w:r>
            <w:proofErr w:type="spellEnd"/>
            <w:r>
              <w:rPr>
                <w:rStyle w:val="HTMLCode"/>
              </w:rPr>
              <w:t>"&gt;</w:t>
            </w:r>
            <w:r>
              <w:rPr>
                <w:rFonts w:eastAsia="Times New Roman"/>
              </w:rPr>
              <w:t xml:space="preserve">) as </w:t>
            </w:r>
            <w:r>
              <w:rPr>
                <w:rFonts w:eastAsia="Times New Roman"/>
              </w:rPr>
              <w:lastRenderedPageBreak/>
              <w:t>visible raw text that floated over every platform card.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AD88F7" w14:textId="77777777" w:rsidR="00421C69" w:rsidRDefault="00421C69">
            <w:pPr>
              <w:spacing w:before="150" w:after="150"/>
              <w:rPr>
                <w:rFonts w:eastAsia="Times New Roman"/>
              </w:rPr>
            </w:pPr>
            <w:r>
              <w:rPr>
                <w:rFonts w:eastAsia="Times New Roman"/>
              </w:rPr>
              <w:lastRenderedPageBreak/>
              <w:t xml:space="preserve">Replaced inline </w:t>
            </w:r>
            <w:proofErr w:type="spellStart"/>
            <w:r>
              <w:rPr>
                <w:rStyle w:val="HTMLCode"/>
              </w:rPr>
              <w:t>JSON.stringify</w:t>
            </w:r>
            <w:proofErr w:type="spellEnd"/>
            <w:r>
              <w:rPr>
                <w:rFonts w:eastAsia="Times New Roman"/>
              </w:rPr>
              <w:t xml:space="preserve"> in </w:t>
            </w:r>
            <w:proofErr w:type="spellStart"/>
            <w:r>
              <w:rPr>
                <w:rStyle w:val="HTMLCode"/>
              </w:rPr>
              <w:t>onclick</w:t>
            </w:r>
            <w:proofErr w:type="spellEnd"/>
            <w:r>
              <w:rPr>
                <w:rFonts w:eastAsia="Times New Roman"/>
              </w:rPr>
              <w:t xml:space="preserve"> with a </w:t>
            </w:r>
            <w:r>
              <w:rPr>
                <w:rStyle w:val="HTMLCode"/>
              </w:rPr>
              <w:t>data-copy="${</w:t>
            </w:r>
            <w:proofErr w:type="spellStart"/>
            <w:r>
              <w:rPr>
                <w:rStyle w:val="HTMLCode"/>
              </w:rPr>
              <w:t>escHtml</w:t>
            </w:r>
            <w:proofErr w:type="spellEnd"/>
            <w:r>
              <w:rPr>
                <w:rStyle w:val="HTMLCode"/>
              </w:rPr>
              <w:t>(</w:t>
            </w:r>
            <w:proofErr w:type="spellStart"/>
            <w:r>
              <w:rPr>
                <w:rStyle w:val="HTMLCode"/>
              </w:rPr>
              <w:t>item.copy</w:t>
            </w:r>
            <w:proofErr w:type="spellEnd"/>
            <w:r>
              <w:rPr>
                <w:rStyle w:val="HTMLCode"/>
              </w:rPr>
              <w:t>)}"</w:t>
            </w:r>
            <w:r>
              <w:rPr>
                <w:rFonts w:eastAsia="Times New Roman"/>
              </w:rPr>
              <w:t xml:space="preserve"> attribute and a </w:t>
            </w:r>
            <w:proofErr w:type="spellStart"/>
            <w:r>
              <w:rPr>
                <w:rStyle w:val="HTMLCode"/>
              </w:rPr>
              <w:t>copyLibItem</w:t>
            </w:r>
            <w:proofErr w:type="spellEnd"/>
            <w:r>
              <w:rPr>
                <w:rStyle w:val="HTMLCode"/>
              </w:rPr>
              <w:t>(</w:t>
            </w:r>
            <w:proofErr w:type="spellStart"/>
            <w:r>
              <w:rPr>
                <w:rStyle w:val="HTMLCode"/>
              </w:rPr>
              <w:t>btn</w:t>
            </w:r>
            <w:proofErr w:type="spellEnd"/>
            <w:r>
              <w:rPr>
                <w:rStyle w:val="HTMLCode"/>
              </w:rPr>
              <w:t>)</w:t>
            </w:r>
            <w:r>
              <w:rPr>
                <w:rFonts w:eastAsia="Times New Roman"/>
              </w:rPr>
              <w:t xml:space="preserve"> helper that reads </w:t>
            </w:r>
            <w:proofErr w:type="spellStart"/>
            <w:r>
              <w:rPr>
                <w:rStyle w:val="HTMLCode"/>
              </w:rPr>
              <w:t>btn.getAttribute</w:t>
            </w:r>
            <w:proofErr w:type="spellEnd"/>
            <w:r>
              <w:rPr>
                <w:rStyle w:val="HTMLCode"/>
              </w:rPr>
              <w:t>('data-copy')</w:t>
            </w:r>
            <w:r>
              <w:rPr>
                <w:rFonts w:eastAsia="Times New Roman"/>
              </w:rPr>
              <w:t xml:space="preserve">. HTML-escaping the data attribute handles all </w:t>
            </w:r>
            <w:r>
              <w:rPr>
                <w:rFonts w:eastAsia="Times New Roman"/>
              </w:rPr>
              <w:lastRenderedPageBreak/>
              <w:t>quote/special characters safely.</w:t>
            </w:r>
          </w:p>
        </w:tc>
      </w:tr>
      <w:tr w:rsidR="00421C69" w14:paraId="05EEF8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8593F3" w14:textId="77777777" w:rsidR="00421C69" w:rsidRDefault="00421C69">
            <w:pPr>
              <w:spacing w:before="150" w:after="150"/>
              <w:rPr>
                <w:rFonts w:eastAsia="Times New Roman"/>
              </w:rPr>
            </w:pPr>
            <w:r>
              <w:rPr>
                <w:rFonts w:eastAsia="Times New Roman"/>
              </w:rPr>
              <w:lastRenderedPageBreak/>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89AD49" w14:textId="77777777" w:rsidR="00421C69" w:rsidRDefault="00421C69">
            <w:pPr>
              <w:spacing w:before="150" w:after="150"/>
              <w:rPr>
                <w:rFonts w:eastAsia="Times New Roman"/>
              </w:rPr>
            </w:pPr>
            <w:r>
              <w:rPr>
                <w:rStyle w:val="HTMLCode"/>
              </w:rPr>
              <w:t>BlastyBiz.html</w:t>
            </w:r>
            <w:r>
              <w:rPr>
                <w:rFonts w:eastAsia="Times New Roman"/>
              </w:rPr>
              <w:t xml:space="preserve"> — "About You in Copy": phone, email, website toggles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C9CBD3"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Enhancement.</w:t>
            </w:r>
            <w:r>
              <w:rPr>
                <w:rFonts w:eastAsia="Times New Roman"/>
              </w:rPr>
              <w:t xml:space="preserve"> No way to control whether phone, email, or website were included in AI-generated copy.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9D0C55" w14:textId="77777777" w:rsidR="00421C69" w:rsidRDefault="00421C69">
            <w:pPr>
              <w:spacing w:before="150" w:after="150"/>
              <w:rPr>
                <w:rFonts w:eastAsia="Times New Roman"/>
              </w:rPr>
            </w:pPr>
            <w:r>
              <w:rPr>
                <w:rFonts w:eastAsia="Times New Roman"/>
              </w:rPr>
              <w:t xml:space="preserve">Added three Yes/No rows to the About You in Copy card: "Include phone in copy", "Include email in copy", "Include website in copy" — all defaulting to Yes. Rows only appear when the profile has the corresponding value. Settings persisted to </w:t>
            </w:r>
            <w:proofErr w:type="spellStart"/>
            <w:r>
              <w:rPr>
                <w:rFonts w:eastAsia="Times New Roman"/>
              </w:rPr>
              <w:t>Firestore</w:t>
            </w:r>
            <w:proofErr w:type="spellEnd"/>
            <w:r>
              <w:rPr>
                <w:rFonts w:eastAsia="Times New Roman"/>
              </w:rPr>
              <w:t xml:space="preserve"> and restored on page load. Both </w:t>
            </w:r>
            <w:proofErr w:type="spellStart"/>
            <w:r>
              <w:rPr>
                <w:rStyle w:val="HTMLCode"/>
              </w:rPr>
              <w:t>runAdaptation</w:t>
            </w:r>
            <w:proofErr w:type="spellEnd"/>
            <w:r>
              <w:rPr>
                <w:rFonts w:eastAsia="Times New Roman"/>
              </w:rPr>
              <w:t xml:space="preserve"> and </w:t>
            </w:r>
            <w:proofErr w:type="spellStart"/>
            <w:r>
              <w:rPr>
                <w:rStyle w:val="HTMLCode"/>
              </w:rPr>
              <w:t>regeneratePlatformCopy</w:t>
            </w:r>
            <w:proofErr w:type="spellEnd"/>
            <w:r>
              <w:rPr>
                <w:rFonts w:eastAsia="Times New Roman"/>
              </w:rPr>
              <w:t xml:space="preserve"> gate each field on its </w:t>
            </w:r>
            <w:proofErr w:type="spellStart"/>
            <w:r>
              <w:rPr>
                <w:rFonts w:eastAsia="Times New Roman"/>
              </w:rPr>
              <w:t>ynState</w:t>
            </w:r>
            <w:proofErr w:type="spellEnd"/>
            <w:r>
              <w:rPr>
                <w:rFonts w:eastAsia="Times New Roman"/>
              </w:rPr>
              <w:t xml:space="preserve"> before sending to Claude. Email also added to the CF prompt for the first time.</w:t>
            </w:r>
          </w:p>
        </w:tc>
      </w:tr>
      <w:tr w:rsidR="00421C69" w14:paraId="00097A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D0E3C8" w14:textId="77777777" w:rsidR="00421C69" w:rsidRDefault="00421C69">
            <w:pPr>
              <w:spacing w:before="150" w:after="150"/>
              <w:rPr>
                <w:rFonts w:eastAsia="Times New Roman"/>
              </w:rPr>
            </w:pPr>
            <w:r>
              <w:rPr>
                <w:rFonts w:eastAsia="Times New Roman"/>
              </w:rPr>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BF4C44" w14:textId="77777777" w:rsidR="00421C69" w:rsidRDefault="00421C69">
            <w:pPr>
              <w:spacing w:before="150" w:after="150"/>
              <w:rPr>
                <w:rFonts w:eastAsia="Times New Roman"/>
              </w:rPr>
            </w:pPr>
            <w:proofErr w:type="spellStart"/>
            <w:r>
              <w:rPr>
                <w:rStyle w:val="HTMLCode"/>
              </w:rPr>
              <w:t>firestore.rules</w:t>
            </w:r>
            <w:proofErr w:type="spellEnd"/>
            <w:r>
              <w:rPr>
                <w:rFonts w:eastAsia="Times New Roman"/>
              </w:rPr>
              <w:t xml:space="preserve"> — </w:t>
            </w:r>
            <w:proofErr w:type="spellStart"/>
            <w:r>
              <w:rPr>
                <w:rStyle w:val="HTMLCode"/>
              </w:rPr>
              <w:t>platformConnections</w:t>
            </w:r>
            <w:proofErr w:type="spellEnd"/>
            <w:r>
              <w:rPr>
                <w:rFonts w:eastAsia="Times New Roman"/>
              </w:rPr>
              <w:t xml:space="preserve"> update rule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DDBA06"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Platform toggle selections (Send To) not persisting between sessions.</w:t>
            </w:r>
            <w:r>
              <w:rPr>
                <w:rFonts w:eastAsia="Times New Roman"/>
              </w:rPr>
              <w:t xml:space="preserve"> The </w:t>
            </w:r>
            <w:proofErr w:type="spellStart"/>
            <w:r>
              <w:rPr>
                <w:rFonts w:eastAsia="Times New Roman"/>
              </w:rPr>
              <w:t>Firestore</w:t>
            </w:r>
            <w:proofErr w:type="spellEnd"/>
            <w:r>
              <w:rPr>
                <w:rFonts w:eastAsia="Times New Roman"/>
              </w:rPr>
              <w:t xml:space="preserve"> </w:t>
            </w:r>
            <w:r>
              <w:rPr>
                <w:rStyle w:val="HTMLCode"/>
              </w:rPr>
              <w:t>update</w:t>
            </w:r>
            <w:r>
              <w:rPr>
                <w:rFonts w:eastAsia="Times New Roman"/>
              </w:rPr>
              <w:t xml:space="preserve"> rule for </w:t>
            </w:r>
            <w:proofErr w:type="spellStart"/>
            <w:r>
              <w:rPr>
                <w:rStyle w:val="HTMLCode"/>
              </w:rPr>
              <w:t>platformConnections</w:t>
            </w:r>
            <w:proofErr w:type="spellEnd"/>
            <w:r>
              <w:rPr>
                <w:rFonts w:eastAsia="Times New Roman"/>
              </w:rPr>
              <w:t xml:space="preserve"> only allowed owners to set </w:t>
            </w:r>
            <w:r>
              <w:rPr>
                <w:rStyle w:val="HTMLCode"/>
              </w:rPr>
              <w:t>status → 'disconnected'</w:t>
            </w:r>
            <w:r>
              <w:rPr>
                <w:rFonts w:eastAsia="Times New Roman"/>
              </w:rPr>
              <w:t xml:space="preserve">. Every subsequent </w:t>
            </w:r>
            <w:proofErr w:type="spellStart"/>
            <w:r>
              <w:rPr>
                <w:rStyle w:val="HTMLCode"/>
              </w:rPr>
              <w:t>savePlatforms</w:t>
            </w:r>
            <w:proofErr w:type="spellEnd"/>
            <w:r>
              <w:rPr>
                <w:rStyle w:val="HTMLCode"/>
              </w:rPr>
              <w:t>()</w:t>
            </w:r>
            <w:r>
              <w:rPr>
                <w:rFonts w:eastAsia="Times New Roman"/>
              </w:rPr>
              <w:t xml:space="preserve"> call used </w:t>
            </w:r>
            <w:proofErr w:type="spellStart"/>
            <w:r>
              <w:rPr>
                <w:rStyle w:val="HTMLCode"/>
              </w:rPr>
              <w:t>batch.set</w:t>
            </w:r>
            <w:proofErr w:type="spellEnd"/>
            <w:r>
              <w:rPr>
                <w:rStyle w:val="HTMLCode"/>
              </w:rPr>
              <w:t>(..., { merge: true })</w:t>
            </w:r>
            <w:r>
              <w:rPr>
                <w:rFonts w:eastAsia="Times New Roman"/>
              </w:rPr>
              <w:t xml:space="preserve"> </w:t>
            </w:r>
            <w:r>
              <w:rPr>
                <w:rFonts w:eastAsia="Times New Roman"/>
              </w:rPr>
              <w:lastRenderedPageBreak/>
              <w:t xml:space="preserve">— which is an </w:t>
            </w:r>
            <w:r>
              <w:rPr>
                <w:rStyle w:val="HTMLCode"/>
              </w:rPr>
              <w:t>update</w:t>
            </w:r>
            <w:r>
              <w:rPr>
                <w:rFonts w:eastAsia="Times New Roman"/>
              </w:rPr>
              <w:t xml:space="preserve"> on existing docs — and </w:t>
            </w:r>
            <w:proofErr w:type="spellStart"/>
            <w:r>
              <w:rPr>
                <w:rFonts w:eastAsia="Times New Roman"/>
              </w:rPr>
              <w:t>Firestore</w:t>
            </w:r>
            <w:proofErr w:type="spellEnd"/>
            <w:r>
              <w:rPr>
                <w:rFonts w:eastAsia="Times New Roman"/>
              </w:rPr>
              <w:t xml:space="preserve"> silently rejected the write because </w:t>
            </w:r>
            <w:r>
              <w:rPr>
                <w:rStyle w:val="HTMLCode"/>
              </w:rPr>
              <w:t>enabled</w:t>
            </w:r>
            <w:r>
              <w:rPr>
                <w:rFonts w:eastAsia="Times New Roman"/>
              </w:rPr>
              <w:t xml:space="preserve"> and </w:t>
            </w:r>
            <w:proofErr w:type="spellStart"/>
            <w:r>
              <w:rPr>
                <w:rStyle w:val="HTMLCode"/>
              </w:rPr>
              <w:t>updatedAt</w:t>
            </w:r>
            <w:proofErr w:type="spellEnd"/>
            <w:r>
              <w:rPr>
                <w:rFonts w:eastAsia="Times New Roman"/>
              </w:rPr>
              <w:t xml:space="preserve"> weren't in the allowed field list. Selections appeared to save locally but were dropped by the server on every toggle after the initial create.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36528B" w14:textId="77777777" w:rsidR="00421C69" w:rsidRDefault="00421C69">
            <w:pPr>
              <w:spacing w:before="150" w:after="150"/>
              <w:rPr>
                <w:rFonts w:eastAsia="Times New Roman"/>
              </w:rPr>
            </w:pPr>
            <w:r>
              <w:rPr>
                <w:rFonts w:eastAsia="Times New Roman"/>
              </w:rPr>
              <w:lastRenderedPageBreak/>
              <w:t xml:space="preserve">Expanded the </w:t>
            </w:r>
            <w:r>
              <w:rPr>
                <w:rStyle w:val="HTMLCode"/>
              </w:rPr>
              <w:t>allow update</w:t>
            </w:r>
            <w:r>
              <w:rPr>
                <w:rFonts w:eastAsia="Times New Roman"/>
              </w:rPr>
              <w:t xml:space="preserve"> rule: owners can now update any field EXCEPT sensitive OAuth fields (</w:t>
            </w:r>
            <w:proofErr w:type="spellStart"/>
            <w:r>
              <w:rPr>
                <w:rStyle w:val="HTMLCode"/>
              </w:rPr>
              <w:t>accessToken</w:t>
            </w:r>
            <w:proofErr w:type="spellEnd"/>
            <w:r>
              <w:rPr>
                <w:rFonts w:eastAsia="Times New Roman"/>
              </w:rPr>
              <w:t xml:space="preserve">, </w:t>
            </w:r>
            <w:proofErr w:type="spellStart"/>
            <w:r>
              <w:rPr>
                <w:rStyle w:val="HTMLCode"/>
              </w:rPr>
              <w:t>refreshToken</w:t>
            </w:r>
            <w:proofErr w:type="spellEnd"/>
            <w:r>
              <w:rPr>
                <w:rFonts w:eastAsia="Times New Roman"/>
              </w:rPr>
              <w:t xml:space="preserve">, </w:t>
            </w:r>
            <w:proofErr w:type="spellStart"/>
            <w:r>
              <w:rPr>
                <w:rStyle w:val="HTMLCode"/>
              </w:rPr>
              <w:t>locationId</w:t>
            </w:r>
            <w:proofErr w:type="spellEnd"/>
            <w:r>
              <w:rPr>
                <w:rFonts w:eastAsia="Times New Roman"/>
              </w:rPr>
              <w:t xml:space="preserve">, </w:t>
            </w:r>
            <w:proofErr w:type="spellStart"/>
            <w:r>
              <w:rPr>
                <w:rStyle w:val="HTMLCode"/>
              </w:rPr>
              <w:t>pageId</w:t>
            </w:r>
            <w:proofErr w:type="spellEnd"/>
            <w:r>
              <w:rPr>
                <w:rFonts w:eastAsia="Times New Roman"/>
              </w:rPr>
              <w:t xml:space="preserve">, </w:t>
            </w:r>
            <w:proofErr w:type="spellStart"/>
            <w:r>
              <w:rPr>
                <w:rStyle w:val="HTMLCode"/>
              </w:rPr>
              <w:lastRenderedPageBreak/>
              <w:t>pageToken</w:t>
            </w:r>
            <w:proofErr w:type="spellEnd"/>
            <w:r>
              <w:rPr>
                <w:rFonts w:eastAsia="Times New Roman"/>
              </w:rPr>
              <w:t xml:space="preserve">, </w:t>
            </w:r>
            <w:r>
              <w:rPr>
                <w:rStyle w:val="HTMLCode"/>
              </w:rPr>
              <w:t>code</w:t>
            </w:r>
            <w:r>
              <w:rPr>
                <w:rFonts w:eastAsia="Times New Roman"/>
              </w:rPr>
              <w:t xml:space="preserve">, </w:t>
            </w:r>
            <w:proofErr w:type="spellStart"/>
            <w:r>
              <w:rPr>
                <w:rStyle w:val="HTMLCode"/>
              </w:rPr>
              <w:t>tokenExpiry</w:t>
            </w:r>
            <w:proofErr w:type="spellEnd"/>
            <w:r>
              <w:rPr>
                <w:rFonts w:eastAsia="Times New Roman"/>
              </w:rPr>
              <w:t xml:space="preserve">). Deployed </w:t>
            </w:r>
            <w:proofErr w:type="spellStart"/>
            <w:r>
              <w:rPr>
                <w:rStyle w:val="HTMLCode"/>
              </w:rPr>
              <w:t>firestore:rules</w:t>
            </w:r>
            <w:proofErr w:type="spellEnd"/>
            <w:r>
              <w:rPr>
                <w:rFonts w:eastAsia="Times New Roman"/>
              </w:rPr>
              <w:t>.</w:t>
            </w:r>
          </w:p>
        </w:tc>
      </w:tr>
      <w:tr w:rsidR="00421C69" w14:paraId="788F86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B0890A" w14:textId="77777777" w:rsidR="00421C69" w:rsidRDefault="00421C69">
            <w:pPr>
              <w:spacing w:before="150" w:after="150"/>
              <w:rPr>
                <w:rFonts w:eastAsia="Times New Roman"/>
              </w:rPr>
            </w:pPr>
            <w:r>
              <w:rPr>
                <w:rFonts w:eastAsia="Times New Roman"/>
              </w:rPr>
              <w:lastRenderedPageBreak/>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85EF1E"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resolveCategories</w:t>
            </w:r>
            <w:proofErr w:type="spellEnd"/>
            <w:r>
              <w:rPr>
                <w:rFonts w:eastAsia="Times New Roman"/>
              </w:rPr>
              <w:t xml:space="preserve"> CF: </w:t>
            </w:r>
            <w:proofErr w:type="spellStart"/>
            <w:r>
              <w:rPr>
                <w:rStyle w:val="HTMLCode"/>
              </w:rPr>
              <w:t>max_tokens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333904"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Category picker failed with JSON parse error.</w:t>
            </w:r>
            <w:r>
              <w:rPr>
                <w:rFonts w:eastAsia="Times New Roman"/>
              </w:rPr>
              <w:t xml:space="preserve"> CF logs showed </w:t>
            </w:r>
            <w:r>
              <w:rPr>
                <w:rStyle w:val="HTMLCode"/>
              </w:rPr>
              <w:t>AI error [</w:t>
            </w:r>
            <w:proofErr w:type="spellStart"/>
            <w:r>
              <w:rPr>
                <w:rStyle w:val="HTMLCode"/>
              </w:rPr>
              <w:t>json_parse</w:t>
            </w:r>
            <w:proofErr w:type="spellEnd"/>
            <w:r>
              <w:rPr>
                <w:rStyle w:val="HTMLCode"/>
              </w:rPr>
              <w:t xml:space="preserve">]: Unexpected token 'I', "I need </w:t>
            </w:r>
            <w:proofErr w:type="spellStart"/>
            <w:r>
              <w:rPr>
                <w:rStyle w:val="HTMLCode"/>
              </w:rPr>
              <w:t>mor</w:t>
            </w:r>
            <w:proofErr w:type="spellEnd"/>
            <w:r>
              <w:rPr>
                <w:rStyle w:val="HTMLCode"/>
              </w:rPr>
              <w:t>"...</w:t>
            </w:r>
            <w:r>
              <w:rPr>
                <w:rFonts w:eastAsia="Times New Roman"/>
              </w:rPr>
              <w:t xml:space="preserve"> — Claude was running out of tokens mid-response and writing prose ("I need more context", "Looking at...") instead of valid JSON. Root cause: </w:t>
            </w:r>
            <w:proofErr w:type="spellStart"/>
            <w:r>
              <w:rPr>
                <w:rStyle w:val="HTMLCode"/>
              </w:rPr>
              <w:t>max_tokens</w:t>
            </w:r>
            <w:proofErr w:type="spellEnd"/>
            <w:r>
              <w:rPr>
                <w:rFonts w:eastAsia="Times New Roman"/>
              </w:rPr>
              <w:t xml:space="preserve"> was set to 500, too low for 9-platform category lists plus follow-up question JSON.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1F4465" w14:textId="77777777" w:rsidR="00421C69" w:rsidRDefault="00421C69">
            <w:pPr>
              <w:spacing w:before="150" w:after="150"/>
              <w:rPr>
                <w:rFonts w:eastAsia="Times New Roman"/>
              </w:rPr>
            </w:pPr>
            <w:r>
              <w:rPr>
                <w:rFonts w:eastAsia="Times New Roman"/>
              </w:rPr>
              <w:t xml:space="preserve">Increased </w:t>
            </w:r>
            <w:proofErr w:type="spellStart"/>
            <w:r>
              <w:rPr>
                <w:rStyle w:val="HTMLCode"/>
              </w:rPr>
              <w:t>max_tokens</w:t>
            </w:r>
            <w:proofErr w:type="spellEnd"/>
            <w:r>
              <w:rPr>
                <w:rFonts w:eastAsia="Times New Roman"/>
              </w:rPr>
              <w:t xml:space="preserve"> from 500 → 1024 in </w:t>
            </w:r>
            <w:proofErr w:type="spellStart"/>
            <w:r>
              <w:rPr>
                <w:rStyle w:val="HTMLCode"/>
              </w:rPr>
              <w:t>resolveCategories</w:t>
            </w:r>
            <w:proofErr w:type="spellEnd"/>
            <w:r>
              <w:rPr>
                <w:rFonts w:eastAsia="Times New Roman"/>
              </w:rPr>
              <w:t xml:space="preserve">. Deployed </w:t>
            </w:r>
            <w:proofErr w:type="spellStart"/>
            <w:r>
              <w:rPr>
                <w:rStyle w:val="HTMLCode"/>
              </w:rPr>
              <w:t>functions:resolveCategories</w:t>
            </w:r>
            <w:proofErr w:type="spellEnd"/>
            <w:r>
              <w:rPr>
                <w:rFonts w:eastAsia="Times New Roman"/>
              </w:rPr>
              <w:t>.</w:t>
            </w:r>
          </w:p>
        </w:tc>
      </w:tr>
      <w:tr w:rsidR="00421C69" w14:paraId="13F7617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24ABC3" w14:textId="77777777" w:rsidR="00421C69" w:rsidRDefault="00421C69">
            <w:pPr>
              <w:spacing w:before="150" w:after="150"/>
              <w:rPr>
                <w:rFonts w:eastAsia="Times New Roman"/>
              </w:rPr>
            </w:pPr>
            <w:r>
              <w:rPr>
                <w:rFonts w:eastAsia="Times New Roman"/>
              </w:rPr>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DE191A" w14:textId="77777777" w:rsidR="00421C69" w:rsidRDefault="00421C69">
            <w:pPr>
              <w:spacing w:before="150" w:after="150"/>
              <w:rPr>
                <w:rFonts w:eastAsia="Times New Roman"/>
              </w:rPr>
            </w:pPr>
            <w:r>
              <w:rPr>
                <w:rStyle w:val="HTMLCode"/>
              </w:rPr>
              <w:t>BlastyBiz.html</w:t>
            </w:r>
            <w:r>
              <w:rPr>
                <w:rFonts w:eastAsia="Times New Roman"/>
              </w:rPr>
              <w:t xml:space="preserve"> — "About You in Copy": address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75DC4E"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Address appeared in AI copy even for online-only businesses.</w:t>
            </w:r>
            <w:r>
              <w:rPr>
                <w:rFonts w:eastAsia="Times New Roman"/>
              </w:rPr>
              <w:t xml:space="preserve"> No way for users to control whether their address was included in generated copy. Online-only businesses had their address silently blocked by the </w:t>
            </w:r>
            <w:proofErr w:type="spellStart"/>
            <w:r>
              <w:rPr>
                <w:rStyle w:val="HTMLCode"/>
              </w:rPr>
              <w:t>effLocType</w:t>
            </w:r>
            <w:proofErr w:type="spellEnd"/>
            <w:r>
              <w:rPr>
                <w:rFonts w:eastAsia="Times New Roman"/>
              </w:rPr>
              <w:t xml:space="preserve"> guard but it wasn't enforced reliably, and physical/both businesses had no opt-out.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91585A" w14:textId="77777777" w:rsidR="00421C69" w:rsidRDefault="00421C69">
            <w:pPr>
              <w:spacing w:before="150" w:after="150"/>
              <w:rPr>
                <w:rFonts w:eastAsia="Times New Roman"/>
              </w:rPr>
            </w:pPr>
            <w:r>
              <w:rPr>
                <w:rFonts w:eastAsia="Times New Roman"/>
              </w:rPr>
              <w:t xml:space="preserve">(1) Added "Include address in copy" Yes/No row to the About You card (default: Yes). (2) Row is hidden entirely for online-only businesses — address is always suppressed for them. (3) Row shown for physical/both so user can flip to No. (4) </w:t>
            </w:r>
            <w:r>
              <w:rPr>
                <w:rFonts w:eastAsia="Times New Roman"/>
              </w:rPr>
              <w:lastRenderedPageBreak/>
              <w:t xml:space="preserve">Both </w:t>
            </w:r>
            <w:proofErr w:type="spellStart"/>
            <w:r>
              <w:rPr>
                <w:rStyle w:val="HTMLCode"/>
              </w:rPr>
              <w:t>runAdaptation</w:t>
            </w:r>
            <w:proofErr w:type="spellEnd"/>
            <w:r>
              <w:rPr>
                <w:rStyle w:val="HTMLCode"/>
              </w:rPr>
              <w:t>()</w:t>
            </w:r>
            <w:r>
              <w:rPr>
                <w:rFonts w:eastAsia="Times New Roman"/>
              </w:rPr>
              <w:t xml:space="preserve"> and </w:t>
            </w:r>
            <w:proofErr w:type="spellStart"/>
            <w:r>
              <w:rPr>
                <w:rStyle w:val="HTMLCode"/>
              </w:rPr>
              <w:t>regeneratePlatformCopy</w:t>
            </w:r>
            <w:proofErr w:type="spellEnd"/>
            <w:r>
              <w:rPr>
                <w:rStyle w:val="HTMLCode"/>
              </w:rPr>
              <w:t>()</w:t>
            </w:r>
            <w:r>
              <w:rPr>
                <w:rFonts w:eastAsia="Times New Roman"/>
              </w:rPr>
              <w:t xml:space="preserve"> now check </w:t>
            </w:r>
            <w:proofErr w:type="spellStart"/>
            <w:r>
              <w:rPr>
                <w:rStyle w:val="HTMLCode"/>
              </w:rPr>
              <w:t>ynState.address</w:t>
            </w:r>
            <w:proofErr w:type="spellEnd"/>
            <w:r>
              <w:rPr>
                <w:rStyle w:val="HTMLCode"/>
              </w:rPr>
              <w:t xml:space="preserve"> !== 'no'</w:t>
            </w:r>
            <w:r>
              <w:rPr>
                <w:rFonts w:eastAsia="Times New Roman"/>
              </w:rPr>
              <w:t xml:space="preserve"> before passing address to the CF. (5) </w:t>
            </w:r>
            <w:proofErr w:type="spellStart"/>
            <w:r>
              <w:rPr>
                <w:rStyle w:val="HTMLCode"/>
              </w:rPr>
              <w:t>ynMentionAddress</w:t>
            </w:r>
            <w:proofErr w:type="spellEnd"/>
            <w:r>
              <w:rPr>
                <w:rFonts w:eastAsia="Times New Roman"/>
              </w:rPr>
              <w:t xml:space="preserve"> persisted to </w:t>
            </w:r>
            <w:proofErr w:type="spellStart"/>
            <w:r>
              <w:rPr>
                <w:rFonts w:eastAsia="Times New Roman"/>
              </w:rPr>
              <w:t>Firestore</w:t>
            </w:r>
            <w:proofErr w:type="spellEnd"/>
            <w:r>
              <w:rPr>
                <w:rFonts w:eastAsia="Times New Roman"/>
              </w:rPr>
              <w:t xml:space="preserve"> and restored on page load.</w:t>
            </w:r>
          </w:p>
        </w:tc>
      </w:tr>
      <w:tr w:rsidR="00421C69" w14:paraId="2E2A65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63EEBA" w14:textId="77777777" w:rsidR="00421C69" w:rsidRDefault="00421C69">
            <w:pPr>
              <w:spacing w:before="150" w:after="150"/>
              <w:rPr>
                <w:rFonts w:eastAsia="Times New Roman"/>
              </w:rPr>
            </w:pPr>
            <w:r>
              <w:rPr>
                <w:rFonts w:eastAsia="Times New Roman"/>
              </w:rPr>
              <w:lastRenderedPageBreak/>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CA01C7"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adaptListing</w:t>
            </w:r>
            <w:proofErr w:type="spellEnd"/>
            <w:r>
              <w:rPr>
                <w:rFonts w:eastAsia="Times New Roman"/>
              </w:rPr>
              <w:t xml:space="preserve"> CF: timeout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B30F93"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"AI error — check connection" on every Generate attempt.</w:t>
            </w:r>
            <w:r>
              <w:rPr>
                <w:rFonts w:eastAsia="Times New Roman"/>
              </w:rPr>
              <w:t xml:space="preserve"> CF logs showed </w:t>
            </w:r>
            <w:r>
              <w:rPr>
                <w:rStyle w:val="HTMLCode"/>
              </w:rPr>
              <w:t xml:space="preserve">[AI_TIMEOUT] </w:t>
            </w:r>
            <w:proofErr w:type="spellStart"/>
            <w:r>
              <w:rPr>
                <w:rStyle w:val="HTMLCode"/>
              </w:rPr>
              <w:t>adaptListing</w:t>
            </w:r>
            <w:proofErr w:type="spellEnd"/>
            <w:r>
              <w:rPr>
                <w:rStyle w:val="HTMLCode"/>
              </w:rPr>
              <w:t xml:space="preserve"> timed out after 25s</w:t>
            </w:r>
            <w:r>
              <w:rPr>
                <w:rFonts w:eastAsia="Times New Roman"/>
              </w:rPr>
              <w:t xml:space="preserve"> on every single call. </w:t>
            </w:r>
            <w:proofErr w:type="spellStart"/>
            <w:r>
              <w:rPr>
                <w:rStyle w:val="HTMLCode"/>
              </w:rPr>
              <w:t>fetchWithTimeout</w:t>
            </w:r>
            <w:proofErr w:type="spellEnd"/>
            <w:r>
              <w:rPr>
                <w:rFonts w:eastAsia="Times New Roman"/>
              </w:rPr>
              <w:t xml:space="preserve"> was aborting the Anthropic request at 25 seconds, but Claude Sonnet generating content for multiple platforms takes longer. The CF itself also had a 60s total timeout — too tight.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6963E6" w14:textId="77777777" w:rsidR="00421C69" w:rsidRDefault="00421C69">
            <w:pPr>
              <w:spacing w:before="150" w:after="150"/>
              <w:rPr>
                <w:rFonts w:eastAsia="Times New Roman"/>
              </w:rPr>
            </w:pPr>
            <w:r>
              <w:rPr>
                <w:rFonts w:eastAsia="Times New Roman"/>
              </w:rPr>
              <w:t xml:space="preserve">Increased </w:t>
            </w:r>
            <w:proofErr w:type="spellStart"/>
            <w:r>
              <w:rPr>
                <w:rStyle w:val="HTMLCode"/>
              </w:rPr>
              <w:t>fetchWithTimeout</w:t>
            </w:r>
            <w:proofErr w:type="spellEnd"/>
            <w:r>
              <w:rPr>
                <w:rFonts w:eastAsia="Times New Roman"/>
              </w:rPr>
              <w:t xml:space="preserve"> for </w:t>
            </w:r>
            <w:proofErr w:type="spellStart"/>
            <w:r>
              <w:rPr>
                <w:rStyle w:val="HTMLCode"/>
              </w:rPr>
              <w:t>adaptListing</w:t>
            </w:r>
            <w:proofErr w:type="spellEnd"/>
            <w:r>
              <w:rPr>
                <w:rFonts w:eastAsia="Times New Roman"/>
              </w:rPr>
              <w:t xml:space="preserve"> from default 25s → 110s. Increased CF </w:t>
            </w:r>
            <w:proofErr w:type="spellStart"/>
            <w:r>
              <w:rPr>
                <w:rStyle w:val="HTMLCode"/>
              </w:rPr>
              <w:t>timeoutSeconds</w:t>
            </w:r>
            <w:proofErr w:type="spellEnd"/>
            <w:r>
              <w:rPr>
                <w:rFonts w:eastAsia="Times New Roman"/>
              </w:rPr>
              <w:t xml:space="preserve"> from 60 → 120. Claude now has up to ~1:50 to respond before anything cuts it off. Deployed </w:t>
            </w:r>
            <w:proofErr w:type="spellStart"/>
            <w:r>
              <w:rPr>
                <w:rStyle w:val="HTMLCode"/>
              </w:rPr>
              <w:t>functions:adaptListing</w:t>
            </w:r>
            <w:proofErr w:type="spellEnd"/>
            <w:r>
              <w:rPr>
                <w:rFonts w:eastAsia="Times New Roman"/>
              </w:rPr>
              <w:t>.</w:t>
            </w:r>
          </w:p>
        </w:tc>
      </w:tr>
      <w:tr w:rsidR="00421C69" w14:paraId="1AB582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77EAB4" w14:textId="77777777" w:rsidR="00421C69" w:rsidRDefault="00421C69">
            <w:pPr>
              <w:spacing w:before="150" w:after="150"/>
              <w:rPr>
                <w:rFonts w:eastAsia="Times New Roman"/>
              </w:rPr>
            </w:pPr>
            <w:r>
              <w:rPr>
                <w:rFonts w:eastAsia="Times New Roman"/>
              </w:rPr>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73CB31" w14:textId="77777777" w:rsidR="00421C69" w:rsidRDefault="00421C69">
            <w:pPr>
              <w:spacing w:before="150" w:after="150"/>
              <w:rPr>
                <w:rFonts w:eastAsia="Times New Roman"/>
              </w:rPr>
            </w:pPr>
            <w:r>
              <w:rPr>
                <w:rStyle w:val="HTMLCode"/>
              </w:rPr>
              <w:t>BlastyBiz.html</w:t>
            </w:r>
            <w:r>
              <w:rPr>
                <w:rFonts w:eastAsia="Times New Roman"/>
              </w:rPr>
              <w:t xml:space="preserve"> — Send To card: Select All button styling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46DB70"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"Select All" button didn't match the app's design language.</w:t>
            </w:r>
            <w:r>
              <w:rPr>
                <w:rFonts w:eastAsia="Times New Roman"/>
              </w:rPr>
              <w:t xml:space="preserve"> It was a plain underlined green text link in a separate row below the card title, out of step with the chip/pill components used elsewhere.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5D19D9" w14:textId="77777777" w:rsidR="00421C69" w:rsidRDefault="00421C69">
            <w:pPr>
              <w:spacing w:before="150" w:after="150"/>
              <w:rPr>
                <w:rFonts w:eastAsia="Times New Roman"/>
              </w:rPr>
            </w:pPr>
            <w:r>
              <w:rPr>
                <w:rFonts w:eastAsia="Times New Roman"/>
              </w:rPr>
              <w:t xml:space="preserve">Moved the button into the card title row using the </w:t>
            </w:r>
            <w:r>
              <w:rPr>
                <w:rStyle w:val="HTMLCode"/>
              </w:rPr>
              <w:t>row-base-</w:t>
            </w:r>
            <w:proofErr w:type="spellStart"/>
            <w:r>
              <w:rPr>
                <w:rStyle w:val="HTMLCode"/>
              </w:rPr>
              <w:t>sb</w:t>
            </w:r>
            <w:proofErr w:type="spellEnd"/>
            <w:r>
              <w:rPr>
                <w:rFonts w:eastAsia="Times New Roman"/>
              </w:rPr>
              <w:t xml:space="preserve"> pattern (same as Photos card) — title on left, button on right in the same flex row. Restyled as </w:t>
            </w:r>
            <w:r>
              <w:rPr>
                <w:rStyle w:val="HTMLCode"/>
              </w:rPr>
              <w:t>chip-</w:t>
            </w:r>
            <w:r>
              <w:rPr>
                <w:rStyle w:val="HTMLCode"/>
              </w:rPr>
              <w:lastRenderedPageBreak/>
              <w:t>green</w:t>
            </w:r>
            <w:r>
              <w:rPr>
                <w:rFonts w:eastAsia="Times New Roman"/>
              </w:rPr>
              <w:t xml:space="preserve"> (rounded green pill with 20px border-radius, matching the Library and campaign chip buttons). Helper text now sits cleanly below on its own line.</w:t>
            </w:r>
          </w:p>
        </w:tc>
      </w:tr>
      <w:tr w:rsidR="00421C69" w14:paraId="6AB05D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5F656C" w14:textId="77777777" w:rsidR="00421C69" w:rsidRDefault="00421C69">
            <w:pPr>
              <w:spacing w:before="150" w:after="150"/>
              <w:rPr>
                <w:rFonts w:eastAsia="Times New Roman"/>
              </w:rPr>
            </w:pPr>
            <w:r>
              <w:rPr>
                <w:rFonts w:eastAsia="Times New Roman"/>
              </w:rPr>
              <w:lastRenderedPageBreak/>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C2AB2A" w14:textId="77777777" w:rsidR="00421C69" w:rsidRDefault="00421C69">
            <w:pPr>
              <w:spacing w:before="150" w:after="150"/>
              <w:rPr>
                <w:rFonts w:eastAsia="Times New Roman"/>
              </w:rPr>
            </w:pPr>
            <w:r>
              <w:rPr>
                <w:rStyle w:val="HTMLCode"/>
              </w:rPr>
              <w:t>BlastyBiz.html</w:t>
            </w:r>
            <w:r>
              <w:rPr>
                <w:rFonts w:eastAsia="Times New Roman"/>
              </w:rPr>
              <w:t xml:space="preserve"> — "About You in Copy" Yes/No state persistence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2D3650"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"Mention my name" / "Mention my role" selections reset to No on every page load.</w:t>
            </w:r>
            <w:r>
              <w:rPr>
                <w:rFonts w:eastAsia="Times New Roman"/>
              </w:rPr>
              <w:t xml:space="preserve"> </w:t>
            </w:r>
            <w:proofErr w:type="spellStart"/>
            <w:r>
              <w:rPr>
                <w:rStyle w:val="HTMLCode"/>
              </w:rPr>
              <w:t>ynState</w:t>
            </w:r>
            <w:proofErr w:type="spellEnd"/>
            <w:r>
              <w:rPr>
                <w:rFonts w:eastAsia="Times New Roman"/>
              </w:rPr>
              <w:t xml:space="preserve"> was a session-only JS variable — never saved to </w:t>
            </w:r>
            <w:proofErr w:type="spellStart"/>
            <w:r>
              <w:rPr>
                <w:rFonts w:eastAsia="Times New Roman"/>
              </w:rPr>
              <w:t>Firestore</w:t>
            </w:r>
            <w:proofErr w:type="spellEnd"/>
            <w:r>
              <w:rPr>
                <w:rFonts w:eastAsia="Times New Roman"/>
              </w:rPr>
              <w:t xml:space="preserve"> and never loaded back. The </w:t>
            </w:r>
            <w:proofErr w:type="spellStart"/>
            <w:r>
              <w:rPr>
                <w:rFonts w:eastAsia="Times New Roman"/>
              </w:rPr>
              <w:t>Firestore</w:t>
            </w:r>
            <w:proofErr w:type="spellEnd"/>
            <w:r>
              <w:rPr>
                <w:rFonts w:eastAsia="Times New Roman"/>
              </w:rPr>
              <w:t xml:space="preserve"> profile write also had no </w:t>
            </w:r>
            <w:proofErr w:type="spellStart"/>
            <w:r>
              <w:rPr>
                <w:rStyle w:val="HTMLCode"/>
              </w:rPr>
              <w:t>ynMentionName</w:t>
            </w:r>
            <w:proofErr w:type="spellEnd"/>
            <w:r>
              <w:rPr>
                <w:rFonts w:eastAsia="Times New Roman"/>
              </w:rPr>
              <w:t>/</w:t>
            </w:r>
            <w:proofErr w:type="spellStart"/>
            <w:r>
              <w:rPr>
                <w:rStyle w:val="HTMLCode"/>
              </w:rPr>
              <w:t>ynMentionRole</w:t>
            </w:r>
            <w:proofErr w:type="spellEnd"/>
            <w:r>
              <w:rPr>
                <w:rFonts w:eastAsia="Times New Roman"/>
              </w:rPr>
              <w:t xml:space="preserve"> fields, and </w:t>
            </w:r>
            <w:r>
              <w:rPr>
                <w:rStyle w:val="HTMLCode"/>
              </w:rPr>
              <w:t>_</w:t>
            </w:r>
            <w:proofErr w:type="spellStart"/>
            <w:r>
              <w:rPr>
                <w:rStyle w:val="HTMLCode"/>
              </w:rPr>
              <w:t>bbSetProfile</w:t>
            </w:r>
            <w:proofErr w:type="spellEnd"/>
            <w:r>
              <w:rPr>
                <w:rFonts w:eastAsia="Times New Roman"/>
              </w:rPr>
              <w:t xml:space="preserve"> never called </w:t>
            </w:r>
            <w:proofErr w:type="spellStart"/>
            <w:r>
              <w:rPr>
                <w:rStyle w:val="HTMLCode"/>
              </w:rPr>
              <w:t>setYN</w:t>
            </w:r>
            <w:proofErr w:type="spellEnd"/>
            <w:r>
              <w:rPr>
                <w:rStyle w:val="HTMLCode"/>
              </w:rPr>
              <w:t>()</w:t>
            </w:r>
            <w:r>
              <w:rPr>
                <w:rFonts w:eastAsia="Times New Roman"/>
              </w:rPr>
              <w:t xml:space="preserve"> when restoring the profile.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895C8E" w14:textId="77777777" w:rsidR="00421C69" w:rsidRDefault="00421C69">
            <w:pPr>
              <w:spacing w:before="150" w:after="150"/>
              <w:rPr>
                <w:rFonts w:eastAsia="Times New Roman"/>
              </w:rPr>
            </w:pPr>
            <w:r>
              <w:rPr>
                <w:rFonts w:eastAsia="Times New Roman"/>
              </w:rPr>
              <w:t xml:space="preserve">(1) </w:t>
            </w:r>
            <w:proofErr w:type="spellStart"/>
            <w:r>
              <w:rPr>
                <w:rStyle w:val="HTMLCode"/>
              </w:rPr>
              <w:t>setYN</w:t>
            </w:r>
            <w:proofErr w:type="spellEnd"/>
            <w:r>
              <w:rPr>
                <w:rStyle w:val="HTMLCode"/>
              </w:rPr>
              <w:t>()</w:t>
            </w:r>
            <w:r>
              <w:rPr>
                <w:rFonts w:eastAsia="Times New Roman"/>
              </w:rPr>
              <w:t xml:space="preserve"> now calls </w:t>
            </w:r>
            <w:proofErr w:type="spellStart"/>
            <w:r>
              <w:rPr>
                <w:rStyle w:val="HTMLCode"/>
              </w:rPr>
              <w:t>window.saveProfile</w:t>
            </w:r>
            <w:proofErr w:type="spellEnd"/>
            <w:r>
              <w:rPr>
                <w:rStyle w:val="HTMLCode"/>
              </w:rPr>
              <w:t>()</w:t>
            </w:r>
            <w:r>
              <w:rPr>
                <w:rFonts w:eastAsia="Times New Roman"/>
              </w:rPr>
              <w:t xml:space="preserve"> after updating </w:t>
            </w:r>
            <w:proofErr w:type="spellStart"/>
            <w:r>
              <w:rPr>
                <w:rFonts w:eastAsia="Times New Roman"/>
              </w:rPr>
              <w:t>ynState</w:t>
            </w:r>
            <w:proofErr w:type="spellEnd"/>
            <w:r>
              <w:rPr>
                <w:rFonts w:eastAsia="Times New Roman"/>
              </w:rPr>
              <w:t xml:space="preserve">, which triggers the existing </w:t>
            </w:r>
            <w:proofErr w:type="spellStart"/>
            <w:r>
              <w:rPr>
                <w:rFonts w:eastAsia="Times New Roman"/>
              </w:rPr>
              <w:t>debounced</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write. (2) Added </w:t>
            </w:r>
            <w:proofErr w:type="spellStart"/>
            <w:r>
              <w:rPr>
                <w:rStyle w:val="HTMLCode"/>
              </w:rPr>
              <w:t>ynMentionName</w:t>
            </w:r>
            <w:proofErr w:type="spellEnd"/>
            <w:r>
              <w:rPr>
                <w:rStyle w:val="HTMLCode"/>
              </w:rPr>
              <w:t xml:space="preserve">: </w:t>
            </w:r>
            <w:proofErr w:type="spellStart"/>
            <w:r>
              <w:rPr>
                <w:rStyle w:val="HTMLCode"/>
              </w:rPr>
              <w:t>ynState.name</w:t>
            </w:r>
            <w:proofErr w:type="spellEnd"/>
            <w:r>
              <w:rPr>
                <w:rFonts w:eastAsia="Times New Roman"/>
              </w:rPr>
              <w:t xml:space="preserve"> and </w:t>
            </w:r>
            <w:proofErr w:type="spellStart"/>
            <w:r>
              <w:rPr>
                <w:rStyle w:val="HTMLCode"/>
              </w:rPr>
              <w:t>ynMentionRole</w:t>
            </w:r>
            <w:proofErr w:type="spellEnd"/>
            <w:r>
              <w:rPr>
                <w:rStyle w:val="HTMLCode"/>
              </w:rPr>
              <w:t xml:space="preserve">: </w:t>
            </w:r>
            <w:proofErr w:type="spellStart"/>
            <w:r>
              <w:rPr>
                <w:rStyle w:val="HTMLCode"/>
              </w:rPr>
              <w:t>ynState.role</w:t>
            </w:r>
            <w:proofErr w:type="spellEnd"/>
            <w:r>
              <w:rPr>
                <w:rFonts w:eastAsia="Times New Roman"/>
              </w:rPr>
              <w:t xml:space="preserve"> to the </w:t>
            </w:r>
            <w:proofErr w:type="spellStart"/>
            <w:r>
              <w:rPr>
                <w:rFonts w:eastAsia="Times New Roman"/>
              </w:rPr>
              <w:t>Firestore</w:t>
            </w:r>
            <w:proofErr w:type="spellEnd"/>
            <w:r>
              <w:rPr>
                <w:rFonts w:eastAsia="Times New Roman"/>
              </w:rPr>
              <w:t xml:space="preserve"> </w:t>
            </w:r>
            <w:proofErr w:type="spellStart"/>
            <w:r>
              <w:rPr>
                <w:rStyle w:val="HTMLCode"/>
              </w:rPr>
              <w:t>setDoc</w:t>
            </w:r>
            <w:proofErr w:type="spellEnd"/>
            <w:r>
              <w:rPr>
                <w:rFonts w:eastAsia="Times New Roman"/>
              </w:rPr>
              <w:t xml:space="preserve"> in </w:t>
            </w:r>
            <w:proofErr w:type="spellStart"/>
            <w:r>
              <w:rPr>
                <w:rStyle w:val="HTMLCode"/>
              </w:rPr>
              <w:t>window.saveProfile</w:t>
            </w:r>
            <w:proofErr w:type="spellEnd"/>
            <w:r>
              <w:rPr>
                <w:rFonts w:eastAsia="Times New Roman"/>
              </w:rPr>
              <w:t xml:space="preserve">. (3) </w:t>
            </w:r>
            <w:r>
              <w:rPr>
                <w:rStyle w:val="HTMLCode"/>
              </w:rPr>
              <w:t>_</w:t>
            </w:r>
            <w:proofErr w:type="spellStart"/>
            <w:r>
              <w:rPr>
                <w:rStyle w:val="HTMLCode"/>
              </w:rPr>
              <w:t>bbSetProfile</w:t>
            </w:r>
            <w:proofErr w:type="spellEnd"/>
            <w:r>
              <w:rPr>
                <w:rStyle w:val="HTMLCode"/>
              </w:rPr>
              <w:t>()</w:t>
            </w:r>
            <w:r>
              <w:rPr>
                <w:rFonts w:eastAsia="Times New Roman"/>
              </w:rPr>
              <w:t xml:space="preserve"> now calls </w:t>
            </w:r>
            <w:proofErr w:type="spellStart"/>
            <w:r>
              <w:rPr>
                <w:rStyle w:val="HTMLCode"/>
              </w:rPr>
              <w:t>setYN</w:t>
            </w:r>
            <w:proofErr w:type="spellEnd"/>
            <w:r>
              <w:rPr>
                <w:rStyle w:val="HTMLCode"/>
              </w:rPr>
              <w:t xml:space="preserve">('name', </w:t>
            </w:r>
            <w:proofErr w:type="spellStart"/>
            <w:r>
              <w:rPr>
                <w:rStyle w:val="HTMLCode"/>
              </w:rPr>
              <w:t>p.ynMentionName</w:t>
            </w:r>
            <w:proofErr w:type="spellEnd"/>
            <w:r>
              <w:rPr>
                <w:rStyle w:val="HTMLCode"/>
              </w:rPr>
              <w:t xml:space="preserve"> || 'no')</w:t>
            </w:r>
            <w:r>
              <w:rPr>
                <w:rFonts w:eastAsia="Times New Roman"/>
              </w:rPr>
              <w:t xml:space="preserve"> and </w:t>
            </w:r>
            <w:proofErr w:type="spellStart"/>
            <w:r>
              <w:rPr>
                <w:rStyle w:val="HTMLCode"/>
              </w:rPr>
              <w:t>setYN</w:t>
            </w:r>
            <w:proofErr w:type="spellEnd"/>
            <w:r>
              <w:rPr>
                <w:rStyle w:val="HTMLCode"/>
              </w:rPr>
              <w:t xml:space="preserve">('role', </w:t>
            </w:r>
            <w:proofErr w:type="spellStart"/>
            <w:r>
              <w:rPr>
                <w:rStyle w:val="HTMLCode"/>
              </w:rPr>
              <w:t>p.ynMentionRole</w:t>
            </w:r>
            <w:proofErr w:type="spellEnd"/>
            <w:r>
              <w:rPr>
                <w:rStyle w:val="HTMLCode"/>
              </w:rPr>
              <w:t xml:space="preserve"> || 'no')</w:t>
            </w:r>
            <w:r>
              <w:rPr>
                <w:rFonts w:eastAsia="Times New Roman"/>
              </w:rPr>
              <w:t xml:space="preserve"> after </w:t>
            </w:r>
            <w:proofErr w:type="spellStart"/>
            <w:r>
              <w:rPr>
                <w:rStyle w:val="HTMLCode"/>
              </w:rPr>
              <w:t>loadProfile</w:t>
            </w:r>
            <w:proofErr w:type="spellEnd"/>
            <w:r>
              <w:rPr>
                <w:rStyle w:val="HTMLCode"/>
              </w:rPr>
              <w:t>()</w:t>
            </w:r>
            <w:r>
              <w:rPr>
                <w:rFonts w:eastAsia="Times New Roman"/>
              </w:rPr>
              <w:t xml:space="preserve"> to restore the pill button state on every page load. Also added fields </w:t>
            </w:r>
            <w:r>
              <w:rPr>
                <w:rFonts w:eastAsia="Times New Roman"/>
              </w:rPr>
              <w:lastRenderedPageBreak/>
              <w:t xml:space="preserve">to the </w:t>
            </w:r>
            <w:proofErr w:type="spellStart"/>
            <w:r>
              <w:rPr>
                <w:rFonts w:eastAsia="Times New Roman"/>
              </w:rPr>
              <w:t>localStorage</w:t>
            </w:r>
            <w:proofErr w:type="spellEnd"/>
            <w:r>
              <w:rPr>
                <w:rFonts w:eastAsia="Times New Roman"/>
              </w:rPr>
              <w:t xml:space="preserve"> cache.</w:t>
            </w:r>
          </w:p>
        </w:tc>
      </w:tr>
      <w:tr w:rsidR="00421C69" w14:paraId="1D6A5E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0472C9" w14:textId="77777777" w:rsidR="00421C69" w:rsidRDefault="00421C69">
            <w:pPr>
              <w:spacing w:before="150" w:after="150"/>
              <w:rPr>
                <w:rFonts w:eastAsia="Times New Roman"/>
              </w:rPr>
            </w:pPr>
            <w:r>
              <w:rPr>
                <w:rFonts w:eastAsia="Times New Roman"/>
              </w:rPr>
              <w:lastRenderedPageBreak/>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B44137"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adaptListing</w:t>
            </w:r>
            <w:proofErr w:type="spellEnd"/>
            <w:r>
              <w:rPr>
                <w:rFonts w:eastAsia="Times New Roman"/>
              </w:rPr>
              <w:t xml:space="preserve"> CF: </w:t>
            </w:r>
            <w:proofErr w:type="spellStart"/>
            <w:r>
              <w:rPr>
                <w:rStyle w:val="HTMLCode"/>
              </w:rPr>
              <w:t>max_tokens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36BDA9"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Copy generation silently failed with many platforms selected.</w:t>
            </w:r>
            <w:r>
              <w:rPr>
                <w:rFonts w:eastAsia="Times New Roman"/>
              </w:rPr>
              <w:t xml:space="preserve"> </w:t>
            </w:r>
            <w:proofErr w:type="spellStart"/>
            <w:r>
              <w:rPr>
                <w:rStyle w:val="HTMLCode"/>
              </w:rPr>
              <w:t>adaptListing</w:t>
            </w:r>
            <w:proofErr w:type="spellEnd"/>
            <w:r>
              <w:rPr>
                <w:rFonts w:eastAsia="Times New Roman"/>
              </w:rPr>
              <w:t xml:space="preserve"> used </w:t>
            </w:r>
            <w:proofErr w:type="spellStart"/>
            <w:r>
              <w:rPr>
                <w:rStyle w:val="HTMLCode"/>
              </w:rPr>
              <w:t>max_tokens</w:t>
            </w:r>
            <w:proofErr w:type="spellEnd"/>
            <w:r>
              <w:rPr>
                <w:rStyle w:val="HTMLCode"/>
              </w:rPr>
              <w:t>: 1500</w:t>
            </w:r>
            <w:r>
              <w:rPr>
                <w:rFonts w:eastAsia="Times New Roman"/>
              </w:rPr>
              <w:t xml:space="preserve">. With 10–15 platforms enabled (especially after "Select All"), Claude ran out of tokens mid-response → truncated JSON → </w:t>
            </w:r>
            <w:proofErr w:type="spellStart"/>
            <w:r>
              <w:rPr>
                <w:rStyle w:val="HTMLCode"/>
              </w:rPr>
              <w:t>JSON.parse</w:t>
            </w:r>
            <w:proofErr w:type="spellEnd"/>
            <w:r>
              <w:rPr>
                <w:rFonts w:eastAsia="Times New Roman"/>
              </w:rPr>
              <w:t xml:space="preserve"> threw → CF returned 500 → client showed "AI error — check connection" toast and no copy appeared. Was invisible at low platform counts but broke immediately when Select All was used.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16DEB4" w14:textId="77777777" w:rsidR="00421C69" w:rsidRDefault="00421C69">
            <w:pPr>
              <w:spacing w:before="150" w:after="150"/>
              <w:rPr>
                <w:rFonts w:eastAsia="Times New Roman"/>
              </w:rPr>
            </w:pPr>
            <w:r>
              <w:rPr>
                <w:rFonts w:eastAsia="Times New Roman"/>
              </w:rPr>
              <w:t xml:space="preserve">Increased </w:t>
            </w:r>
            <w:proofErr w:type="spellStart"/>
            <w:r>
              <w:rPr>
                <w:rStyle w:val="HTMLCode"/>
              </w:rPr>
              <w:t>max_tokens</w:t>
            </w:r>
            <w:proofErr w:type="spellEnd"/>
            <w:r>
              <w:rPr>
                <w:rFonts w:eastAsia="Times New Roman"/>
              </w:rPr>
              <w:t xml:space="preserve"> from 1500 → 4096 in the </w:t>
            </w:r>
            <w:proofErr w:type="spellStart"/>
            <w:r>
              <w:rPr>
                <w:rStyle w:val="HTMLCode"/>
              </w:rPr>
              <w:t>adaptListing</w:t>
            </w:r>
            <w:proofErr w:type="spellEnd"/>
            <w:r>
              <w:rPr>
                <w:rFonts w:eastAsia="Times New Roman"/>
              </w:rPr>
              <w:t xml:space="preserve"> Cloud Function. At ~150 tokens per platform, 4096 comfortably handles all 15 platforms. Deployed </w:t>
            </w:r>
            <w:proofErr w:type="spellStart"/>
            <w:r>
              <w:rPr>
                <w:rStyle w:val="HTMLCode"/>
              </w:rPr>
              <w:t>functions:adaptListing</w:t>
            </w:r>
            <w:proofErr w:type="spellEnd"/>
            <w:r>
              <w:rPr>
                <w:rFonts w:eastAsia="Times New Roman"/>
              </w:rPr>
              <w:t xml:space="preserve"> only.</w:t>
            </w:r>
          </w:p>
        </w:tc>
      </w:tr>
      <w:tr w:rsidR="00421C69" w14:paraId="1E739C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C5CBA2" w14:textId="77777777" w:rsidR="00421C69" w:rsidRDefault="00421C69">
            <w:pPr>
              <w:spacing w:before="150" w:after="150"/>
              <w:rPr>
                <w:rFonts w:eastAsia="Times New Roman"/>
              </w:rPr>
            </w:pPr>
            <w:r>
              <w:rPr>
                <w:rFonts w:eastAsia="Times New Roman"/>
              </w:rPr>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21B1B0" w14:textId="77777777" w:rsidR="00421C69" w:rsidRDefault="00421C69">
            <w:pPr>
              <w:spacing w:before="150" w:after="150"/>
              <w:rPr>
                <w:rFonts w:eastAsia="Times New Roman"/>
              </w:rPr>
            </w:pPr>
            <w:r>
              <w:rPr>
                <w:rStyle w:val="HTMLCode"/>
              </w:rPr>
              <w:t>BlastyBiz.html</w:t>
            </w:r>
            <w:r>
              <w:rPr>
                <w:rFonts w:eastAsia="Times New Roman"/>
              </w:rPr>
              <w:t xml:space="preserve"> — Send To card: Select All / Deselect All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AA6A61"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No way to select or clear all platforms at once.</w:t>
            </w:r>
            <w:r>
              <w:rPr>
                <w:rFonts w:eastAsia="Times New Roman"/>
              </w:rPr>
              <w:t xml:space="preserve"> Every platform had to be toggled individually.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BFE2FC" w14:textId="77777777" w:rsidR="00421C69" w:rsidRDefault="00421C69">
            <w:pPr>
              <w:spacing w:before="150" w:after="150"/>
              <w:rPr>
                <w:rFonts w:eastAsia="Times New Roman"/>
              </w:rPr>
            </w:pPr>
            <w:r>
              <w:rPr>
                <w:rFonts w:eastAsia="Times New Roman"/>
              </w:rPr>
              <w:t xml:space="preserve">Added "Select All" / "Deselect All" button (green underline link, top-right of the Send To card). Clicking when all are on → deselects all; otherwise selects all. Calls </w:t>
            </w:r>
            <w:proofErr w:type="spellStart"/>
            <w:r>
              <w:rPr>
                <w:rStyle w:val="HTMLCode"/>
              </w:rPr>
              <w:t>savePlatforms</w:t>
            </w:r>
            <w:proofErr w:type="spellEnd"/>
            <w:r>
              <w:rPr>
                <w:rStyle w:val="HTMLCode"/>
              </w:rPr>
              <w:t>()</w:t>
            </w:r>
            <w:r>
              <w:rPr>
                <w:rFonts w:eastAsia="Times New Roman"/>
              </w:rPr>
              <w:t xml:space="preserve"> so the choice persists to </w:t>
            </w:r>
            <w:proofErr w:type="spellStart"/>
            <w:r>
              <w:rPr>
                <w:rFonts w:eastAsia="Times New Roman"/>
              </w:rPr>
              <w:t>Firestore</w:t>
            </w:r>
            <w:proofErr w:type="spellEnd"/>
            <w:r>
              <w:rPr>
                <w:rFonts w:eastAsia="Times New Roman"/>
              </w:rPr>
              <w:t xml:space="preserve">. Button label syncs on every </w:t>
            </w:r>
            <w:proofErr w:type="spellStart"/>
            <w:r>
              <w:rPr>
                <w:rStyle w:val="HTMLCode"/>
              </w:rPr>
              <w:t>renderQuickSelect</w:t>
            </w:r>
            <w:proofErr w:type="spellEnd"/>
            <w:r>
              <w:rPr>
                <w:rStyle w:val="HTMLCode"/>
              </w:rPr>
              <w:t>()</w:t>
            </w:r>
            <w:r>
              <w:rPr>
                <w:rFonts w:eastAsia="Times New Roman"/>
              </w:rPr>
              <w:t xml:space="preserve"> call so it always reflects current state.</w:t>
            </w:r>
          </w:p>
        </w:tc>
      </w:tr>
      <w:tr w:rsidR="00421C69" w14:paraId="1271DF2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4A10EF" w14:textId="77777777" w:rsidR="00421C69" w:rsidRDefault="00421C69">
            <w:pPr>
              <w:spacing w:before="150" w:after="150"/>
              <w:rPr>
                <w:rFonts w:eastAsia="Times New Roman"/>
              </w:rPr>
            </w:pPr>
            <w:r>
              <w:rPr>
                <w:rFonts w:eastAsia="Times New Roman"/>
              </w:rPr>
              <w:lastRenderedPageBreak/>
              <w:t>Jul 5,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788BBF" w14:textId="77777777" w:rsidR="00421C69" w:rsidRDefault="00421C69">
            <w:pPr>
              <w:spacing w:before="150" w:after="150"/>
              <w:rPr>
                <w:rFonts w:eastAsia="Times New Roman"/>
              </w:rPr>
            </w:pPr>
            <w:r>
              <w:rPr>
                <w:rStyle w:val="HTMLCode"/>
              </w:rPr>
              <w:t>BlastyBiz.html</w:t>
            </w:r>
            <w:r>
              <w:rPr>
                <w:rFonts w:eastAsia="Times New Roman"/>
              </w:rPr>
              <w:t xml:space="preserve"> — </w:t>
            </w:r>
            <w:proofErr w:type="spellStart"/>
            <w:r>
              <w:rPr>
                <w:rStyle w:val="HTMLCode"/>
              </w:rPr>
              <w:t>openNewCampaign</w:t>
            </w:r>
            <w:proofErr w:type="spellEnd"/>
            <w:r>
              <w:rPr>
                <w:rFonts w:eastAsia="Times New Roman"/>
              </w:rPr>
              <w:t xml:space="preserve"> + </w:t>
            </w:r>
            <w:proofErr w:type="spellStart"/>
            <w:r>
              <w:rPr>
                <w:rStyle w:val="HTMLCode"/>
              </w:rPr>
              <w:t>cancelNewCampaign</w:t>
            </w:r>
            <w:proofErr w:type="spellEnd"/>
            <w:r>
              <w:rPr>
                <w:rFonts w:eastAsia="Times New Roman"/>
              </w:rPr>
              <w:t xml:space="preserve">; </w:t>
            </w:r>
            <w:proofErr w:type="spellStart"/>
            <w:r>
              <w:rPr>
                <w:rStyle w:val="HTMLCode"/>
              </w:rPr>
              <w:t>firestore.indexes.json</w:t>
            </w:r>
            <w:proofErr w:type="spellEnd"/>
            <w:r>
              <w:rPr>
                <w:rFonts w:eastAsia="Times New Roman"/>
              </w:rPr>
              <w:t xml:space="preserve"> — </w:t>
            </w:r>
            <w:proofErr w:type="spellStart"/>
            <w:r>
              <w:rPr>
                <w:rStyle w:val="HTMLCode"/>
              </w:rPr>
              <w:t>copyLibrary</w:t>
            </w:r>
            <w:proofErr w:type="spellEnd"/>
            <w:r>
              <w:rPr>
                <w:rFonts w:eastAsia="Times New Roman"/>
              </w:rPr>
              <w:t xml:space="preserve"> index</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95FFF3"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Two bugs:</w:t>
            </w:r>
            <w:r>
              <w:rPr>
                <w:rFonts w:eastAsia="Times New Roman"/>
              </w:rPr>
              <w:t xml:space="preserve"> (1) Opening the campaign create form while a campaign was already active showed the form AND the prior campaign's data below it simultaneously — </w:t>
            </w:r>
            <w:proofErr w:type="spellStart"/>
            <w:r>
              <w:rPr>
                <w:rStyle w:val="HTMLCode"/>
              </w:rPr>
              <w:t>openNewCampaign</w:t>
            </w:r>
            <w:proofErr w:type="spellEnd"/>
            <w:r>
              <w:rPr>
                <w:rStyle w:val="HTMLCode"/>
              </w:rPr>
              <w:t>()</w:t>
            </w:r>
            <w:r>
              <w:rPr>
                <w:rFonts w:eastAsia="Times New Roman"/>
              </w:rPr>
              <w:t xml:space="preserve"> never hid </w:t>
            </w:r>
            <w:r>
              <w:rPr>
                <w:rStyle w:val="HTMLCode"/>
              </w:rPr>
              <w:t>campaign-content</w:t>
            </w:r>
            <w:r>
              <w:rPr>
                <w:rFonts w:eastAsia="Times New Roman"/>
              </w:rPr>
              <w:t xml:space="preserve">. (2) Copy Library failed to load with "The query requires an index" — the </w:t>
            </w:r>
            <w:proofErr w:type="spellStart"/>
            <w:r>
              <w:rPr>
                <w:rStyle w:val="HTMLCode"/>
              </w:rPr>
              <w:t>copyLibrary</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collection had no composite index for </w:t>
            </w:r>
            <w:proofErr w:type="spellStart"/>
            <w:r>
              <w:rPr>
                <w:rStyle w:val="HTMLCode"/>
              </w:rPr>
              <w:t>uid</w:t>
            </w:r>
            <w:proofErr w:type="spellEnd"/>
            <w:r>
              <w:rPr>
                <w:rStyle w:val="HTMLCode"/>
              </w:rPr>
              <w:t xml:space="preserve"> + </w:t>
            </w:r>
            <w:proofErr w:type="spellStart"/>
            <w:r>
              <w:rPr>
                <w:rStyle w:val="HTMLCode"/>
              </w:rPr>
              <w:t>campaignId</w:t>
            </w:r>
            <w:proofErr w:type="spellEnd"/>
            <w:r>
              <w:rPr>
                <w:rStyle w:val="HTMLCode"/>
              </w:rPr>
              <w:t xml:space="preserve"> + </w:t>
            </w:r>
            <w:proofErr w:type="spellStart"/>
            <w:r>
              <w:rPr>
                <w:rStyle w:val="HTMLCode"/>
              </w:rPr>
              <w:t>savedAt</w:t>
            </w:r>
            <w:proofErr w:type="spellEnd"/>
            <w:r>
              <w:rPr>
                <w:rStyle w:val="HTMLCode"/>
              </w:rPr>
              <w:t xml:space="preserve"> DESC</w:t>
            </w:r>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88AD6C" w14:textId="77777777" w:rsidR="00421C69" w:rsidRDefault="00421C69">
            <w:pPr>
              <w:spacing w:before="150" w:after="150"/>
              <w:rPr>
                <w:rFonts w:eastAsia="Times New Roman"/>
              </w:rPr>
            </w:pPr>
            <w:r>
              <w:rPr>
                <w:rFonts w:eastAsia="Times New Roman"/>
              </w:rPr>
              <w:t xml:space="preserve">(1) </w:t>
            </w:r>
            <w:proofErr w:type="spellStart"/>
            <w:r>
              <w:rPr>
                <w:rStyle w:val="HTMLCode"/>
              </w:rPr>
              <w:t>openNewCampaign</w:t>
            </w:r>
            <w:proofErr w:type="spellEnd"/>
            <w:r>
              <w:rPr>
                <w:rStyle w:val="HTMLCode"/>
              </w:rPr>
              <w:t>()</w:t>
            </w:r>
            <w:r>
              <w:rPr>
                <w:rFonts w:eastAsia="Times New Roman"/>
              </w:rPr>
              <w:t xml:space="preserve"> now calls </w:t>
            </w:r>
            <w:r>
              <w:rPr>
                <w:rStyle w:val="HTMLCode"/>
              </w:rPr>
              <w:t>document.getElementById('campaign-content')?.classList.add('hidden')</w:t>
            </w:r>
            <w:r>
              <w:rPr>
                <w:rFonts w:eastAsia="Times New Roman"/>
              </w:rPr>
              <w:t xml:space="preserve"> before showing the form. </w:t>
            </w:r>
            <w:proofErr w:type="spellStart"/>
            <w:r>
              <w:rPr>
                <w:rStyle w:val="HTMLCode"/>
              </w:rPr>
              <w:t>cancelNewCampaign</w:t>
            </w:r>
            <w:proofErr w:type="spellEnd"/>
            <w:r>
              <w:rPr>
                <w:rStyle w:val="HTMLCode"/>
              </w:rPr>
              <w:t>()</w:t>
            </w:r>
            <w:r>
              <w:rPr>
                <w:rFonts w:eastAsia="Times New Roman"/>
              </w:rPr>
              <w:t xml:space="preserve"> restores it: if </w:t>
            </w:r>
            <w:proofErr w:type="spellStart"/>
            <w:r>
              <w:rPr>
                <w:rStyle w:val="HTMLCode"/>
              </w:rPr>
              <w:t>activeCampaignId</w:t>
            </w:r>
            <w:proofErr w:type="spellEnd"/>
            <w:r>
              <w:rPr>
                <w:rFonts w:eastAsia="Times New Roman"/>
              </w:rPr>
              <w:t xml:space="preserve"> is set it calls </w:t>
            </w:r>
            <w:proofErr w:type="spellStart"/>
            <w:r>
              <w:rPr>
                <w:rStyle w:val="HTMLCode"/>
              </w:rPr>
              <w:t>classList.remove</w:t>
            </w:r>
            <w:proofErr w:type="spellEnd"/>
            <w:r>
              <w:rPr>
                <w:rStyle w:val="HTMLCode"/>
              </w:rPr>
              <w:t>('hidden')</w:t>
            </w:r>
            <w:r>
              <w:rPr>
                <w:rFonts w:eastAsia="Times New Roman"/>
              </w:rPr>
              <w:t xml:space="preserve">. (2) Added </w:t>
            </w:r>
            <w:proofErr w:type="spellStart"/>
            <w:r>
              <w:rPr>
                <w:rStyle w:val="HTMLCode"/>
              </w:rPr>
              <w:t>copyLibrary</w:t>
            </w:r>
            <w:proofErr w:type="spellEnd"/>
            <w:r>
              <w:rPr>
                <w:rFonts w:eastAsia="Times New Roman"/>
              </w:rPr>
              <w:t xml:space="preserve"> composite index (</w:t>
            </w:r>
            <w:proofErr w:type="spellStart"/>
            <w:r>
              <w:rPr>
                <w:rStyle w:val="HTMLCode"/>
              </w:rPr>
              <w:t>uid</w:t>
            </w:r>
            <w:proofErr w:type="spellEnd"/>
            <w:r>
              <w:rPr>
                <w:rStyle w:val="HTMLCode"/>
              </w:rPr>
              <w:t xml:space="preserve"> ASC, </w:t>
            </w:r>
            <w:proofErr w:type="spellStart"/>
            <w:r>
              <w:rPr>
                <w:rStyle w:val="HTMLCode"/>
              </w:rPr>
              <w:t>campaignId</w:t>
            </w:r>
            <w:proofErr w:type="spellEnd"/>
            <w:r>
              <w:rPr>
                <w:rStyle w:val="HTMLCode"/>
              </w:rPr>
              <w:t xml:space="preserve"> ASC, </w:t>
            </w:r>
            <w:proofErr w:type="spellStart"/>
            <w:r>
              <w:rPr>
                <w:rStyle w:val="HTMLCode"/>
              </w:rPr>
              <w:t>savedAt</w:t>
            </w:r>
            <w:proofErr w:type="spellEnd"/>
            <w:r>
              <w:rPr>
                <w:rStyle w:val="HTMLCode"/>
              </w:rPr>
              <w:t xml:space="preserve"> DESC</w:t>
            </w:r>
            <w:r>
              <w:rPr>
                <w:rFonts w:eastAsia="Times New Roman"/>
              </w:rPr>
              <w:t xml:space="preserve">) to </w:t>
            </w:r>
            <w:proofErr w:type="spellStart"/>
            <w:r>
              <w:rPr>
                <w:rStyle w:val="HTMLCode"/>
              </w:rPr>
              <w:t>firestore.indexes.json</w:t>
            </w:r>
            <w:proofErr w:type="spellEnd"/>
            <w:r>
              <w:rPr>
                <w:rFonts w:eastAsia="Times New Roman"/>
              </w:rPr>
              <w:t xml:space="preserve"> and deployed with </w:t>
            </w:r>
            <w:r>
              <w:rPr>
                <w:rStyle w:val="HTMLCode"/>
              </w:rPr>
              <w:t xml:space="preserve">--only </w:t>
            </w:r>
            <w:proofErr w:type="spellStart"/>
            <w:r>
              <w:rPr>
                <w:rStyle w:val="HTMLCode"/>
              </w:rPr>
              <w:t>hosting,firestore:indexes</w:t>
            </w:r>
            <w:proofErr w:type="spellEnd"/>
            <w:r>
              <w:rPr>
                <w:rFonts w:eastAsia="Times New Roman"/>
              </w:rPr>
              <w:t>.</w:t>
            </w:r>
          </w:p>
        </w:tc>
      </w:tr>
      <w:tr w:rsidR="00421C69" w14:paraId="072603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8AA99E" w14:textId="77777777" w:rsidR="00421C69" w:rsidRDefault="00421C69">
            <w:pPr>
              <w:spacing w:before="150" w:after="150"/>
              <w:rPr>
                <w:rFonts w:eastAsia="Times New Roman"/>
              </w:rPr>
            </w:pPr>
            <w:r>
              <w:rPr>
                <w:rFonts w:eastAsia="Times New Roman"/>
              </w:rPr>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99F30F" w14:textId="77777777" w:rsidR="00421C69" w:rsidRDefault="00421C69">
            <w:pPr>
              <w:spacing w:before="150" w:after="150"/>
              <w:rPr>
                <w:rFonts w:eastAsia="Times New Roman"/>
              </w:rPr>
            </w:pPr>
            <w:r>
              <w:rPr>
                <w:rStyle w:val="HTMLCode"/>
              </w:rPr>
              <w:t>BlastyBiz-Dashboard.html</w:t>
            </w:r>
            <w:r>
              <w:rPr>
                <w:rFonts w:eastAsia="Times New Roman"/>
              </w:rPr>
              <w:t xml:space="preserve"> + </w:t>
            </w:r>
            <w:r>
              <w:rPr>
                <w:rStyle w:val="HTMLCode"/>
              </w:rPr>
              <w:t>BlastyBiz.html</w:t>
            </w:r>
            <w:r>
              <w:rPr>
                <w:rFonts w:eastAsia="Times New Roman"/>
              </w:rPr>
              <w:t xml:space="preserve"> — campaign creation flow</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0E4610"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"Create New Listing" was redundant and campaign creation was a bare name-only text input.</w:t>
            </w:r>
            <w:r>
              <w:rPr>
                <w:rFonts w:eastAsia="Times New Roman"/>
              </w:rPr>
              <w:t xml:space="preserve"> Dashboard button said "</w:t>
            </w:r>
            <w:r>
              <w:rPr>
                <w:rFonts w:ascii="Segoe UI Emoji" w:eastAsia="Times New Roman" w:hAnsi="Segoe UI Emoji" w:cs="Segoe UI Emoji"/>
              </w:rPr>
              <w:t>⚡</w:t>
            </w:r>
            <w:r>
              <w:rPr>
                <w:rFonts w:eastAsia="Times New Roman"/>
              </w:rPr>
              <w:t xml:space="preserve"> Create New Listing" and went to </w:t>
            </w:r>
            <w:r>
              <w:rPr>
                <w:rStyle w:val="HTMLCode"/>
              </w:rPr>
              <w:t>BlastyBiz.html</w:t>
            </w:r>
            <w:r>
              <w:rPr>
                <w:rFonts w:eastAsia="Times New Roman"/>
              </w:rPr>
              <w:t xml:space="preserve"> which immediately asked "Pick a campaign or create a new one" — two "create" prompts back to back with no clear path forward. The "</w:t>
            </w:r>
            <w:r>
              <w:rPr>
                <w:rFonts w:ascii="Noto Sans CJK JP" w:eastAsia="Noto Sans CJK JP" w:hAnsi="Noto Sans CJK JP" w:cs="Noto Sans CJK JP" w:hint="eastAsia"/>
              </w:rPr>
              <w:t>＋</w:t>
            </w:r>
            <w:r>
              <w:rPr>
                <w:rFonts w:eastAsia="Times New Roman"/>
              </w:rPr>
              <w:t xml:space="preserve"> New Campaign" </w:t>
            </w:r>
            <w:r>
              <w:rPr>
                <w:rFonts w:eastAsia="Times New Roman"/>
              </w:rPr>
              <w:lastRenderedPageBreak/>
              <w:t xml:space="preserve">inline form was a single text input for the name only; after saving, the Campaign Context </w:t>
            </w:r>
            <w:proofErr w:type="spellStart"/>
            <w:r>
              <w:rPr>
                <w:rFonts w:eastAsia="Times New Roman"/>
              </w:rPr>
              <w:t>textarea</w:t>
            </w:r>
            <w:proofErr w:type="spellEnd"/>
            <w:r>
              <w:rPr>
                <w:rFonts w:eastAsia="Times New Roman"/>
              </w:rPr>
              <w:t xml:space="preserve"> was empty with no connection to what was just created. Dashboard "Open →" links went to </w:t>
            </w:r>
            <w:r>
              <w:rPr>
                <w:rStyle w:val="HTMLCode"/>
              </w:rPr>
              <w:t>BlastyBiz.html</w:t>
            </w:r>
            <w:r>
              <w:rPr>
                <w:rFonts w:eastAsia="Times New Roman"/>
              </w:rPr>
              <w:t xml:space="preserve"> with no campaign pre-selected, requiring the user to find and re-tap the campaign they just came from.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A2B5D2" w14:textId="77777777" w:rsidR="00421C69" w:rsidRDefault="00421C69">
            <w:pPr>
              <w:spacing w:before="150" w:after="150"/>
              <w:rPr>
                <w:rFonts w:eastAsia="Times New Roman"/>
              </w:rPr>
            </w:pPr>
            <w:r>
              <w:rPr>
                <w:rFonts w:eastAsia="Times New Roman"/>
              </w:rPr>
              <w:lastRenderedPageBreak/>
              <w:t>(1) Dashboard "Create New Listing" → renamed "</w:t>
            </w:r>
            <w:r>
              <w:rPr>
                <w:rFonts w:ascii="Noto Sans CJK JP" w:eastAsia="Noto Sans CJK JP" w:hAnsi="Noto Sans CJK JP" w:cs="Noto Sans CJK JP" w:hint="eastAsia"/>
              </w:rPr>
              <w:t>＋</w:t>
            </w:r>
            <w:r>
              <w:rPr>
                <w:rFonts w:eastAsia="Times New Roman"/>
              </w:rPr>
              <w:t xml:space="preserve"> New Campaign" and URL updated to </w:t>
            </w:r>
            <w:proofErr w:type="spellStart"/>
            <w:r>
              <w:rPr>
                <w:rStyle w:val="HTMLCode"/>
              </w:rPr>
              <w:t>BlastyBiz.html?newcampaign</w:t>
            </w:r>
            <w:proofErr w:type="spellEnd"/>
            <w:r>
              <w:rPr>
                <w:rStyle w:val="HTMLCode"/>
              </w:rPr>
              <w:t>=1</w:t>
            </w:r>
            <w:r>
              <w:rPr>
                <w:rFonts w:eastAsia="Times New Roman"/>
              </w:rPr>
              <w:t xml:space="preserve">. (2) Dashboard "Open →" links now go to </w:t>
            </w:r>
            <w:proofErr w:type="spellStart"/>
            <w:r>
              <w:rPr>
                <w:rStyle w:val="HTMLCode"/>
              </w:rPr>
              <w:t>BlastyBiz.html?cid</w:t>
            </w:r>
            <w:proofErr w:type="spellEnd"/>
            <w:r>
              <w:rPr>
                <w:rStyle w:val="HTMLCode"/>
              </w:rPr>
              <w:t>={</w:t>
            </w:r>
            <w:proofErr w:type="spellStart"/>
            <w:r>
              <w:rPr>
                <w:rStyle w:val="HTMLCode"/>
              </w:rPr>
              <w:t>c.id</w:t>
            </w:r>
            <w:proofErr w:type="spellEnd"/>
            <w:r>
              <w:rPr>
                <w:rStyle w:val="HTMLCode"/>
              </w:rPr>
              <w:t>}</w:t>
            </w:r>
            <w:r>
              <w:rPr>
                <w:rFonts w:eastAsia="Times New Roman"/>
              </w:rPr>
              <w:t xml:space="preserve">. (3) </w:t>
            </w:r>
            <w:r>
              <w:rPr>
                <w:rFonts w:eastAsia="Times New Roman"/>
              </w:rPr>
              <w:lastRenderedPageBreak/>
              <w:t xml:space="preserve">BlastyBiz.html reads URL </w:t>
            </w:r>
            <w:proofErr w:type="spellStart"/>
            <w:r>
              <w:rPr>
                <w:rFonts w:eastAsia="Times New Roman"/>
              </w:rPr>
              <w:t>params</w:t>
            </w:r>
            <w:proofErr w:type="spellEnd"/>
            <w:r>
              <w:rPr>
                <w:rFonts w:eastAsia="Times New Roman"/>
              </w:rPr>
              <w:t xml:space="preserve"> after campaigns load: </w:t>
            </w:r>
            <w:r>
              <w:rPr>
                <w:rStyle w:val="HTMLCode"/>
              </w:rPr>
              <w:t>?</w:t>
            </w:r>
            <w:proofErr w:type="spellStart"/>
            <w:r>
              <w:rPr>
                <w:rStyle w:val="HTMLCode"/>
              </w:rPr>
              <w:t>newcampaign</w:t>
            </w:r>
            <w:proofErr w:type="spellEnd"/>
            <w:r>
              <w:rPr>
                <w:rStyle w:val="HTMLCode"/>
              </w:rPr>
              <w:t>=1</w:t>
            </w:r>
            <w:r>
              <w:rPr>
                <w:rFonts w:eastAsia="Times New Roman"/>
              </w:rPr>
              <w:t xml:space="preserve"> auto-opens the create form via </w:t>
            </w:r>
            <w:proofErr w:type="spellStart"/>
            <w:r>
              <w:rPr>
                <w:rStyle w:val="HTMLCode"/>
              </w:rPr>
              <w:t>openNewCampaign</w:t>
            </w:r>
            <w:proofErr w:type="spellEnd"/>
            <w:r>
              <w:rPr>
                <w:rStyle w:val="HTMLCode"/>
              </w:rPr>
              <w:t>()</w:t>
            </w:r>
            <w:r>
              <w:rPr>
                <w:rFonts w:eastAsia="Times New Roman"/>
              </w:rPr>
              <w:t xml:space="preserve">; </w:t>
            </w:r>
            <w:r>
              <w:rPr>
                <w:rStyle w:val="HTMLCode"/>
              </w:rPr>
              <w:t>?</w:t>
            </w:r>
            <w:proofErr w:type="spellStart"/>
            <w:r>
              <w:rPr>
                <w:rStyle w:val="HTMLCode"/>
              </w:rPr>
              <w:t>cid</w:t>
            </w:r>
            <w:proofErr w:type="spellEnd"/>
            <w:r>
              <w:rPr>
                <w:rStyle w:val="HTMLCode"/>
              </w:rPr>
              <w:t>=xxx</w:t>
            </w:r>
            <w:r>
              <w:rPr>
                <w:rFonts w:eastAsia="Times New Roman"/>
              </w:rPr>
              <w:t xml:space="preserve"> auto-selects the campaign via </w:t>
            </w:r>
            <w:proofErr w:type="spellStart"/>
            <w:r>
              <w:rPr>
                <w:rStyle w:val="HTMLCode"/>
              </w:rPr>
              <w:t>selectCampaign</w:t>
            </w:r>
            <w:proofErr w:type="spellEnd"/>
            <w:r>
              <w:rPr>
                <w:rStyle w:val="HTMLCode"/>
              </w:rPr>
              <w:t>()</w:t>
            </w:r>
            <w:r>
              <w:rPr>
                <w:rFonts w:eastAsia="Times New Roman"/>
              </w:rPr>
              <w:t xml:space="preserve">. (4) Campaign creation form expanded: name input (Enter moves focus to description), new </w:t>
            </w:r>
            <w:r>
              <w:rPr>
                <w:rStyle w:val="HTMLCode"/>
              </w:rPr>
              <w:t>#new-campaign-story</w:t>
            </w:r>
            <w:r>
              <w:rPr>
                <w:rFonts w:eastAsia="Times New Roman"/>
              </w:rPr>
              <w:t xml:space="preserve"> </w:t>
            </w:r>
            <w:proofErr w:type="spellStart"/>
            <w:r>
              <w:rPr>
                <w:rFonts w:eastAsia="Times New Roman"/>
              </w:rPr>
              <w:t>textarea</w:t>
            </w:r>
            <w:proofErr w:type="spellEnd"/>
            <w:r>
              <w:rPr>
                <w:rFonts w:eastAsia="Times New Roman"/>
              </w:rPr>
              <w:t xml:space="preserve"> ("What's this campaign about?") whose value saves to </w:t>
            </w:r>
            <w:proofErr w:type="spellStart"/>
            <w:r>
              <w:rPr>
                <w:rStyle w:val="HTMLCode"/>
              </w:rPr>
              <w:t>campaignStory</w:t>
            </w:r>
            <w:proofErr w:type="spellEnd"/>
            <w:r>
              <w:rPr>
                <w:rFonts w:eastAsia="Times New Roman"/>
              </w:rPr>
              <w:t xml:space="preserve">, and "Create Campaign" / "Cancel" button row. (5) On save, the Campaign Context </w:t>
            </w:r>
            <w:proofErr w:type="spellStart"/>
            <w:r>
              <w:rPr>
                <w:rFonts w:eastAsia="Times New Roman"/>
              </w:rPr>
              <w:t>textarea</w:t>
            </w:r>
            <w:proofErr w:type="spellEnd"/>
            <w:r>
              <w:rPr>
                <w:rFonts w:eastAsia="Times New Roman"/>
              </w:rPr>
              <w:t xml:space="preserve"> is pre-populated with the story so the AI immediately has context. Deployed and curl-confirmed all changes live on both pages.</w:t>
            </w:r>
          </w:p>
        </w:tc>
      </w:tr>
      <w:tr w:rsidR="00421C69" w14:paraId="5E667E6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574613" w14:textId="77777777" w:rsidR="00421C69" w:rsidRDefault="00421C69">
            <w:pPr>
              <w:spacing w:before="150" w:after="150"/>
              <w:rPr>
                <w:rFonts w:eastAsia="Times New Roman"/>
              </w:rPr>
            </w:pPr>
            <w:r>
              <w:rPr>
                <w:rFonts w:eastAsia="Times New Roman"/>
              </w:rPr>
              <w:lastRenderedPageBreak/>
              <w:t xml:space="preserve">Jul 4, </w:t>
            </w:r>
            <w:r>
              <w:rPr>
                <w:rFonts w:eastAsia="Times New Roman"/>
              </w:rPr>
              <w:lastRenderedPageBreak/>
              <w:t>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283DF7" w14:textId="77777777" w:rsidR="00421C69" w:rsidRDefault="00421C69">
            <w:pPr>
              <w:spacing w:before="150" w:after="150"/>
              <w:rPr>
                <w:rFonts w:eastAsia="Times New Roman"/>
              </w:rPr>
            </w:pPr>
            <w:r>
              <w:rPr>
                <w:rStyle w:val="HTMLCode"/>
              </w:rPr>
              <w:lastRenderedPageBreak/>
              <w:t>BlastyBiz.html</w:t>
            </w:r>
            <w:r>
              <w:rPr>
                <w:rFonts w:eastAsia="Times New Roman"/>
              </w:rPr>
              <w:t xml:space="preserve"> — About You in Copy card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DDF842"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About You in Copy: Yes/No buttons did nothing; name/role never included in AI prompt.</w:t>
            </w:r>
            <w:r>
              <w:rPr>
                <w:rFonts w:eastAsia="Times New Roman"/>
              </w:rPr>
              <w:t xml:space="preserve"> The </w:t>
            </w:r>
            <w:r>
              <w:rPr>
                <w:rFonts w:eastAsia="Times New Roman"/>
              </w:rPr>
              <w:lastRenderedPageBreak/>
              <w:t>card was redesigned from checkboxes to Yes/No pill buttons (</w:t>
            </w:r>
            <w:proofErr w:type="spellStart"/>
            <w:r>
              <w:rPr>
                <w:rStyle w:val="HTMLCode"/>
              </w:rPr>
              <w:t>setYN</w:t>
            </w:r>
            <w:proofErr w:type="spellEnd"/>
            <w:r>
              <w:rPr>
                <w:rStyle w:val="HTMLCode"/>
              </w:rPr>
              <w:t>('</w:t>
            </w:r>
            <w:proofErr w:type="spellStart"/>
            <w:r>
              <w:rPr>
                <w:rStyle w:val="HTMLCode"/>
              </w:rPr>
              <w:t>name','yes</w:t>
            </w:r>
            <w:proofErr w:type="spellEnd"/>
            <w:r>
              <w:rPr>
                <w:rStyle w:val="HTMLCode"/>
              </w:rPr>
              <w:t>')</w:t>
            </w:r>
            <w:r>
              <w:rPr>
                <w:rFonts w:eastAsia="Times New Roman"/>
              </w:rPr>
              <w:t xml:space="preserve"> etc.) but </w:t>
            </w:r>
            <w:proofErr w:type="spellStart"/>
            <w:r>
              <w:rPr>
                <w:rStyle w:val="HTMLCode"/>
              </w:rPr>
              <w:t>setYN</w:t>
            </w:r>
            <w:proofErr w:type="spellEnd"/>
            <w:r>
              <w:rPr>
                <w:rFonts w:eastAsia="Times New Roman"/>
              </w:rPr>
              <w:t xml:space="preserve"> was never implemented — clicking either button called an undefined function and silently did nothing. Both places that build the AI prompt (</w:t>
            </w:r>
            <w:proofErr w:type="spellStart"/>
            <w:r>
              <w:rPr>
                <w:rStyle w:val="HTMLCode"/>
              </w:rPr>
              <w:t>runAdaptation</w:t>
            </w:r>
            <w:proofErr w:type="spellEnd"/>
            <w:r>
              <w:rPr>
                <w:rFonts w:eastAsia="Times New Roman"/>
              </w:rPr>
              <w:t xml:space="preserve"> single-platform and multi-platform paths) still read </w:t>
            </w:r>
            <w:proofErr w:type="spellStart"/>
            <w:r>
              <w:rPr>
                <w:rStyle w:val="HTMLCode"/>
              </w:rPr>
              <w:t>document.getElementById</w:t>
            </w:r>
            <w:proofErr w:type="spellEnd"/>
            <w:r>
              <w:rPr>
                <w:rStyle w:val="HTMLCode"/>
              </w:rPr>
              <w:t>('copy-include-name')?.checked</w:t>
            </w:r>
            <w:r>
              <w:rPr>
                <w:rFonts w:eastAsia="Times New Roman"/>
              </w:rPr>
              <w:t xml:space="preserve"> and </w:t>
            </w:r>
            <w:proofErr w:type="spellStart"/>
            <w:r>
              <w:rPr>
                <w:rStyle w:val="HTMLCode"/>
              </w:rPr>
              <w:t>document.getElementById</w:t>
            </w:r>
            <w:proofErr w:type="spellEnd"/>
            <w:r>
              <w:rPr>
                <w:rStyle w:val="HTMLCode"/>
              </w:rPr>
              <w:t>('copy-include-role')?.checked</w:t>
            </w:r>
            <w:r>
              <w:rPr>
                <w:rFonts w:eastAsia="Times New Roman"/>
              </w:rPr>
              <w:t xml:space="preserve"> — IDs that don't exist in the HTML. Both always evaluated to </w:t>
            </w:r>
            <w:r>
              <w:rPr>
                <w:rStyle w:val="HTMLCode"/>
              </w:rPr>
              <w:t>undefined</w:t>
            </w:r>
            <w:r>
              <w:rPr>
                <w:rFonts w:eastAsia="Times New Roman"/>
              </w:rPr>
              <w:t xml:space="preserve"> → name and role were never injected into the prompt regardless of what the user selected. </w:t>
            </w:r>
            <w:proofErr w:type="spellStart"/>
            <w:r>
              <w:rPr>
                <w:rStyle w:val="HTMLCode"/>
              </w:rPr>
              <w:t>updateCopyPreview</w:t>
            </w:r>
            <w:proofErr w:type="spellEnd"/>
            <w:r>
              <w:rPr>
                <w:rFonts w:eastAsia="Times New Roman"/>
              </w:rPr>
              <w:t xml:space="preserve"> also referenced a dead </w:t>
            </w:r>
            <w:r>
              <w:rPr>
                <w:rStyle w:val="HTMLCode"/>
              </w:rPr>
              <w:t>copy-include-role</w:t>
            </w:r>
            <w:r>
              <w:rPr>
                <w:rFonts w:eastAsia="Times New Roman"/>
              </w:rPr>
              <w:t xml:space="preserve"> checkbox element to disable 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89D969" w14:textId="77777777" w:rsidR="00421C69" w:rsidRDefault="00421C69">
            <w:pPr>
              <w:spacing w:before="150" w:after="150"/>
              <w:rPr>
                <w:rFonts w:eastAsia="Times New Roman"/>
              </w:rPr>
            </w:pPr>
            <w:r>
              <w:rPr>
                <w:rFonts w:eastAsia="Times New Roman"/>
              </w:rPr>
              <w:lastRenderedPageBreak/>
              <w:t xml:space="preserve">(1) Added </w:t>
            </w:r>
            <w:proofErr w:type="spellStart"/>
            <w:r>
              <w:rPr>
                <w:rStyle w:val="HTMLCode"/>
              </w:rPr>
              <w:t>var</w:t>
            </w:r>
            <w:proofErr w:type="spellEnd"/>
            <w:r>
              <w:rPr>
                <w:rStyle w:val="HTMLCode"/>
              </w:rPr>
              <w:t xml:space="preserve"> </w:t>
            </w:r>
            <w:proofErr w:type="spellStart"/>
            <w:r>
              <w:rPr>
                <w:rStyle w:val="HTMLCode"/>
              </w:rPr>
              <w:t>ynState</w:t>
            </w:r>
            <w:proofErr w:type="spellEnd"/>
            <w:r>
              <w:rPr>
                <w:rStyle w:val="HTMLCode"/>
              </w:rPr>
              <w:t xml:space="preserve"> = { name: 'no', role: 'no' }</w:t>
            </w:r>
            <w:r>
              <w:rPr>
                <w:rFonts w:eastAsia="Times New Roman"/>
              </w:rPr>
              <w:t xml:space="preserve"> module-</w:t>
            </w:r>
            <w:r>
              <w:rPr>
                <w:rFonts w:eastAsia="Times New Roman"/>
              </w:rPr>
              <w:lastRenderedPageBreak/>
              <w:t xml:space="preserve">level state var. (2) Implemented </w:t>
            </w:r>
            <w:proofErr w:type="spellStart"/>
            <w:r>
              <w:rPr>
                <w:rStyle w:val="HTMLCode"/>
              </w:rPr>
              <w:t>setYN</w:t>
            </w:r>
            <w:proofErr w:type="spellEnd"/>
            <w:r>
              <w:rPr>
                <w:rStyle w:val="HTMLCode"/>
              </w:rPr>
              <w:t xml:space="preserve">(field, </w:t>
            </w:r>
            <w:proofErr w:type="spellStart"/>
            <w:r>
              <w:rPr>
                <w:rStyle w:val="HTMLCode"/>
              </w:rPr>
              <w:t>val</w:t>
            </w:r>
            <w:proofErr w:type="spellEnd"/>
            <w:r>
              <w:rPr>
                <w:rStyle w:val="HTMLCode"/>
              </w:rPr>
              <w:t>)</w:t>
            </w:r>
            <w:r>
              <w:rPr>
                <w:rFonts w:eastAsia="Times New Roman"/>
              </w:rPr>
              <w:t xml:space="preserve"> — updates </w:t>
            </w:r>
            <w:proofErr w:type="spellStart"/>
            <w:r>
              <w:rPr>
                <w:rStyle w:val="HTMLCode"/>
              </w:rPr>
              <w:t>ynState</w:t>
            </w:r>
            <w:proofErr w:type="spellEnd"/>
            <w:r>
              <w:rPr>
                <w:rStyle w:val="HTMLCode"/>
              </w:rPr>
              <w:t>[field]</w:t>
            </w:r>
            <w:r>
              <w:rPr>
                <w:rFonts w:eastAsia="Times New Roman"/>
              </w:rPr>
              <w:t xml:space="preserve"> and toggles </w:t>
            </w:r>
            <w:proofErr w:type="spellStart"/>
            <w:r>
              <w:rPr>
                <w:rStyle w:val="HTMLCode"/>
              </w:rPr>
              <w:t>yn</w:t>
            </w:r>
            <w:proofErr w:type="spellEnd"/>
            <w:r>
              <w:rPr>
                <w:rStyle w:val="HTMLCode"/>
              </w:rPr>
              <w:t>-active</w:t>
            </w:r>
            <w:r>
              <w:rPr>
                <w:rFonts w:eastAsia="Times New Roman"/>
              </w:rPr>
              <w:t xml:space="preserve"> CSS class on the correct Yes/No button pair. (3) Replaced both </w:t>
            </w:r>
            <w:proofErr w:type="spellStart"/>
            <w:r>
              <w:rPr>
                <w:rStyle w:val="HTMLCode"/>
              </w:rPr>
              <w:t>getElementById</w:t>
            </w:r>
            <w:proofErr w:type="spellEnd"/>
            <w:r>
              <w:rPr>
                <w:rStyle w:val="HTMLCode"/>
              </w:rPr>
              <w:t>('copy-include-name')?.checked</w:t>
            </w:r>
            <w:r>
              <w:rPr>
                <w:rFonts w:eastAsia="Times New Roman"/>
              </w:rPr>
              <w:t xml:space="preserve"> reads with </w:t>
            </w:r>
            <w:proofErr w:type="spellStart"/>
            <w:r>
              <w:rPr>
                <w:rStyle w:val="HTMLCode"/>
              </w:rPr>
              <w:t>ynState.name</w:t>
            </w:r>
            <w:proofErr w:type="spellEnd"/>
            <w:r>
              <w:rPr>
                <w:rStyle w:val="HTMLCode"/>
              </w:rPr>
              <w:t xml:space="preserve"> === 'yes'</w:t>
            </w:r>
            <w:r>
              <w:rPr>
                <w:rFonts w:eastAsia="Times New Roman"/>
              </w:rPr>
              <w:t xml:space="preserve"> and both </w:t>
            </w:r>
            <w:proofErr w:type="spellStart"/>
            <w:r>
              <w:rPr>
                <w:rStyle w:val="HTMLCode"/>
              </w:rPr>
              <w:t>getElementById</w:t>
            </w:r>
            <w:proofErr w:type="spellEnd"/>
            <w:r>
              <w:rPr>
                <w:rStyle w:val="HTMLCode"/>
              </w:rPr>
              <w:t>('copy-include-role')?.checked</w:t>
            </w:r>
            <w:r>
              <w:rPr>
                <w:rFonts w:eastAsia="Times New Roman"/>
              </w:rPr>
              <w:t xml:space="preserve"> reads with </w:t>
            </w:r>
            <w:proofErr w:type="spellStart"/>
            <w:r>
              <w:rPr>
                <w:rStyle w:val="HTMLCode"/>
              </w:rPr>
              <w:t>ynState.role</w:t>
            </w:r>
            <w:proofErr w:type="spellEnd"/>
            <w:r>
              <w:rPr>
                <w:rStyle w:val="HTMLCode"/>
              </w:rPr>
              <w:t xml:space="preserve"> === 'yes'</w:t>
            </w:r>
            <w:r>
              <w:rPr>
                <w:rFonts w:eastAsia="Times New Roman"/>
              </w:rPr>
              <w:t xml:space="preserve">. (4) Removed dead </w:t>
            </w:r>
            <w:proofErr w:type="spellStart"/>
            <w:r>
              <w:rPr>
                <w:rStyle w:val="HTMLCode"/>
              </w:rPr>
              <w:t>roleCb</w:t>
            </w:r>
            <w:proofErr w:type="spellEnd"/>
            <w:r>
              <w:rPr>
                <w:rFonts w:eastAsia="Times New Roman"/>
              </w:rPr>
              <w:t xml:space="preserve"> checkbox reference from </w:t>
            </w:r>
            <w:proofErr w:type="spellStart"/>
            <w:r>
              <w:rPr>
                <w:rStyle w:val="HTMLCode"/>
              </w:rPr>
              <w:t>updateCopyPreview</w:t>
            </w:r>
            <w:proofErr w:type="spellEnd"/>
            <w:r>
              <w:rPr>
                <w:rFonts w:eastAsia="Times New Roman"/>
              </w:rPr>
              <w:t xml:space="preserve">; now disables </w:t>
            </w:r>
            <w:proofErr w:type="spellStart"/>
            <w:r>
              <w:rPr>
                <w:rStyle w:val="HTMLCode"/>
              </w:rPr>
              <w:t>yn</w:t>
            </w:r>
            <w:proofErr w:type="spellEnd"/>
            <w:r>
              <w:rPr>
                <w:rStyle w:val="HTMLCode"/>
              </w:rPr>
              <w:t>-role-yes</w:t>
            </w:r>
            <w:r>
              <w:rPr>
                <w:rFonts w:eastAsia="Times New Roman"/>
              </w:rPr>
              <w:t xml:space="preserve"> button instead. Deployed and curl-confirmed: </w:t>
            </w:r>
            <w:r>
              <w:rPr>
                <w:rStyle w:val="HTMLCode"/>
              </w:rPr>
              <w:t xml:space="preserve">function </w:t>
            </w:r>
            <w:proofErr w:type="spellStart"/>
            <w:r>
              <w:rPr>
                <w:rStyle w:val="HTMLCode"/>
              </w:rPr>
              <w:t>setYN</w:t>
            </w:r>
            <w:proofErr w:type="spellEnd"/>
            <w:r>
              <w:rPr>
                <w:rFonts w:eastAsia="Times New Roman"/>
              </w:rPr>
              <w:t xml:space="preserve">, </w:t>
            </w:r>
            <w:proofErr w:type="spellStart"/>
            <w:r>
              <w:rPr>
                <w:rStyle w:val="HTMLCode"/>
              </w:rPr>
              <w:t>ynState.name</w:t>
            </w:r>
            <w:proofErr w:type="spellEnd"/>
            <w:r>
              <w:rPr>
                <w:rFonts w:eastAsia="Times New Roman"/>
              </w:rPr>
              <w:t xml:space="preserve">, and </w:t>
            </w:r>
            <w:proofErr w:type="spellStart"/>
            <w:r>
              <w:rPr>
                <w:rStyle w:val="HTMLCode"/>
              </w:rPr>
              <w:t>ynState.role</w:t>
            </w:r>
            <w:proofErr w:type="spellEnd"/>
            <w:r>
              <w:rPr>
                <w:rFonts w:eastAsia="Times New Roman"/>
              </w:rPr>
              <w:t xml:space="preserve"> all present in live HTML.</w:t>
            </w:r>
          </w:p>
        </w:tc>
      </w:tr>
      <w:tr w:rsidR="00421C69" w14:paraId="6B7BC11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0B95BA" w14:textId="77777777" w:rsidR="00421C69" w:rsidRDefault="00421C69">
            <w:pPr>
              <w:spacing w:before="150" w:after="150"/>
              <w:rPr>
                <w:rFonts w:eastAsia="Times New Roman"/>
              </w:rPr>
            </w:pPr>
            <w:r>
              <w:rPr>
                <w:rFonts w:eastAsia="Times New Roman"/>
              </w:rPr>
              <w:lastRenderedPageBreak/>
              <w:t xml:space="preserve">Jul 4, </w:t>
            </w:r>
            <w:r>
              <w:rPr>
                <w:rFonts w:eastAsia="Times New Roman"/>
              </w:rPr>
              <w:lastRenderedPageBreak/>
              <w:t>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7BBA6A" w14:textId="77777777" w:rsidR="00421C69" w:rsidRDefault="00421C69">
            <w:pPr>
              <w:spacing w:before="150" w:after="150"/>
              <w:rPr>
                <w:rFonts w:eastAsia="Times New Roman"/>
              </w:rPr>
            </w:pPr>
            <w:r>
              <w:rPr>
                <w:rStyle w:val="HTMLCode"/>
              </w:rPr>
              <w:lastRenderedPageBreak/>
              <w:t>BlastyBiz.html</w:t>
            </w:r>
            <w:r>
              <w:rPr>
                <w:rFonts w:eastAsia="Times New Roman"/>
              </w:rPr>
              <w:t xml:space="preserve"> — photo upload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AB570B"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Camera roll: large images stuck at 0% + no compression feedback.</w:t>
            </w:r>
            <w:r>
              <w:rPr>
                <w:rFonts w:eastAsia="Times New Roman"/>
              </w:rPr>
              <w:t xml:space="preserve"> Large/heavy photos from </w:t>
            </w:r>
            <w:r>
              <w:rPr>
                <w:rFonts w:eastAsia="Times New Roman"/>
              </w:rPr>
              <w:lastRenderedPageBreak/>
              <w:t xml:space="preserve">the camera roll appeared stuck at 0% with no indication anything was happening. </w:t>
            </w:r>
            <w:proofErr w:type="spellStart"/>
            <w:r>
              <w:rPr>
                <w:rStyle w:val="HTMLCode"/>
              </w:rPr>
              <w:t>compressImage</w:t>
            </w:r>
            <w:proofErr w:type="spellEnd"/>
            <w:r>
              <w:rPr>
                <w:rFonts w:eastAsia="Times New Roman"/>
              </w:rPr>
              <w:t xml:space="preserve"> ran before the upload started, but the UI immediately showed "0%" making it look frozen. The </w:t>
            </w:r>
            <w:proofErr w:type="spellStart"/>
            <w:r>
              <w:rPr>
                <w:rFonts w:eastAsia="Times New Roman"/>
              </w:rPr>
              <w:t>toBlob</w:t>
            </w:r>
            <w:proofErr w:type="spellEnd"/>
            <w:r>
              <w:rPr>
                <w:rFonts w:eastAsia="Times New Roman"/>
              </w:rPr>
              <w:t xml:space="preserve"> timeout (5s) and overall </w:t>
            </w:r>
            <w:proofErr w:type="spellStart"/>
            <w:r>
              <w:rPr>
                <w:rFonts w:eastAsia="Times New Roman"/>
              </w:rPr>
              <w:t>giveUp</w:t>
            </w:r>
            <w:proofErr w:type="spellEnd"/>
            <w:r>
              <w:rPr>
                <w:rFonts w:eastAsia="Times New Roman"/>
              </w:rPr>
              <w:t xml:space="preserve"> (8s) were too short for large images on mid-range Android — when they fired, the fallback returned the original file which could exceed the 5MB storage rule and fail silently. No user-visible feedback for the compressing phase at all.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36EF01" w14:textId="77777777" w:rsidR="00421C69" w:rsidRDefault="00421C69">
            <w:pPr>
              <w:spacing w:before="150" w:after="150"/>
              <w:rPr>
                <w:rFonts w:eastAsia="Times New Roman"/>
              </w:rPr>
            </w:pPr>
            <w:r>
              <w:rPr>
                <w:rFonts w:eastAsia="Times New Roman"/>
              </w:rPr>
              <w:lastRenderedPageBreak/>
              <w:t xml:space="preserve">(1) Added </w:t>
            </w:r>
            <w:r>
              <w:rPr>
                <w:rStyle w:val="HTMLCode"/>
              </w:rPr>
              <w:t>compressing: true</w:t>
            </w:r>
            <w:r>
              <w:rPr>
                <w:rFonts w:eastAsia="Times New Roman"/>
              </w:rPr>
              <w:t xml:space="preserve"> flag to items before compression starts; </w:t>
            </w:r>
            <w:proofErr w:type="spellStart"/>
            <w:r>
              <w:rPr>
                <w:rStyle w:val="HTMLCode"/>
              </w:rPr>
              <w:lastRenderedPageBreak/>
              <w:t>renderAllPhotos</w:t>
            </w:r>
            <w:proofErr w:type="spellEnd"/>
            <w:r>
              <w:rPr>
                <w:rFonts w:eastAsia="Times New Roman"/>
              </w:rPr>
              <w:t xml:space="preserve"> now shows </w:t>
            </w:r>
            <w:r>
              <w:rPr>
                <w:rFonts w:ascii="Segoe UI Emoji" w:eastAsia="Times New Roman" w:hAnsi="Segoe UI Emoji" w:cs="Segoe UI Emoji"/>
              </w:rPr>
              <w:t>⚙️</w:t>
            </w:r>
            <w:r>
              <w:rPr>
                <w:rFonts w:eastAsia="Times New Roman"/>
              </w:rPr>
              <w:t xml:space="preserve"> + "Compressing…" state instead of "0%" during that phase. (2) Increased </w:t>
            </w:r>
            <w:proofErr w:type="spellStart"/>
            <w:r>
              <w:rPr>
                <w:rFonts w:eastAsia="Times New Roman"/>
              </w:rPr>
              <w:t>toBlob</w:t>
            </w:r>
            <w:proofErr w:type="spellEnd"/>
            <w:r>
              <w:rPr>
                <w:rFonts w:eastAsia="Times New Roman"/>
              </w:rPr>
              <w:t xml:space="preserve"> timeout 5s→15s and overall </w:t>
            </w:r>
            <w:proofErr w:type="spellStart"/>
            <w:r>
              <w:rPr>
                <w:rFonts w:eastAsia="Times New Roman"/>
              </w:rPr>
              <w:t>giveUp</w:t>
            </w:r>
            <w:proofErr w:type="spellEnd"/>
            <w:r>
              <w:rPr>
                <w:rFonts w:eastAsia="Times New Roman"/>
              </w:rPr>
              <w:t xml:space="preserve"> 8s→25s. (3) Added </w:t>
            </w:r>
            <w:proofErr w:type="spellStart"/>
            <w:r>
              <w:rPr>
                <w:rStyle w:val="HTMLCode"/>
              </w:rPr>
              <w:t>imageSmoothingQuality</w:t>
            </w:r>
            <w:proofErr w:type="spellEnd"/>
            <w:r>
              <w:rPr>
                <w:rStyle w:val="HTMLCode"/>
              </w:rPr>
              <w:t xml:space="preserve"> = 'low'</w:t>
            </w:r>
            <w:r>
              <w:rPr>
                <w:rFonts w:eastAsia="Times New Roman"/>
              </w:rPr>
              <w:t xml:space="preserve"> on the canvas context for faster </w:t>
            </w:r>
            <w:proofErr w:type="spellStart"/>
            <w:r>
              <w:rPr>
                <w:rFonts w:eastAsia="Times New Roman"/>
              </w:rPr>
              <w:t>drawImage</w:t>
            </w:r>
            <w:proofErr w:type="spellEnd"/>
            <w:r>
              <w:rPr>
                <w:rFonts w:eastAsia="Times New Roman"/>
              </w:rPr>
              <w:t xml:space="preserve"> on mobile. (4) Quality lowered 0.85→0.82 (imperceptible difference at 1200px, smaller output). (5) Added post-compression size guard: if compressed result is still &gt;4.9MB (compression fell back to original), item is marked error with a clear message "Too large — try a smaller image" plus a toast, instead of silently failing at the storage rule. Deployed and curl-</w:t>
            </w:r>
            <w:r>
              <w:rPr>
                <w:rFonts w:eastAsia="Times New Roman"/>
              </w:rPr>
              <w:lastRenderedPageBreak/>
              <w:t>confirmed all five changes live.</w:t>
            </w:r>
          </w:p>
        </w:tc>
      </w:tr>
      <w:tr w:rsidR="00421C69" w14:paraId="1EC56CC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AAA2DD"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36AB28" w14:textId="77777777" w:rsidR="00421C69" w:rsidRDefault="00421C69">
            <w:pPr>
              <w:spacing w:before="150" w:after="150"/>
              <w:rPr>
                <w:rFonts w:eastAsia="Times New Roman"/>
              </w:rPr>
            </w:pPr>
            <w:r>
              <w:rPr>
                <w:rStyle w:val="HTMLCode"/>
              </w:rPr>
              <w:t>BlastyBiz.html</w:t>
            </w:r>
            <w:r>
              <w:rPr>
                <w:rFonts w:eastAsia="Times New Roman"/>
              </w:rPr>
              <w:t xml:space="preserve"> — photo upload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512A8D"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Camera roll: uploads failing (storage rules mismatch) + double file-picker on mobile.</w:t>
            </w:r>
            <w:r>
              <w:rPr>
                <w:rFonts w:eastAsia="Times New Roman"/>
              </w:rPr>
              <w:t xml:space="preserve"> Three separate bugs. (1) Storage rules only allowed writes to </w:t>
            </w:r>
            <w:r>
              <w:rPr>
                <w:rStyle w:val="HTMLCode"/>
              </w:rPr>
              <w:t>users/{</w:t>
            </w:r>
            <w:proofErr w:type="spellStart"/>
            <w:r>
              <w:rPr>
                <w:rStyle w:val="HTMLCode"/>
              </w:rPr>
              <w:t>uid</w:t>
            </w:r>
            <w:proofErr w:type="spellEnd"/>
            <w:r>
              <w:rPr>
                <w:rStyle w:val="HTMLCode"/>
              </w:rPr>
              <w:t>}/images/**</w:t>
            </w:r>
            <w:r>
              <w:rPr>
                <w:rFonts w:eastAsia="Times New Roman"/>
              </w:rPr>
              <w:t xml:space="preserve"> but upload code wrote to </w:t>
            </w:r>
            <w:r>
              <w:rPr>
                <w:rStyle w:val="HTMLCode"/>
              </w:rPr>
              <w:t>photos/{</w:t>
            </w:r>
            <w:proofErr w:type="spellStart"/>
            <w:r>
              <w:rPr>
                <w:rStyle w:val="HTMLCode"/>
              </w:rPr>
              <w:t>uid</w:t>
            </w:r>
            <w:proofErr w:type="spellEnd"/>
            <w:r>
              <w:rPr>
                <w:rStyle w:val="HTMLCode"/>
              </w:rPr>
              <w:t>}/campaigns/...</w:t>
            </w:r>
            <w:r>
              <w:rPr>
                <w:rFonts w:eastAsia="Times New Roman"/>
              </w:rPr>
              <w:t xml:space="preserve"> and </w:t>
            </w:r>
            <w:r>
              <w:rPr>
                <w:rStyle w:val="HTMLCode"/>
              </w:rPr>
              <w:t>photos/{</w:t>
            </w:r>
            <w:proofErr w:type="spellStart"/>
            <w:r>
              <w:rPr>
                <w:rStyle w:val="HTMLCode"/>
              </w:rPr>
              <w:t>uid</w:t>
            </w:r>
            <w:proofErr w:type="spellEnd"/>
            <w:r>
              <w:rPr>
                <w:rStyle w:val="HTMLCode"/>
              </w:rPr>
              <w:t>}/global/...</w:t>
            </w:r>
            <w:r>
              <w:rPr>
                <w:rFonts w:eastAsia="Times New Roman"/>
              </w:rPr>
              <w:t xml:space="preserve"> — a completely different path prefix. Every upload was silently rejected by Firebase Storage with a permissions error. (2) The </w:t>
            </w:r>
            <w:r>
              <w:rPr>
                <w:rStyle w:val="HTMLCode"/>
              </w:rPr>
              <w:t xml:space="preserve">&lt;div </w:t>
            </w:r>
            <w:proofErr w:type="spellStart"/>
            <w:r>
              <w:rPr>
                <w:rStyle w:val="HTMLCode"/>
              </w:rPr>
              <w:t>onclick</w:t>
            </w:r>
            <w:proofErr w:type="spellEnd"/>
            <w:r>
              <w:rPr>
                <w:rStyle w:val="HTMLCode"/>
              </w:rPr>
              <w:t>="</w:t>
            </w:r>
            <w:proofErr w:type="spellStart"/>
            <w:r>
              <w:rPr>
                <w:rStyle w:val="HTMLCode"/>
              </w:rPr>
              <w:t>img-input.click</w:t>
            </w:r>
            <w:proofErr w:type="spellEnd"/>
            <w:r>
              <w:rPr>
                <w:rStyle w:val="HTMLCode"/>
              </w:rPr>
              <w:t>()"&gt;</w:t>
            </w:r>
            <w:r>
              <w:rPr>
                <w:rFonts w:eastAsia="Times New Roman"/>
              </w:rPr>
              <w:t xml:space="preserve"> wrapper contained the </w:t>
            </w:r>
            <w:r>
              <w:rPr>
                <w:rStyle w:val="HTMLCode"/>
              </w:rPr>
              <w:t>&lt;input type="file"&gt;</w:t>
            </w:r>
            <w:r>
              <w:rPr>
                <w:rFonts w:eastAsia="Times New Roman"/>
              </w:rPr>
              <w:t xml:space="preserve"> as a child. Tapping directly on the input fired the input's native click (opens picker), which then bubbled up to the </w:t>
            </w:r>
            <w:proofErr w:type="spellStart"/>
            <w:r>
              <w:rPr>
                <w:rFonts w:eastAsia="Times New Roman"/>
              </w:rPr>
              <w:t>div's</w:t>
            </w:r>
            <w:proofErr w:type="spellEnd"/>
            <w:r>
              <w:rPr>
                <w:rFonts w:eastAsia="Times New Roman"/>
              </w:rPr>
              <w:t xml:space="preserve"> </w:t>
            </w:r>
            <w:proofErr w:type="spellStart"/>
            <w:r>
              <w:rPr>
                <w:rStyle w:val="HTMLCode"/>
              </w:rPr>
              <w:t>onclick</w:t>
            </w:r>
            <w:proofErr w:type="spellEnd"/>
            <w:r>
              <w:rPr>
                <w:rFonts w:eastAsia="Times New Roman"/>
              </w:rPr>
              <w:t xml:space="preserve"> — calling </w:t>
            </w:r>
            <w:proofErr w:type="spellStart"/>
            <w:r>
              <w:rPr>
                <w:rStyle w:val="HTMLCode"/>
              </w:rPr>
              <w:t>img-input.click</w:t>
            </w:r>
            <w:proofErr w:type="spellEnd"/>
            <w:r>
              <w:rPr>
                <w:rStyle w:val="HTMLCode"/>
              </w:rPr>
              <w:t>()</w:t>
            </w:r>
            <w:r>
              <w:rPr>
                <w:rFonts w:eastAsia="Times New Roman"/>
              </w:rPr>
              <w:t xml:space="preserve"> a second time, opening a second picker immediately and disrupting the first selection. (3) </w:t>
            </w:r>
            <w:proofErr w:type="spellStart"/>
            <w:r>
              <w:rPr>
                <w:rStyle w:val="HTMLCode"/>
              </w:rPr>
              <w:t>URL.createObjectURL</w:t>
            </w:r>
            <w:proofErr w:type="spellEnd"/>
            <w:r>
              <w:rPr>
                <w:rStyle w:val="HTMLCode"/>
              </w:rPr>
              <w:t>(file)</w:t>
            </w:r>
            <w:r>
              <w:rPr>
                <w:rFonts w:eastAsia="Times New Roman"/>
              </w:rPr>
              <w:t xml:space="preserve"> created a blob URL for local preview but was never revoked after the upload completed and the permanent download URL was available — a memory leak that </w:t>
            </w:r>
            <w:r>
              <w:rPr>
                <w:rFonts w:eastAsia="Times New Roman"/>
              </w:rPr>
              <w:lastRenderedPageBreak/>
              <w:t>could stall subsequent uploads on low-memory mobile devices.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DA10DA" w14:textId="77777777" w:rsidR="00421C69" w:rsidRDefault="00421C69">
            <w:pPr>
              <w:spacing w:before="150" w:after="150"/>
              <w:rPr>
                <w:rFonts w:eastAsia="Times New Roman"/>
              </w:rPr>
            </w:pPr>
            <w:r>
              <w:rPr>
                <w:rFonts w:eastAsia="Times New Roman"/>
              </w:rPr>
              <w:lastRenderedPageBreak/>
              <w:t xml:space="preserve">(1) Updated </w:t>
            </w:r>
            <w:proofErr w:type="spellStart"/>
            <w:r>
              <w:rPr>
                <w:rStyle w:val="HTMLCode"/>
              </w:rPr>
              <w:t>storage.rules</w:t>
            </w:r>
            <w:proofErr w:type="spellEnd"/>
            <w:r>
              <w:rPr>
                <w:rFonts w:eastAsia="Times New Roman"/>
              </w:rPr>
              <w:t xml:space="preserve"> to add </w:t>
            </w:r>
            <w:r>
              <w:rPr>
                <w:rStyle w:val="HTMLCode"/>
              </w:rPr>
              <w:t>match /photos/{</w:t>
            </w:r>
            <w:proofErr w:type="spellStart"/>
            <w:r>
              <w:rPr>
                <w:rStyle w:val="HTMLCode"/>
              </w:rPr>
              <w:t>uid</w:t>
            </w:r>
            <w:proofErr w:type="spellEnd"/>
            <w:r>
              <w:rPr>
                <w:rStyle w:val="HTMLCode"/>
              </w:rPr>
              <w:t>}/{</w:t>
            </w:r>
            <w:proofErr w:type="spellStart"/>
            <w:r>
              <w:rPr>
                <w:rStyle w:val="HTMLCode"/>
              </w:rPr>
              <w:t>allPaths</w:t>
            </w:r>
            <w:proofErr w:type="spellEnd"/>
            <w:r>
              <w:rPr>
                <w:rStyle w:val="HTMLCode"/>
              </w:rPr>
              <w:t>=**}</w:t>
            </w:r>
            <w:r>
              <w:rPr>
                <w:rFonts w:eastAsia="Times New Roman"/>
              </w:rPr>
              <w:t xml:space="preserve"> with identical read/write conditions (</w:t>
            </w:r>
            <w:proofErr w:type="spellStart"/>
            <w:r>
              <w:rPr>
                <w:rFonts w:eastAsia="Times New Roman"/>
              </w:rPr>
              <w:t>auth</w:t>
            </w:r>
            <w:proofErr w:type="spellEnd"/>
            <w:r>
              <w:rPr>
                <w:rFonts w:eastAsia="Times New Roman"/>
              </w:rPr>
              <w:t xml:space="preserve"> + 5MB cap + image MIME). Legacy </w:t>
            </w:r>
            <w:r>
              <w:rPr>
                <w:rStyle w:val="HTMLCode"/>
              </w:rPr>
              <w:t>users/{</w:t>
            </w:r>
            <w:proofErr w:type="spellStart"/>
            <w:r>
              <w:rPr>
                <w:rStyle w:val="HTMLCode"/>
              </w:rPr>
              <w:t>uid</w:t>
            </w:r>
            <w:proofErr w:type="spellEnd"/>
            <w:r>
              <w:rPr>
                <w:rStyle w:val="HTMLCode"/>
              </w:rPr>
              <w:t>}/images/**</w:t>
            </w:r>
            <w:r>
              <w:rPr>
                <w:rFonts w:eastAsia="Times New Roman"/>
              </w:rPr>
              <w:t xml:space="preserve"> rule kept for backward compatibility. Deployed with </w:t>
            </w:r>
            <w:r>
              <w:rPr>
                <w:rStyle w:val="HTMLCode"/>
              </w:rPr>
              <w:t>firebase deploy --only storage</w:t>
            </w:r>
            <w:r>
              <w:rPr>
                <w:rFonts w:eastAsia="Times New Roman"/>
              </w:rPr>
              <w:t xml:space="preserve">. (2) Added </w:t>
            </w:r>
            <w:proofErr w:type="spellStart"/>
            <w:r>
              <w:rPr>
                <w:rStyle w:val="HTMLCode"/>
              </w:rPr>
              <w:t>onclick</w:t>
            </w:r>
            <w:proofErr w:type="spellEnd"/>
            <w:r>
              <w:rPr>
                <w:rStyle w:val="HTMLCode"/>
              </w:rPr>
              <w:t>="</w:t>
            </w:r>
            <w:proofErr w:type="spellStart"/>
            <w:r>
              <w:rPr>
                <w:rStyle w:val="HTMLCode"/>
              </w:rPr>
              <w:t>event.stopPropagation</w:t>
            </w:r>
            <w:proofErr w:type="spellEnd"/>
            <w:r>
              <w:rPr>
                <w:rStyle w:val="HTMLCode"/>
              </w:rPr>
              <w:t>()"</w:t>
            </w:r>
            <w:r>
              <w:rPr>
                <w:rFonts w:eastAsia="Times New Roman"/>
              </w:rPr>
              <w:t xml:space="preserve"> to the </w:t>
            </w:r>
            <w:r>
              <w:rPr>
                <w:rStyle w:val="HTMLCode"/>
              </w:rPr>
              <w:t>&lt;input type="file" id="</w:t>
            </w:r>
            <w:proofErr w:type="spellStart"/>
            <w:r>
              <w:rPr>
                <w:rStyle w:val="HTMLCode"/>
              </w:rPr>
              <w:t>img</w:t>
            </w:r>
            <w:proofErr w:type="spellEnd"/>
            <w:r>
              <w:rPr>
                <w:rStyle w:val="HTMLCode"/>
              </w:rPr>
              <w:t>-input"&gt;</w:t>
            </w:r>
            <w:r>
              <w:rPr>
                <w:rFonts w:eastAsia="Times New Roman"/>
              </w:rPr>
              <w:t xml:space="preserve"> element — stops the click from bubbling to the parent </w:t>
            </w:r>
            <w:proofErr w:type="spellStart"/>
            <w:r>
              <w:rPr>
                <w:rFonts w:eastAsia="Times New Roman"/>
              </w:rPr>
              <w:t>div's</w:t>
            </w:r>
            <w:proofErr w:type="spellEnd"/>
            <w:r>
              <w:rPr>
                <w:rFonts w:eastAsia="Times New Roman"/>
              </w:rPr>
              <w:t xml:space="preserve"> </w:t>
            </w:r>
            <w:proofErr w:type="spellStart"/>
            <w:r>
              <w:rPr>
                <w:rFonts w:eastAsia="Times New Roman"/>
              </w:rPr>
              <w:t>onclick</w:t>
            </w:r>
            <w:proofErr w:type="spellEnd"/>
            <w:r>
              <w:rPr>
                <w:rFonts w:eastAsia="Times New Roman"/>
              </w:rPr>
              <w:t xml:space="preserve"> handler, so the picker opens exactly once per tap. (3) In the </w:t>
            </w:r>
            <w:proofErr w:type="spellStart"/>
            <w:r>
              <w:rPr>
                <w:rStyle w:val="HTMLCode"/>
              </w:rPr>
              <w:t>task.on</w:t>
            </w:r>
            <w:proofErr w:type="spellEnd"/>
            <w:r>
              <w:rPr>
                <w:rFonts w:eastAsia="Times New Roman"/>
              </w:rPr>
              <w:t xml:space="preserve"> upload-complete callback, added </w:t>
            </w:r>
            <w:proofErr w:type="spellStart"/>
            <w:r>
              <w:rPr>
                <w:rStyle w:val="HTMLCode"/>
              </w:rPr>
              <w:t>URL.revokeObjectURL</w:t>
            </w:r>
            <w:proofErr w:type="spellEnd"/>
            <w:r>
              <w:rPr>
                <w:rStyle w:val="HTMLCode"/>
              </w:rPr>
              <w:t>(</w:t>
            </w:r>
            <w:proofErr w:type="spellStart"/>
            <w:r>
              <w:rPr>
                <w:rStyle w:val="HTMLCode"/>
              </w:rPr>
              <w:t>localUrl</w:t>
            </w:r>
            <w:proofErr w:type="spellEnd"/>
            <w:r>
              <w:rPr>
                <w:rStyle w:val="HTMLCode"/>
              </w:rPr>
              <w:t>)</w:t>
            </w:r>
            <w:r>
              <w:rPr>
                <w:rFonts w:eastAsia="Times New Roman"/>
              </w:rPr>
              <w:t xml:space="preserve"> immediately before switching </w:t>
            </w:r>
            <w:proofErr w:type="spellStart"/>
            <w:r>
              <w:rPr>
                <w:rStyle w:val="HTMLCode"/>
              </w:rPr>
              <w:t>item.localUrl</w:t>
            </w:r>
            <w:proofErr w:type="spellEnd"/>
            <w:r>
              <w:rPr>
                <w:rFonts w:eastAsia="Times New Roman"/>
              </w:rPr>
              <w:t xml:space="preserve"> to the </w:t>
            </w:r>
            <w:r>
              <w:rPr>
                <w:rFonts w:eastAsia="Times New Roman"/>
              </w:rPr>
              <w:lastRenderedPageBreak/>
              <w:t xml:space="preserve">permanent download URL. All three fixes deployed to hosting and storage. Curl-confirmed: </w:t>
            </w:r>
            <w:proofErr w:type="spellStart"/>
            <w:r>
              <w:rPr>
                <w:rStyle w:val="HTMLCode"/>
              </w:rPr>
              <w:t>stopPropagation</w:t>
            </w:r>
            <w:proofErr w:type="spellEnd"/>
            <w:r>
              <w:rPr>
                <w:rFonts w:eastAsia="Times New Roman"/>
              </w:rPr>
              <w:t xml:space="preserve"> and </w:t>
            </w:r>
            <w:proofErr w:type="spellStart"/>
            <w:r>
              <w:rPr>
                <w:rStyle w:val="HTMLCode"/>
              </w:rPr>
              <w:t>revokeObjectURL</w:t>
            </w:r>
            <w:proofErr w:type="spellEnd"/>
            <w:r>
              <w:rPr>
                <w:rFonts w:eastAsia="Times New Roman"/>
              </w:rPr>
              <w:t xml:space="preserve"> present in live HTML; storage rules compiled and released successfully.</w:t>
            </w:r>
          </w:p>
        </w:tc>
      </w:tr>
      <w:tr w:rsidR="00421C69" w14:paraId="003D23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EB42F3"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741547" w14:textId="77777777" w:rsidR="00421C69" w:rsidRDefault="00421C69">
            <w:pPr>
              <w:spacing w:before="150" w:after="150"/>
              <w:rPr>
                <w:rFonts w:eastAsia="Times New Roman"/>
              </w:rPr>
            </w:pPr>
            <w:proofErr w:type="spellStart"/>
            <w:r>
              <w:rPr>
                <w:rStyle w:val="Strong"/>
                <w:rFonts w:eastAsia="Times New Roman"/>
              </w:rPr>
              <w:t>Firestore</w:t>
            </w:r>
            <w:proofErr w:type="spellEnd"/>
            <w:r>
              <w:rPr>
                <w:rFonts w:eastAsia="Times New Roman"/>
              </w:rPr>
              <w:t xml:space="preserve"> — 4 flat collections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613D0E"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Existing user data invisible after </w:t>
            </w:r>
            <w:proofErr w:type="spellStart"/>
            <w:r>
              <w:rPr>
                <w:rStyle w:val="Strong"/>
                <w:rFonts w:eastAsia="Times New Roman"/>
              </w:rPr>
              <w:t>subcollection</w:t>
            </w:r>
            <w:proofErr w:type="spellEnd"/>
            <w:r>
              <w:rPr>
                <w:rStyle w:val="Strong"/>
                <w:rFonts w:eastAsia="Times New Roman"/>
              </w:rPr>
              <w:t xml:space="preserve"> migration.</w:t>
            </w:r>
            <w:r>
              <w:rPr>
                <w:rFonts w:eastAsia="Times New Roman"/>
              </w:rPr>
              <w:t xml:space="preserve"> The previous session updated all code to read/write from </w:t>
            </w:r>
            <w:r>
              <w:rPr>
                <w:rStyle w:val="HTMLCode"/>
              </w:rPr>
              <w:t>users/{</w:t>
            </w:r>
            <w:proofErr w:type="spellStart"/>
            <w:r>
              <w:rPr>
                <w:rStyle w:val="HTMLCode"/>
              </w:rPr>
              <w:t>uid</w:t>
            </w:r>
            <w:proofErr w:type="spellEnd"/>
            <w:r>
              <w:rPr>
                <w:rStyle w:val="HTMLCode"/>
              </w:rPr>
              <w:t>}/businesses/{</w:t>
            </w:r>
            <w:proofErr w:type="spellStart"/>
            <w:r>
              <w:rPr>
                <w:rStyle w:val="HTMLCode"/>
              </w:rPr>
              <w:t>bizId</w:t>
            </w:r>
            <w:proofErr w:type="spellEnd"/>
            <w:r>
              <w:rPr>
                <w:rStyle w:val="HTMLCode"/>
              </w:rPr>
              <w:t>}/{collection}</w:t>
            </w:r>
            <w:r>
              <w:rPr>
                <w:rFonts w:eastAsia="Times New Roman"/>
              </w:rPr>
              <w:t xml:space="preserve"> paths, but 72 docs sitting in the old top-level </w:t>
            </w:r>
            <w:proofErr w:type="spellStart"/>
            <w:r>
              <w:rPr>
                <w:rStyle w:val="HTMLCode"/>
              </w:rPr>
              <w:t>listingDrafts</w:t>
            </w:r>
            <w:proofErr w:type="spellEnd"/>
            <w:r>
              <w:rPr>
                <w:rFonts w:eastAsia="Times New Roman"/>
              </w:rPr>
              <w:t xml:space="preserve"> (8), </w:t>
            </w:r>
            <w:proofErr w:type="spellStart"/>
            <w:r>
              <w:rPr>
                <w:rStyle w:val="HTMLCode"/>
              </w:rPr>
              <w:t>publishJobs</w:t>
            </w:r>
            <w:proofErr w:type="spellEnd"/>
            <w:r>
              <w:rPr>
                <w:rFonts w:eastAsia="Times New Roman"/>
              </w:rPr>
              <w:t xml:space="preserve"> (16), </w:t>
            </w:r>
            <w:proofErr w:type="spellStart"/>
            <w:r>
              <w:rPr>
                <w:rStyle w:val="HTMLCode"/>
              </w:rPr>
              <w:t>pendingPosts</w:t>
            </w:r>
            <w:proofErr w:type="spellEnd"/>
            <w:r>
              <w:rPr>
                <w:rFonts w:eastAsia="Times New Roman"/>
              </w:rPr>
              <w:t xml:space="preserve"> (0), and </w:t>
            </w:r>
            <w:proofErr w:type="spellStart"/>
            <w:r>
              <w:rPr>
                <w:rStyle w:val="HTMLCode"/>
              </w:rPr>
              <w:t>platformConnections</w:t>
            </w:r>
            <w:proofErr w:type="spellEnd"/>
            <w:r>
              <w:rPr>
                <w:rFonts w:eastAsia="Times New Roman"/>
              </w:rPr>
              <w:t xml:space="preserve"> (48) collections were not moved. All existing users saw empty states — no connections, no listing drafts, no publish history. </w:t>
            </w:r>
            <w:proofErr w:type="spellStart"/>
            <w:r>
              <w:rPr>
                <w:rStyle w:val="HTMLCode"/>
              </w:rPr>
              <w:t>publishJobs</w:t>
            </w:r>
            <w:proofErr w:type="spellEnd"/>
            <w:r>
              <w:rPr>
                <w:rFonts w:eastAsia="Times New Roman"/>
              </w:rPr>
              <w:t xml:space="preserve"> had an additional quirk: all 16 docs had an empty </w:t>
            </w:r>
            <w:proofErr w:type="spellStart"/>
            <w:r>
              <w:rPr>
                <w:rStyle w:val="HTMLCode"/>
              </w:rPr>
              <w:t>uid</w:t>
            </w:r>
            <w:proofErr w:type="spellEnd"/>
            <w:r>
              <w:rPr>
                <w:rFonts w:eastAsia="Times New Roman"/>
              </w:rPr>
              <w:t xml:space="preserve"> field (stored as empty string), requiring a secondary cross-reference against </w:t>
            </w:r>
            <w:proofErr w:type="spellStart"/>
            <w:r>
              <w:rPr>
                <w:rStyle w:val="HTMLCode"/>
              </w:rPr>
              <w:t>listingDrafts</w:t>
            </w:r>
            <w:proofErr w:type="spellEnd"/>
            <w:r>
              <w:rPr>
                <w:rFonts w:eastAsia="Times New Roman"/>
              </w:rPr>
              <w:t xml:space="preserve"> and </w:t>
            </w:r>
            <w:proofErr w:type="spellStart"/>
            <w:r>
              <w:rPr>
                <w:rStyle w:val="HTMLCode"/>
              </w:rPr>
              <w:t>platformConnections</w:t>
            </w:r>
            <w:proofErr w:type="spellEnd"/>
            <w:r>
              <w:rPr>
                <w:rFonts w:eastAsia="Times New Roman"/>
              </w:rPr>
              <w:t xml:space="preserve"> to resolve the owner </w:t>
            </w:r>
            <w:proofErr w:type="spellStart"/>
            <w:r>
              <w:rPr>
                <w:rFonts w:eastAsia="Times New Roman"/>
              </w:rPr>
              <w:t>uid</w:t>
            </w:r>
            <w:proofErr w:type="spellEnd"/>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700A04" w14:textId="77777777" w:rsidR="00421C69" w:rsidRDefault="00421C69">
            <w:pPr>
              <w:spacing w:before="150" w:after="150"/>
              <w:rPr>
                <w:rFonts w:eastAsia="Times New Roman"/>
              </w:rPr>
            </w:pPr>
            <w:r>
              <w:rPr>
                <w:rFonts w:eastAsia="Times New Roman"/>
              </w:rPr>
              <w:t xml:space="preserve">Wrote a </w:t>
            </w:r>
            <w:proofErr w:type="spellStart"/>
            <w:r>
              <w:rPr>
                <w:rStyle w:val="HTMLCode"/>
              </w:rPr>
              <w:t>migrateToSubcollections</w:t>
            </w:r>
            <w:proofErr w:type="spellEnd"/>
            <w:r>
              <w:rPr>
                <w:rFonts w:eastAsia="Times New Roman"/>
              </w:rPr>
              <w:t xml:space="preserve"> admin-gated Cloud Function, deployed it, then ran the migration directly via </w:t>
            </w:r>
            <w:proofErr w:type="spellStart"/>
            <w:r>
              <w:rPr>
                <w:rFonts w:eastAsia="Times New Roman"/>
              </w:rPr>
              <w:t>Firestore</w:t>
            </w:r>
            <w:proofErr w:type="spellEnd"/>
            <w:r>
              <w:rPr>
                <w:rFonts w:eastAsia="Times New Roman"/>
              </w:rPr>
              <w:t xml:space="preserve"> REST API from the </w:t>
            </w:r>
            <w:proofErr w:type="spellStart"/>
            <w:r>
              <w:rPr>
                <w:rFonts w:eastAsia="Times New Roman"/>
              </w:rPr>
              <w:t>Replit</w:t>
            </w:r>
            <w:proofErr w:type="spellEnd"/>
            <w:r>
              <w:rPr>
                <w:rFonts w:eastAsia="Times New Roman"/>
              </w:rPr>
              <w:t xml:space="preserve"> code-execution sandbox using the firebase-tools OAuth token. Built a </w:t>
            </w:r>
            <w:proofErr w:type="spellStart"/>
            <w:r>
              <w:rPr>
                <w:rStyle w:val="HTMLCode"/>
              </w:rPr>
              <w:t>bizId→uid</w:t>
            </w:r>
            <w:proofErr w:type="spellEnd"/>
            <w:r>
              <w:rPr>
                <w:rFonts w:eastAsia="Times New Roman"/>
              </w:rPr>
              <w:t xml:space="preserve"> lookup map from </w:t>
            </w:r>
            <w:proofErr w:type="spellStart"/>
            <w:r>
              <w:rPr>
                <w:rStyle w:val="HTMLCode"/>
              </w:rPr>
              <w:t>listingDrafts</w:t>
            </w:r>
            <w:proofErr w:type="spellEnd"/>
            <w:r>
              <w:rPr>
                <w:rFonts w:eastAsia="Times New Roman"/>
              </w:rPr>
              <w:t xml:space="preserve"> and </w:t>
            </w:r>
            <w:proofErr w:type="spellStart"/>
            <w:r>
              <w:rPr>
                <w:rStyle w:val="HTMLCode"/>
              </w:rPr>
              <w:t>platformConnections</w:t>
            </w:r>
            <w:proofErr w:type="spellEnd"/>
            <w:r>
              <w:rPr>
                <w:rFonts w:eastAsia="Times New Roman"/>
              </w:rPr>
              <w:t xml:space="preserve"> to fill in the missing </w:t>
            </w:r>
            <w:proofErr w:type="spellStart"/>
            <w:r>
              <w:rPr>
                <w:rFonts w:eastAsia="Times New Roman"/>
              </w:rPr>
              <w:t>uid</w:t>
            </w:r>
            <w:proofErr w:type="spellEnd"/>
            <w:r>
              <w:rPr>
                <w:rFonts w:eastAsia="Times New Roman"/>
              </w:rPr>
              <w:t xml:space="preserve"> on all 16 </w:t>
            </w:r>
            <w:proofErr w:type="spellStart"/>
            <w:r>
              <w:rPr>
                <w:rFonts w:eastAsia="Times New Roman"/>
              </w:rPr>
              <w:t>publishJobs</w:t>
            </w:r>
            <w:proofErr w:type="spellEnd"/>
            <w:r>
              <w:rPr>
                <w:rFonts w:eastAsia="Times New Roman"/>
              </w:rPr>
              <w:t xml:space="preserve"> docs. All 72 docs moved to their correct </w:t>
            </w:r>
            <w:r>
              <w:rPr>
                <w:rStyle w:val="HTMLCode"/>
              </w:rPr>
              <w:t>users/{</w:t>
            </w:r>
            <w:proofErr w:type="spellStart"/>
            <w:r>
              <w:rPr>
                <w:rStyle w:val="HTMLCode"/>
              </w:rPr>
              <w:t>uid</w:t>
            </w:r>
            <w:proofErr w:type="spellEnd"/>
            <w:r>
              <w:rPr>
                <w:rStyle w:val="HTMLCode"/>
              </w:rPr>
              <w:t>}/businesses/{</w:t>
            </w:r>
            <w:proofErr w:type="spellStart"/>
            <w:r>
              <w:rPr>
                <w:rStyle w:val="HTMLCode"/>
              </w:rPr>
              <w:t>bizId</w:t>
            </w:r>
            <w:proofErr w:type="spellEnd"/>
            <w:r>
              <w:rPr>
                <w:rStyle w:val="HTMLCode"/>
              </w:rPr>
              <w:t>}/{collection}/{</w:t>
            </w:r>
            <w:proofErr w:type="spellStart"/>
            <w:r>
              <w:rPr>
                <w:rStyle w:val="HTMLCode"/>
              </w:rPr>
              <w:t>docId</w:t>
            </w:r>
            <w:proofErr w:type="spellEnd"/>
            <w:r>
              <w:rPr>
                <w:rStyle w:val="HTMLCode"/>
              </w:rPr>
              <w:t>}</w:t>
            </w:r>
            <w:r>
              <w:rPr>
                <w:rFonts w:eastAsia="Times New Roman"/>
              </w:rPr>
              <w:t xml:space="preserve"> paths with </w:t>
            </w:r>
            <w:r>
              <w:rPr>
                <w:rFonts w:eastAsia="Times New Roman"/>
              </w:rPr>
              <w:lastRenderedPageBreak/>
              <w:t xml:space="preserve">zero errors; all 4 flat collections confirmed empty post-migration. Deleted the </w:t>
            </w:r>
            <w:proofErr w:type="spellStart"/>
            <w:r>
              <w:rPr>
                <w:rStyle w:val="HTMLCode"/>
              </w:rPr>
              <w:t>migrateToSubcollections</w:t>
            </w:r>
            <w:proofErr w:type="spellEnd"/>
            <w:r>
              <w:rPr>
                <w:rFonts w:eastAsia="Times New Roman"/>
              </w:rPr>
              <w:t xml:space="preserve"> CF from both </w:t>
            </w:r>
            <w:r>
              <w:rPr>
                <w:rStyle w:val="HTMLCode"/>
              </w:rPr>
              <w:t>functions/</w:t>
            </w:r>
            <w:proofErr w:type="spellStart"/>
            <w:r>
              <w:rPr>
                <w:rStyle w:val="HTMLCode"/>
              </w:rPr>
              <w:t>index.js</w:t>
            </w:r>
            <w:proofErr w:type="spellEnd"/>
            <w:r>
              <w:rPr>
                <w:rFonts w:eastAsia="Times New Roman"/>
              </w:rPr>
              <w:t xml:space="preserve"> and Firebase immediately after the run.</w:t>
            </w:r>
          </w:p>
        </w:tc>
      </w:tr>
      <w:tr w:rsidR="00421C69" w14:paraId="770758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8E9716"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470EC5" w14:textId="77777777" w:rsidR="00421C69" w:rsidRDefault="00421C69">
            <w:pPr>
              <w:spacing w:before="150" w:after="150"/>
              <w:rPr>
                <w:rFonts w:eastAsia="Times New Roman"/>
              </w:rPr>
            </w:pPr>
            <w:r>
              <w:rPr>
                <w:rStyle w:val="Strong"/>
                <w:rFonts w:eastAsia="Times New Roman"/>
              </w:rPr>
              <w:t>All files</w:t>
            </w:r>
            <w:r>
              <w:rPr>
                <w:rFonts w:eastAsia="Times New Roman"/>
              </w:rPr>
              <w:t xml:space="preserve"> — </w:t>
            </w:r>
            <w:proofErr w:type="spellStart"/>
            <w:r>
              <w:rPr>
                <w:rFonts w:eastAsia="Times New Roman"/>
              </w:rPr>
              <w:t>Firestore</w:t>
            </w:r>
            <w:proofErr w:type="spellEnd"/>
            <w:r>
              <w:rPr>
                <w:rFonts w:eastAsia="Times New Roman"/>
              </w:rPr>
              <w:t xml:space="preserve"> schema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0E7363"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Task #59 — Flat </w:t>
            </w:r>
            <w:r>
              <w:rPr>
                <w:rStyle w:val="HTMLCode"/>
                <w:b/>
                <w:bCs/>
              </w:rPr>
              <w:t>businesses/{</w:t>
            </w:r>
            <w:proofErr w:type="spellStart"/>
            <w:r>
              <w:rPr>
                <w:rStyle w:val="HTMLCode"/>
                <w:b/>
                <w:bCs/>
              </w:rPr>
              <w:t>bizId</w:t>
            </w:r>
            <w:proofErr w:type="spellEnd"/>
            <w:r>
              <w:rPr>
                <w:rStyle w:val="HTMLCode"/>
                <w:b/>
                <w:bCs/>
              </w:rPr>
              <w:t>}</w:t>
            </w:r>
            <w:r>
              <w:rPr>
                <w:rStyle w:val="Strong"/>
                <w:rFonts w:eastAsia="Times New Roman"/>
              </w:rPr>
              <w:t xml:space="preserve"> collection migrated to </w:t>
            </w:r>
            <w:r>
              <w:rPr>
                <w:rStyle w:val="HTMLCode"/>
                <w:b/>
                <w:bCs/>
              </w:rPr>
              <w:t>users/{</w:t>
            </w:r>
            <w:proofErr w:type="spellStart"/>
            <w:r>
              <w:rPr>
                <w:rStyle w:val="HTMLCode"/>
                <w:b/>
                <w:bCs/>
              </w:rPr>
              <w:t>uid</w:t>
            </w:r>
            <w:proofErr w:type="spellEnd"/>
            <w:r>
              <w:rPr>
                <w:rStyle w:val="HTMLCode"/>
                <w:b/>
                <w:bCs/>
              </w:rPr>
              <w:t>}/businesses/{</w:t>
            </w:r>
            <w:proofErr w:type="spellStart"/>
            <w:r>
              <w:rPr>
                <w:rStyle w:val="HTMLCode"/>
                <w:b/>
                <w:bCs/>
              </w:rPr>
              <w:t>bizId</w:t>
            </w:r>
            <w:proofErr w:type="spellEnd"/>
            <w:r>
              <w:rPr>
                <w:rStyle w:val="HTMLCode"/>
                <w:b/>
                <w:bCs/>
              </w:rPr>
              <w:t>}</w:t>
            </w:r>
            <w:r>
              <w:rPr>
                <w:rStyle w:val="Strong"/>
                <w:rFonts w:eastAsia="Times New Roman"/>
              </w:rPr>
              <w:t xml:space="preserve"> </w:t>
            </w:r>
            <w:proofErr w:type="spellStart"/>
            <w:r>
              <w:rPr>
                <w:rStyle w:val="Strong"/>
                <w:rFonts w:eastAsia="Times New Roman"/>
              </w:rPr>
              <w:t>subcollection</w:t>
            </w:r>
            <w:proofErr w:type="spellEnd"/>
            <w:r>
              <w:rPr>
                <w:rStyle w:val="Strong"/>
                <w:rFonts w:eastAsia="Times New Roman"/>
              </w:rPr>
              <w:t>.</w:t>
            </w:r>
            <w:r>
              <w:rPr>
                <w:rFonts w:eastAsia="Times New Roman"/>
              </w:rPr>
              <w:t xml:space="preserve"> All user data was stored in a top-level </w:t>
            </w:r>
            <w:r>
              <w:rPr>
                <w:rStyle w:val="HTMLCode"/>
              </w:rPr>
              <w:t>businesses</w:t>
            </w:r>
            <w:r>
              <w:rPr>
                <w:rFonts w:eastAsia="Times New Roman"/>
              </w:rPr>
              <w:t xml:space="preserve"> collection, making per-user security rules fragile (required a </w:t>
            </w:r>
            <w:proofErr w:type="spellStart"/>
            <w:r>
              <w:rPr>
                <w:rStyle w:val="HTMLCode"/>
              </w:rPr>
              <w:t>uid</w:t>
            </w:r>
            <w:proofErr w:type="spellEnd"/>
            <w:r>
              <w:rPr>
                <w:rFonts w:eastAsia="Times New Roman"/>
              </w:rPr>
              <w:t xml:space="preserve"> field check on every doc rather than path-based ownership). Admin queries bypassed ownership. The </w:t>
            </w:r>
            <w:proofErr w:type="spellStart"/>
            <w:r>
              <w:rPr>
                <w:rStyle w:val="HTMLCode"/>
              </w:rPr>
              <w:t>businessCreatedTrigger</w:t>
            </w:r>
            <w:proofErr w:type="spellEnd"/>
            <w:r>
              <w:rPr>
                <w:rFonts w:eastAsia="Times New Roman"/>
              </w:rPr>
              <w:t xml:space="preserve"> CF was incorrectly registered as an HTTPS function instead of a </w:t>
            </w:r>
            <w:proofErr w:type="spellStart"/>
            <w:r>
              <w:rPr>
                <w:rFonts w:eastAsia="Times New Roman"/>
              </w:rPr>
              <w:t>Firestore</w:t>
            </w:r>
            <w:proofErr w:type="spellEnd"/>
            <w:r>
              <w:rPr>
                <w:rFonts w:eastAsia="Times New Roman"/>
              </w:rPr>
              <w:t xml:space="preserve"> trigger.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6D4BF2" w14:textId="77777777" w:rsidR="00421C69" w:rsidRDefault="00421C69">
            <w:pPr>
              <w:spacing w:before="150" w:after="150"/>
              <w:rPr>
                <w:rFonts w:eastAsia="Times New Roman"/>
              </w:rPr>
            </w:pPr>
            <w:r>
              <w:rPr>
                <w:rFonts w:eastAsia="Times New Roman"/>
              </w:rPr>
              <w:t xml:space="preserve">Converted every </w:t>
            </w:r>
            <w:proofErr w:type="spellStart"/>
            <w:r>
              <w:rPr>
                <w:rFonts w:eastAsia="Times New Roman"/>
              </w:rPr>
              <w:t>Firestore</w:t>
            </w:r>
            <w:proofErr w:type="spellEnd"/>
            <w:r>
              <w:rPr>
                <w:rFonts w:eastAsia="Times New Roman"/>
              </w:rPr>
              <w:t xml:space="preserve"> read/write across the entire codebase: </w:t>
            </w:r>
            <w:r>
              <w:rPr>
                <w:rStyle w:val="HTMLCode"/>
              </w:rPr>
              <w:t>functions/</w:t>
            </w:r>
            <w:proofErr w:type="spellStart"/>
            <w:r>
              <w:rPr>
                <w:rStyle w:val="HTMLCode"/>
              </w:rPr>
              <w:t>index.js</w:t>
            </w:r>
            <w:proofErr w:type="spellEnd"/>
            <w:r>
              <w:rPr>
                <w:rFonts w:eastAsia="Times New Roman"/>
              </w:rPr>
              <w:t xml:space="preserve"> (all CFs — </w:t>
            </w:r>
            <w:proofErr w:type="spellStart"/>
            <w:r>
              <w:rPr>
                <w:rStyle w:val="HTMLCode"/>
              </w:rPr>
              <w:t>createBusiness</w:t>
            </w:r>
            <w:proofErr w:type="spellEnd"/>
            <w:r>
              <w:rPr>
                <w:rFonts w:eastAsia="Times New Roman"/>
              </w:rPr>
              <w:t xml:space="preserve">, </w:t>
            </w:r>
            <w:proofErr w:type="spellStart"/>
            <w:r>
              <w:rPr>
                <w:rStyle w:val="HTMLCode"/>
              </w:rPr>
              <w:t>approveDraft</w:t>
            </w:r>
            <w:proofErr w:type="spellEnd"/>
            <w:r>
              <w:rPr>
                <w:rFonts w:eastAsia="Times New Roman"/>
              </w:rPr>
              <w:t xml:space="preserve">, </w:t>
            </w:r>
            <w:proofErr w:type="spellStart"/>
            <w:r>
              <w:rPr>
                <w:rStyle w:val="HTMLCode"/>
              </w:rPr>
              <w:t>squareWebhook</w:t>
            </w:r>
            <w:proofErr w:type="spellEnd"/>
            <w:r>
              <w:rPr>
                <w:rFonts w:eastAsia="Times New Roman"/>
              </w:rPr>
              <w:t xml:space="preserve">, </w:t>
            </w:r>
            <w:proofErr w:type="spellStart"/>
            <w:r>
              <w:rPr>
                <w:rStyle w:val="HTMLCode"/>
              </w:rPr>
              <w:t>initiateGoogleOAuth</w:t>
            </w:r>
            <w:proofErr w:type="spellEnd"/>
            <w:r>
              <w:rPr>
                <w:rFonts w:eastAsia="Times New Roman"/>
              </w:rPr>
              <w:t xml:space="preserve">, </w:t>
            </w:r>
            <w:proofErr w:type="spellStart"/>
            <w:r>
              <w:rPr>
                <w:rStyle w:val="HTMLCode"/>
              </w:rPr>
              <w:t>initiateFacebookOAuth</w:t>
            </w:r>
            <w:proofErr w:type="spellEnd"/>
            <w:r>
              <w:rPr>
                <w:rFonts w:eastAsia="Times New Roman"/>
              </w:rPr>
              <w:t xml:space="preserve">, </w:t>
            </w:r>
            <w:proofErr w:type="spellStart"/>
            <w:r>
              <w:rPr>
                <w:rStyle w:val="HTMLCode"/>
              </w:rPr>
              <w:t>jobFailedTrigger</w:t>
            </w:r>
            <w:proofErr w:type="spellEnd"/>
            <w:r>
              <w:rPr>
                <w:rFonts w:eastAsia="Times New Roman"/>
              </w:rPr>
              <w:t xml:space="preserve">, </w:t>
            </w:r>
            <w:proofErr w:type="spellStart"/>
            <w:r>
              <w:rPr>
                <w:rStyle w:val="HTMLCode"/>
              </w:rPr>
              <w:t>jobCompletedTrigger</w:t>
            </w:r>
            <w:proofErr w:type="spellEnd"/>
            <w:r>
              <w:rPr>
                <w:rFonts w:eastAsia="Times New Roman"/>
              </w:rPr>
              <w:t xml:space="preserve">, </w:t>
            </w:r>
            <w:proofErr w:type="spellStart"/>
            <w:r>
              <w:rPr>
                <w:rStyle w:val="HTMLCode"/>
              </w:rPr>
              <w:t>deleteAccount</w:t>
            </w:r>
            <w:proofErr w:type="spellEnd"/>
            <w:r>
              <w:rPr>
                <w:rFonts w:eastAsia="Times New Roman"/>
              </w:rPr>
              <w:t xml:space="preserve">, </w:t>
            </w:r>
            <w:proofErr w:type="spellStart"/>
            <w:r>
              <w:rPr>
                <w:rStyle w:val="HTMLCode"/>
              </w:rPr>
              <w:t>adminListBusinesses</w:t>
            </w:r>
            <w:proofErr w:type="spellEnd"/>
            <w:r>
              <w:rPr>
                <w:rFonts w:eastAsia="Times New Roman"/>
              </w:rPr>
              <w:t xml:space="preserve">, </w:t>
            </w:r>
            <w:proofErr w:type="spellStart"/>
            <w:r>
              <w:rPr>
                <w:rStyle w:val="HTMLCode"/>
              </w:rPr>
              <w:t>adminPlatformHealth</w:t>
            </w:r>
            <w:proofErr w:type="spellEnd"/>
            <w:r>
              <w:rPr>
                <w:rFonts w:eastAsia="Times New Roman"/>
              </w:rPr>
              <w:t xml:space="preserve">, </w:t>
            </w:r>
            <w:proofErr w:type="spellStart"/>
            <w:r>
              <w:rPr>
                <w:rStyle w:val="HTMLCode"/>
              </w:rPr>
              <w:t>adminSendReconnectNudge</w:t>
            </w:r>
            <w:proofErr w:type="spellEnd"/>
            <w:r>
              <w:rPr>
                <w:rFonts w:eastAsia="Times New Roman"/>
              </w:rPr>
              <w:t xml:space="preserve">, </w:t>
            </w:r>
            <w:proofErr w:type="spellStart"/>
            <w:r>
              <w:rPr>
                <w:rStyle w:val="HTMLCode"/>
              </w:rPr>
              <w:t>scheduledPostingCheck</w:t>
            </w:r>
            <w:proofErr w:type="spellEnd"/>
            <w:r>
              <w:rPr>
                <w:rFonts w:eastAsia="Times New Roman"/>
              </w:rPr>
              <w:t xml:space="preserve">, </w:t>
            </w:r>
            <w:proofErr w:type="spellStart"/>
            <w:r>
              <w:rPr>
                <w:rStyle w:val="HTMLCode"/>
              </w:rPr>
              <w:t>scheduledSetupNudge</w:t>
            </w:r>
            <w:proofErr w:type="spellEnd"/>
            <w:r>
              <w:rPr>
                <w:rFonts w:eastAsia="Times New Roman"/>
              </w:rPr>
              <w:t xml:space="preserve">, </w:t>
            </w:r>
            <w:proofErr w:type="spellStart"/>
            <w:r>
              <w:rPr>
                <w:rStyle w:val="HTMLCode"/>
              </w:rPr>
              <w:t>scheduledUpgradeNudg</w:t>
            </w:r>
            <w:r>
              <w:rPr>
                <w:rStyle w:val="HTMLCode"/>
              </w:rPr>
              <w:lastRenderedPageBreak/>
              <w:t>e</w:t>
            </w:r>
            <w:proofErr w:type="spellEnd"/>
            <w:r>
              <w:rPr>
                <w:rFonts w:eastAsia="Times New Roman"/>
              </w:rPr>
              <w:t xml:space="preserve">, </w:t>
            </w:r>
            <w:proofErr w:type="spellStart"/>
            <w:r>
              <w:rPr>
                <w:rStyle w:val="HTMLCode"/>
              </w:rPr>
              <w:t>scheduledWeeklyDigest</w:t>
            </w:r>
            <w:proofErr w:type="spellEnd"/>
            <w:r>
              <w:rPr>
                <w:rFonts w:eastAsia="Times New Roman"/>
              </w:rPr>
              <w:t xml:space="preserve">, </w:t>
            </w:r>
            <w:proofErr w:type="spellStart"/>
            <w:r>
              <w:rPr>
                <w:rStyle w:val="HTMLCode"/>
              </w:rPr>
              <w:t>checkPlatformTokenExpiry</w:t>
            </w:r>
            <w:proofErr w:type="spellEnd"/>
            <w:r>
              <w:rPr>
                <w:rFonts w:eastAsia="Times New Roman"/>
              </w:rPr>
              <w:t xml:space="preserve">); </w:t>
            </w:r>
            <w:r>
              <w:rPr>
                <w:rStyle w:val="HTMLCode"/>
              </w:rPr>
              <w:t>BlastyBiz.html</w:t>
            </w:r>
            <w:r>
              <w:rPr>
                <w:rFonts w:eastAsia="Times New Roman"/>
              </w:rPr>
              <w:t xml:space="preserve"> (13 refs + </w:t>
            </w:r>
            <w:r>
              <w:rPr>
                <w:rStyle w:val="HTMLCode"/>
              </w:rPr>
              <w:t>window._</w:t>
            </w:r>
            <w:proofErr w:type="spellStart"/>
            <w:r>
              <w:rPr>
                <w:rStyle w:val="HTMLCode"/>
              </w:rPr>
              <w:t>bbUid</w:t>
            </w:r>
            <w:proofErr w:type="spellEnd"/>
            <w:r>
              <w:rPr>
                <w:rFonts w:eastAsia="Times New Roman"/>
              </w:rPr>
              <w:t xml:space="preserve"> bridge); </w:t>
            </w:r>
            <w:r>
              <w:rPr>
                <w:rStyle w:val="HTMLCode"/>
              </w:rPr>
              <w:t>BlastyBiz-Dashboard.html</w:t>
            </w:r>
            <w:r>
              <w:rPr>
                <w:rFonts w:eastAsia="Times New Roman"/>
              </w:rPr>
              <w:t xml:space="preserve"> (3 refs); </w:t>
            </w:r>
            <w:r>
              <w:rPr>
                <w:rStyle w:val="HTMLCode"/>
              </w:rPr>
              <w:t>BlastyBiz-Onboarding.html</w:t>
            </w:r>
            <w:r>
              <w:rPr>
                <w:rFonts w:eastAsia="Times New Roman"/>
              </w:rPr>
              <w:t xml:space="preserve"> (1 ref); </w:t>
            </w:r>
            <w:r>
              <w:rPr>
                <w:rStyle w:val="HTMLCode"/>
              </w:rPr>
              <w:t>BlastyBiz-Login.html</w:t>
            </w:r>
            <w:r>
              <w:rPr>
                <w:rFonts w:eastAsia="Times New Roman"/>
              </w:rPr>
              <w:t xml:space="preserve">; </w:t>
            </w:r>
            <w:r>
              <w:rPr>
                <w:rStyle w:val="HTMLCode"/>
              </w:rPr>
              <w:t>BlastyBiz-BizContext.html</w:t>
            </w:r>
            <w:r>
              <w:rPr>
                <w:rFonts w:eastAsia="Times New Roman"/>
              </w:rPr>
              <w:t xml:space="preserve"> (7 refs); </w:t>
            </w:r>
            <w:r>
              <w:rPr>
                <w:rStyle w:val="HTMLCode"/>
              </w:rPr>
              <w:t>BlastyBiz-Admin.html</w:t>
            </w:r>
            <w:r>
              <w:rPr>
                <w:rFonts w:eastAsia="Times New Roman"/>
              </w:rPr>
              <w:t xml:space="preserve"> (uses </w:t>
            </w:r>
            <w:proofErr w:type="spellStart"/>
            <w:r>
              <w:rPr>
                <w:rStyle w:val="HTMLCode"/>
              </w:rPr>
              <w:t>collectionGroup</w:t>
            </w:r>
            <w:proofErr w:type="spellEnd"/>
            <w:r>
              <w:rPr>
                <w:rFonts w:eastAsia="Times New Roman"/>
              </w:rPr>
              <w:t xml:space="preserve">); </w:t>
            </w:r>
            <w:proofErr w:type="spellStart"/>
            <w:r>
              <w:rPr>
                <w:rStyle w:val="HTMLCode"/>
              </w:rPr>
              <w:t>BlastyBiz</w:t>
            </w:r>
            <w:proofErr w:type="spellEnd"/>
            <w:r>
              <w:rPr>
                <w:rStyle w:val="HTMLCode"/>
              </w:rPr>
              <w:t>-Admin-Users.html</w:t>
            </w:r>
            <w:r>
              <w:rPr>
                <w:rFonts w:eastAsia="Times New Roman"/>
              </w:rPr>
              <w:t xml:space="preserve"> (</w:t>
            </w:r>
            <w:proofErr w:type="spellStart"/>
            <w:r>
              <w:rPr>
                <w:rFonts w:eastAsia="Times New Roman"/>
              </w:rPr>
              <w:t>collectionGroup</w:t>
            </w:r>
            <w:proofErr w:type="spellEnd"/>
            <w:r>
              <w:rPr>
                <w:rFonts w:eastAsia="Times New Roman"/>
              </w:rPr>
              <w:t xml:space="preserve">); </w:t>
            </w:r>
            <w:proofErr w:type="spellStart"/>
            <w:r>
              <w:rPr>
                <w:rStyle w:val="HTMLCode"/>
              </w:rPr>
              <w:t>BlastyBiz</w:t>
            </w:r>
            <w:proofErr w:type="spellEnd"/>
            <w:r>
              <w:rPr>
                <w:rStyle w:val="HTMLCode"/>
              </w:rPr>
              <w:t>-Admin-Subscriptions.html</w:t>
            </w:r>
            <w:r>
              <w:rPr>
                <w:rFonts w:eastAsia="Times New Roman"/>
              </w:rPr>
              <w:t xml:space="preserve"> (</w:t>
            </w:r>
            <w:proofErr w:type="spellStart"/>
            <w:r>
              <w:rPr>
                <w:rFonts w:eastAsia="Times New Roman"/>
              </w:rPr>
              <w:t>collectionGroup</w:t>
            </w:r>
            <w:proofErr w:type="spellEnd"/>
            <w:r>
              <w:rPr>
                <w:rFonts w:eastAsia="Times New Roman"/>
              </w:rPr>
              <w:t xml:space="preserve">); </w:t>
            </w:r>
            <w:proofErr w:type="spellStart"/>
            <w:r>
              <w:rPr>
                <w:rStyle w:val="HTMLCode"/>
              </w:rPr>
              <w:t>BlastyBiz</w:t>
            </w:r>
            <w:proofErr w:type="spellEnd"/>
            <w:r>
              <w:rPr>
                <w:rStyle w:val="HTMLCode"/>
              </w:rPr>
              <w:t>-Admin-Failed-Jobs.html</w:t>
            </w:r>
            <w:r>
              <w:rPr>
                <w:rFonts w:eastAsia="Times New Roman"/>
              </w:rPr>
              <w:t xml:space="preserve"> (</w:t>
            </w:r>
            <w:proofErr w:type="spellStart"/>
            <w:r>
              <w:rPr>
                <w:rFonts w:eastAsia="Times New Roman"/>
              </w:rPr>
              <w:t>uid+bizId</w:t>
            </w:r>
            <w:proofErr w:type="spellEnd"/>
            <w:r>
              <w:rPr>
                <w:rFonts w:eastAsia="Times New Roman"/>
              </w:rPr>
              <w:t xml:space="preserve"> lookup). Rewrote </w:t>
            </w:r>
            <w:proofErr w:type="spellStart"/>
            <w:r>
              <w:rPr>
                <w:rStyle w:val="HTMLCode"/>
              </w:rPr>
              <w:t>firestore.rules</w:t>
            </w:r>
            <w:proofErr w:type="spellEnd"/>
            <w:r>
              <w:rPr>
                <w:rFonts w:eastAsia="Times New Roman"/>
              </w:rPr>
              <w:t xml:space="preserve"> — ownership now checked via path segment (</w:t>
            </w:r>
            <w:proofErr w:type="spellStart"/>
            <w:r>
              <w:rPr>
                <w:rStyle w:val="HTMLCode"/>
              </w:rPr>
              <w:t>request.auth.uid</w:t>
            </w:r>
            <w:proofErr w:type="spellEnd"/>
            <w:r>
              <w:rPr>
                <w:rStyle w:val="HTMLCode"/>
              </w:rPr>
              <w:t xml:space="preserve"> == </w:t>
            </w:r>
            <w:proofErr w:type="spellStart"/>
            <w:r>
              <w:rPr>
                <w:rStyle w:val="HTMLCode"/>
              </w:rPr>
              <w:t>userId</w:t>
            </w:r>
            <w:proofErr w:type="spellEnd"/>
            <w:r>
              <w:rPr>
                <w:rFonts w:eastAsia="Times New Roman"/>
              </w:rPr>
              <w:t xml:space="preserve">) instead of </w:t>
            </w:r>
            <w:proofErr w:type="spellStart"/>
            <w:r>
              <w:rPr>
                <w:rStyle w:val="HTMLCode"/>
              </w:rPr>
              <w:t>uid</w:t>
            </w:r>
            <w:proofErr w:type="spellEnd"/>
            <w:r>
              <w:rPr>
                <w:rFonts w:eastAsia="Times New Roman"/>
              </w:rPr>
              <w:t xml:space="preserve"> field. Deleted old HTTPS </w:t>
            </w:r>
            <w:proofErr w:type="spellStart"/>
            <w:r>
              <w:rPr>
                <w:rStyle w:val="HTMLCode"/>
              </w:rPr>
              <w:t>businessCreatedTrigg</w:t>
            </w:r>
            <w:r>
              <w:rPr>
                <w:rStyle w:val="HTMLCode"/>
              </w:rPr>
              <w:lastRenderedPageBreak/>
              <w:t>er</w:t>
            </w:r>
            <w:proofErr w:type="spellEnd"/>
            <w:r>
              <w:rPr>
                <w:rFonts w:eastAsia="Times New Roman"/>
              </w:rPr>
              <w:t xml:space="preserve"> and redeployed as </w:t>
            </w:r>
            <w:proofErr w:type="spellStart"/>
            <w:r>
              <w:rPr>
                <w:rFonts w:eastAsia="Times New Roman"/>
              </w:rPr>
              <w:t>Firestore</w:t>
            </w:r>
            <w:proofErr w:type="spellEnd"/>
            <w:r>
              <w:rPr>
                <w:rFonts w:eastAsia="Times New Roman"/>
              </w:rPr>
              <w:t xml:space="preserve"> trigger. Wrote </w:t>
            </w:r>
            <w:r>
              <w:rPr>
                <w:rStyle w:val="HTMLCode"/>
              </w:rPr>
              <w:t>scripts/migrate-</w:t>
            </w:r>
            <w:proofErr w:type="spellStart"/>
            <w:r>
              <w:rPr>
                <w:rStyle w:val="HTMLCode"/>
              </w:rPr>
              <w:t>businesses.js</w:t>
            </w:r>
            <w:proofErr w:type="spellEnd"/>
            <w:r>
              <w:rPr>
                <w:rFonts w:eastAsia="Times New Roman"/>
              </w:rPr>
              <w:t xml:space="preserve"> migration script for existing data. Deployed functions + rules + hosting.</w:t>
            </w:r>
          </w:p>
        </w:tc>
      </w:tr>
      <w:tr w:rsidR="00421C69" w14:paraId="564664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DA5127"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6849B8"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createBusiness</w:t>
            </w:r>
            <w:proofErr w:type="spellEnd"/>
            <w:r>
              <w:rPr>
                <w:rFonts w:eastAsia="Times New Roman"/>
              </w:rPr>
              <w:t xml:space="preserve">, </w:t>
            </w:r>
            <w:proofErr w:type="spellStart"/>
            <w:r>
              <w:rPr>
                <w:rStyle w:val="HTMLCode"/>
              </w:rPr>
              <w:t>adminGetAdminEmails</w:t>
            </w:r>
            <w:proofErr w:type="spellEnd"/>
            <w:r>
              <w:rPr>
                <w:rFonts w:eastAsia="Times New Roman"/>
              </w:rPr>
              <w:t xml:space="preserve">, </w:t>
            </w:r>
            <w:proofErr w:type="spellStart"/>
            <w:r>
              <w:rPr>
                <w:rStyle w:val="HTMLCode"/>
              </w:rPr>
              <w:t>adminUpdateAdminEmails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E0D7C2"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w:t>
            </w:r>
            <w:proofErr w:type="spellStart"/>
            <w:r>
              <w:rPr>
                <w:rStyle w:val="Strong"/>
                <w:rFonts w:eastAsia="Times New Roman"/>
              </w:rPr>
              <w:t>createBusiness</w:t>
            </w:r>
            <w:proofErr w:type="spellEnd"/>
            <w:r>
              <w:rPr>
                <w:rStyle w:val="Strong"/>
                <w:rFonts w:eastAsia="Times New Roman"/>
              </w:rPr>
              <w:t xml:space="preserve"> CF unreachable — IAM </w:t>
            </w:r>
            <w:proofErr w:type="spellStart"/>
            <w:r>
              <w:rPr>
                <w:rStyle w:val="HTMLCode"/>
                <w:b/>
                <w:bCs/>
              </w:rPr>
              <w:t>allUsers:run.invoker</w:t>
            </w:r>
            <w:proofErr w:type="spellEnd"/>
            <w:r>
              <w:rPr>
                <w:rStyle w:val="Strong"/>
                <w:rFonts w:eastAsia="Times New Roman"/>
              </w:rPr>
              <w:t xml:space="preserve"> binding never applied.</w:t>
            </w:r>
            <w:r>
              <w:rPr>
                <w:rFonts w:eastAsia="Times New Roman"/>
              </w:rPr>
              <w:t xml:space="preserve"> Firebase CLI deploy timed out at </w:t>
            </w:r>
            <w:proofErr w:type="spellStart"/>
            <w:r>
              <w:rPr>
                <w:rFonts w:eastAsia="Times New Roman"/>
              </w:rPr>
              <w:t>Replit's</w:t>
            </w:r>
            <w:proofErr w:type="spellEnd"/>
            <w:r>
              <w:rPr>
                <w:rFonts w:eastAsia="Times New Roman"/>
              </w:rPr>
              <w:t xml:space="preserve"> 120s limit before the IAM step ran. All three new CFs returned 403 to every caller regardless of </w:t>
            </w:r>
            <w:proofErr w:type="spellStart"/>
            <w:r>
              <w:rPr>
                <w:rFonts w:eastAsia="Times New Roman"/>
              </w:rPr>
              <w:t>auth</w:t>
            </w:r>
            <w:proofErr w:type="spellEnd"/>
            <w:r>
              <w:rPr>
                <w:rFonts w:eastAsia="Times New Roman"/>
              </w:rPr>
              <w:t xml:space="preserve"> token, making business creation and admin email management completely broken.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C204FE" w14:textId="77777777" w:rsidR="00421C69" w:rsidRDefault="00421C69">
            <w:pPr>
              <w:spacing w:before="150" w:after="150"/>
              <w:rPr>
                <w:rFonts w:eastAsia="Times New Roman"/>
              </w:rPr>
            </w:pPr>
            <w:r>
              <w:rPr>
                <w:rFonts w:eastAsia="Times New Roman"/>
              </w:rPr>
              <w:t>Used Cloud Run v2 IAM API (</w:t>
            </w:r>
            <w:proofErr w:type="spellStart"/>
            <w:r>
              <w:rPr>
                <w:rStyle w:val="HTMLCode"/>
              </w:rPr>
              <w:t>setIamPolicy</w:t>
            </w:r>
            <w:proofErr w:type="spellEnd"/>
            <w:r>
              <w:rPr>
                <w:rFonts w:eastAsia="Times New Roman"/>
              </w:rPr>
              <w:t xml:space="preserve">) directly with the firebase-tools OAuth token to apply </w:t>
            </w:r>
            <w:r>
              <w:rPr>
                <w:rStyle w:val="HTMLCode"/>
              </w:rPr>
              <w:t>roles/</w:t>
            </w:r>
            <w:proofErr w:type="spellStart"/>
            <w:r>
              <w:rPr>
                <w:rStyle w:val="HTMLCode"/>
              </w:rPr>
              <w:t>run.invoker</w:t>
            </w:r>
            <w:proofErr w:type="spellEnd"/>
            <w:r>
              <w:rPr>
                <w:rFonts w:eastAsia="Times New Roman"/>
              </w:rPr>
              <w:t xml:space="preserve"> → </w:t>
            </w:r>
            <w:proofErr w:type="spellStart"/>
            <w:r>
              <w:rPr>
                <w:rStyle w:val="HTMLCode"/>
              </w:rPr>
              <w:t>allUsers</w:t>
            </w:r>
            <w:proofErr w:type="spellEnd"/>
            <w:r>
              <w:rPr>
                <w:rFonts w:eastAsia="Times New Roman"/>
              </w:rPr>
              <w:t xml:space="preserve"> on all three Cloud Run services. Verified: </w:t>
            </w:r>
            <w:proofErr w:type="spellStart"/>
            <w:r>
              <w:rPr>
                <w:rStyle w:val="HTMLCode"/>
              </w:rPr>
              <w:t>createBusiness</w:t>
            </w:r>
            <w:proofErr w:type="spellEnd"/>
            <w:r>
              <w:rPr>
                <w:rFonts w:eastAsia="Times New Roman"/>
              </w:rPr>
              <w:t xml:space="preserve"> now returns 401 (</w:t>
            </w:r>
            <w:proofErr w:type="spellStart"/>
            <w:r>
              <w:rPr>
                <w:rFonts w:eastAsia="Times New Roman"/>
              </w:rPr>
              <w:t>auth</w:t>
            </w:r>
            <w:proofErr w:type="spellEnd"/>
            <w:r>
              <w:rPr>
                <w:rFonts w:eastAsia="Times New Roman"/>
              </w:rPr>
              <w:t xml:space="preserve"> required) instead of 403 (IAM wall) — CF is reachable and correctly rejects unauthenticated calls.</w:t>
            </w:r>
          </w:p>
        </w:tc>
      </w:tr>
      <w:tr w:rsidR="00421C69" w14:paraId="5E494A7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7B45DC" w14:textId="77777777" w:rsidR="00421C69" w:rsidRDefault="00421C69">
            <w:pPr>
              <w:spacing w:before="150" w:after="150"/>
              <w:rPr>
                <w:rFonts w:eastAsia="Times New Roman"/>
              </w:rPr>
            </w:pPr>
            <w:r>
              <w:rPr>
                <w:rFonts w:eastAsia="Times New Roman"/>
              </w:rPr>
              <w:t>Jul 4, 20</w:t>
            </w:r>
            <w:r>
              <w:rPr>
                <w:rFonts w:eastAsia="Times New Roman"/>
              </w:rPr>
              <w:lastRenderedPageBreak/>
              <w:t>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33F1E5" w14:textId="77777777" w:rsidR="00421C69" w:rsidRDefault="00421C69">
            <w:pPr>
              <w:spacing w:before="150" w:after="150"/>
              <w:rPr>
                <w:rFonts w:eastAsia="Times New Roman"/>
              </w:rPr>
            </w:pPr>
            <w:r>
              <w:rPr>
                <w:rStyle w:val="HTMLCode"/>
              </w:rPr>
              <w:lastRenderedPageBreak/>
              <w:t>artifacts/</w:t>
            </w:r>
            <w:proofErr w:type="spellStart"/>
            <w:r>
              <w:rPr>
                <w:rStyle w:val="HTMLCode"/>
              </w:rPr>
              <w:t>api</w:t>
            </w:r>
            <w:proofErr w:type="spellEnd"/>
            <w:r>
              <w:rPr>
                <w:rStyle w:val="HTMLCode"/>
              </w:rPr>
              <w:t>-server/public/BlastyBiz-Dashboard.html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D3CA63"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w:t>
            </w:r>
            <w:r>
              <w:rPr>
                <w:rStyle w:val="Strong"/>
                <w:rFonts w:ascii="Noto Sans CJK JP" w:eastAsia="Noto Sans CJK JP" w:hAnsi="Noto Sans CJK JP" w:cs="Noto Sans CJK JP" w:hint="eastAsia"/>
              </w:rPr>
              <w:t>＋</w:t>
            </w:r>
            <w:r>
              <w:rPr>
                <w:rStyle w:val="Strong"/>
                <w:rFonts w:eastAsia="Times New Roman"/>
              </w:rPr>
              <w:t xml:space="preserve"> button still doing nothing after sheet removal — client-side plan check race.</w:t>
            </w:r>
            <w:r>
              <w:rPr>
                <w:rFonts w:eastAsia="Times New Roman"/>
              </w:rPr>
              <w:t xml:space="preserve"> </w:t>
            </w:r>
            <w:proofErr w:type="spellStart"/>
            <w:r>
              <w:rPr>
                <w:rStyle w:val="HTMLCode"/>
              </w:rPr>
              <w:t>window.addBusiness</w:t>
            </w:r>
            <w:proofErr w:type="spellEnd"/>
            <w:r>
              <w:rPr>
                <w:rFonts w:eastAsia="Times New Roman"/>
              </w:rPr>
              <w:t xml:space="preserve"> ran a plan-limit check using </w:t>
            </w:r>
            <w:proofErr w:type="spellStart"/>
            <w:r>
              <w:rPr>
                <w:rStyle w:val="HTMLCode"/>
              </w:rPr>
              <w:t>userPlan</w:t>
            </w:r>
            <w:proofErr w:type="spellEnd"/>
            <w:r>
              <w:rPr>
                <w:rFonts w:eastAsia="Times New Roman"/>
              </w:rPr>
              <w:t xml:space="preserve"> (module-</w:t>
            </w:r>
            <w:r>
              <w:rPr>
                <w:rFonts w:eastAsia="Times New Roman"/>
              </w:rPr>
              <w:lastRenderedPageBreak/>
              <w:t xml:space="preserve">scope </w:t>
            </w:r>
            <w:proofErr w:type="spellStart"/>
            <w:r>
              <w:rPr>
                <w:rFonts w:eastAsia="Times New Roman"/>
              </w:rPr>
              <w:t>var</w:t>
            </w:r>
            <w:proofErr w:type="spellEnd"/>
            <w:r>
              <w:rPr>
                <w:rFonts w:eastAsia="Times New Roman"/>
              </w:rPr>
              <w:t xml:space="preserve">, defaults to </w:t>
            </w:r>
            <w:r>
              <w:rPr>
                <w:rStyle w:val="HTMLCode"/>
              </w:rPr>
              <w:t>'starter'</w:t>
            </w:r>
            <w:r>
              <w:rPr>
                <w:rFonts w:eastAsia="Times New Roman"/>
              </w:rPr>
              <w:t xml:space="preserve">). If tapped before the </w:t>
            </w:r>
            <w:proofErr w:type="spellStart"/>
            <w:r>
              <w:rPr>
                <w:rFonts w:eastAsia="Times New Roman"/>
              </w:rPr>
              <w:t>Firestore</w:t>
            </w:r>
            <w:proofErr w:type="spellEnd"/>
            <w:r>
              <w:rPr>
                <w:rFonts w:eastAsia="Times New Roman"/>
              </w:rPr>
              <w:t xml:space="preserve"> user doc loaded, </w:t>
            </w:r>
            <w:proofErr w:type="spellStart"/>
            <w:r>
              <w:rPr>
                <w:rStyle w:val="HTMLCode"/>
              </w:rPr>
              <w:t>getBizLimit</w:t>
            </w:r>
            <w:proofErr w:type="spellEnd"/>
            <w:r>
              <w:rPr>
                <w:rStyle w:val="HTMLCode"/>
              </w:rPr>
              <w:t>()</w:t>
            </w:r>
            <w:r>
              <w:rPr>
                <w:rFonts w:eastAsia="Times New Roman"/>
              </w:rPr>
              <w:t xml:space="preserve"> returned 1 (starter cap). Dave has 1 business → </w:t>
            </w:r>
            <w:r>
              <w:rPr>
                <w:rStyle w:val="HTMLCode"/>
              </w:rPr>
              <w:t>1 &gt;= 1</w:t>
            </w:r>
            <w:r>
              <w:rPr>
                <w:rFonts w:eastAsia="Times New Roman"/>
              </w:rPr>
              <w:t xml:space="preserve"> true → </w:t>
            </w:r>
            <w:proofErr w:type="spellStart"/>
            <w:r>
              <w:rPr>
                <w:rStyle w:val="HTMLCode"/>
              </w:rPr>
              <w:t>openUpgradeModal</w:t>
            </w:r>
            <w:proofErr w:type="spellEnd"/>
            <w:r>
              <w:rPr>
                <w:rStyle w:val="HTMLCode"/>
              </w:rPr>
              <w:t>()</w:t>
            </w:r>
            <w:r>
              <w:rPr>
                <w:rFonts w:eastAsia="Times New Roman"/>
              </w:rPr>
              <w:t xml:space="preserve"> fired. The upgrade modal appeared to do nothing because it was invisible. CF now enforces limits server-side, making the client check redundant and harmful.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081CE4" w14:textId="77777777" w:rsidR="00421C69" w:rsidRDefault="00421C69">
            <w:pPr>
              <w:spacing w:before="150" w:after="150"/>
              <w:rPr>
                <w:rFonts w:eastAsia="Times New Roman"/>
              </w:rPr>
            </w:pPr>
            <w:r>
              <w:rPr>
                <w:rFonts w:eastAsia="Times New Roman"/>
              </w:rPr>
              <w:lastRenderedPageBreak/>
              <w:t xml:space="preserve">Stripped the entire plan-limit block from </w:t>
            </w:r>
            <w:proofErr w:type="spellStart"/>
            <w:r>
              <w:rPr>
                <w:rStyle w:val="HTMLCode"/>
              </w:rPr>
              <w:t>window.addBusiness</w:t>
            </w:r>
            <w:proofErr w:type="spellEnd"/>
            <w:r>
              <w:rPr>
                <w:rFonts w:eastAsia="Times New Roman"/>
              </w:rPr>
              <w:t xml:space="preserve">. Function now simply does </w:t>
            </w:r>
            <w:proofErr w:type="spellStart"/>
            <w:r>
              <w:rPr>
                <w:rStyle w:val="HTMLCode"/>
              </w:rPr>
              <w:t>window.location.href</w:t>
            </w:r>
            <w:proofErr w:type="spellEnd"/>
            <w:r>
              <w:rPr>
                <w:rStyle w:val="HTMLCode"/>
              </w:rPr>
              <w:t xml:space="preserve"> </w:t>
            </w:r>
            <w:r>
              <w:rPr>
                <w:rStyle w:val="HTMLCode"/>
              </w:rPr>
              <w:lastRenderedPageBreak/>
              <w:t>= '</w:t>
            </w:r>
            <w:proofErr w:type="spellStart"/>
            <w:r>
              <w:rPr>
                <w:rStyle w:val="HTMLCode"/>
              </w:rPr>
              <w:t>BlastyBiz-Onboarding.html?new</w:t>
            </w:r>
            <w:proofErr w:type="spellEnd"/>
            <w:r>
              <w:rPr>
                <w:rStyle w:val="HTMLCode"/>
              </w:rPr>
              <w:t>=1'</w:t>
            </w:r>
            <w:r>
              <w:rPr>
                <w:rFonts w:eastAsia="Times New Roman"/>
              </w:rPr>
              <w:t xml:space="preserve"> — same as the fallback. No race condition possible. CF rejects over-limit attempts with a structured 403. Deployed and verified live.</w:t>
            </w:r>
          </w:p>
        </w:tc>
      </w:tr>
      <w:tr w:rsidR="00421C69" w14:paraId="3620568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B9B561"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702C65" w14:textId="77777777" w:rsidR="00421C69" w:rsidRDefault="00421C69">
            <w:pPr>
              <w:spacing w:before="150" w:after="150"/>
              <w:rPr>
                <w:rFonts w:eastAsia="Times New Roman"/>
              </w:rPr>
            </w:pPr>
            <w:r>
              <w:rPr>
                <w:rStyle w:val="HTMLCode"/>
              </w:rPr>
              <w:t>BlastyBiz.html</w:t>
            </w:r>
            <w:r>
              <w:rPr>
                <w:rFonts w:eastAsia="Times New Roman"/>
              </w:rPr>
              <w:t xml:space="preserve"> — CREATE tab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63F695"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"Tell us more" </w:t>
            </w:r>
            <w:proofErr w:type="spellStart"/>
            <w:r>
              <w:rPr>
                <w:rStyle w:val="Strong"/>
                <w:rFonts w:eastAsia="Times New Roman"/>
              </w:rPr>
              <w:t>textarea</w:t>
            </w:r>
            <w:proofErr w:type="spellEnd"/>
            <w:r>
              <w:rPr>
                <w:rStyle w:val="Strong"/>
                <w:rFonts w:eastAsia="Times New Roman"/>
              </w:rPr>
              <w:t xml:space="preserve"> removed; Add Info card redesigned.</w:t>
            </w:r>
            <w:r>
              <w:rPr>
                <w:rFonts w:eastAsia="Times New Roman"/>
              </w:rPr>
              <w:t xml:space="preserve"> Two overlapping "give the AI more context" inputs existed on the CREATE tab: (1) a plain </w:t>
            </w:r>
            <w:r>
              <w:rPr>
                <w:rStyle w:val="HTMLCode"/>
              </w:rPr>
              <w:t>Tell us more</w:t>
            </w:r>
            <w:r>
              <w:rPr>
                <w:rFonts w:eastAsia="Times New Roman"/>
              </w:rPr>
              <w:t xml:space="preserve"> </w:t>
            </w:r>
            <w:proofErr w:type="spellStart"/>
            <w:r>
              <w:rPr>
                <w:rFonts w:eastAsia="Times New Roman"/>
              </w:rPr>
              <w:t>textarea</w:t>
            </w:r>
            <w:proofErr w:type="spellEnd"/>
            <w:r>
              <w:rPr>
                <w:rFonts w:eastAsia="Times New Roman"/>
              </w:rPr>
              <w:t xml:space="preserve"> (</w:t>
            </w:r>
            <w:r>
              <w:rPr>
                <w:rStyle w:val="HTMLCode"/>
              </w:rPr>
              <w:t>#biz-ad-details</w:t>
            </w:r>
            <w:r>
              <w:rPr>
                <w:rFonts w:eastAsia="Times New Roman"/>
              </w:rPr>
              <w:t xml:space="preserve">) inline in the form, and (2) the </w:t>
            </w:r>
            <w:r>
              <w:rPr>
                <w:rStyle w:val="HTMLCode"/>
              </w:rPr>
              <w:t>Add Info</w:t>
            </w:r>
            <w:r>
              <w:rPr>
                <w:rFonts w:eastAsia="Times New Roman"/>
              </w:rPr>
              <w:t xml:space="preserve"> card below it — a separate card with its own expand button, scope toggle (Campaign / Global), </w:t>
            </w:r>
            <w:proofErr w:type="spellStart"/>
            <w:r>
              <w:rPr>
                <w:rFonts w:eastAsia="Times New Roman"/>
              </w:rPr>
              <w:t>textarea</w:t>
            </w:r>
            <w:proofErr w:type="spellEnd"/>
            <w:r>
              <w:rPr>
                <w:rFonts w:eastAsia="Times New Roman"/>
              </w:rPr>
              <w:t>, Submit + Done buttons. Both served the same purpose, creating UX friction with no differentiation.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F78E70" w14:textId="77777777" w:rsidR="00421C69" w:rsidRDefault="00421C69">
            <w:pPr>
              <w:spacing w:before="150" w:after="150"/>
              <w:rPr>
                <w:rFonts w:eastAsia="Times New Roman"/>
              </w:rPr>
            </w:pPr>
            <w:r>
              <w:rPr>
                <w:rFonts w:eastAsia="Times New Roman"/>
              </w:rPr>
              <w:t xml:space="preserve">Removed </w:t>
            </w:r>
            <w:r>
              <w:rPr>
                <w:rStyle w:val="HTMLCode"/>
              </w:rPr>
              <w:t>Tell us more</w:t>
            </w:r>
            <w:r>
              <w:rPr>
                <w:rFonts w:eastAsia="Times New Roman"/>
              </w:rPr>
              <w:t xml:space="preserve"> label + </w:t>
            </w:r>
            <w:r>
              <w:rPr>
                <w:rStyle w:val="HTMLCode"/>
              </w:rPr>
              <w:t>#biz-ad-details</w:t>
            </w:r>
            <w:r>
              <w:rPr>
                <w:rFonts w:eastAsia="Times New Roman"/>
              </w:rPr>
              <w:t xml:space="preserve"> </w:t>
            </w:r>
            <w:proofErr w:type="spellStart"/>
            <w:r>
              <w:rPr>
                <w:rFonts w:eastAsia="Times New Roman"/>
              </w:rPr>
              <w:t>textarea</w:t>
            </w:r>
            <w:proofErr w:type="spellEnd"/>
            <w:r>
              <w:rPr>
                <w:rFonts w:eastAsia="Times New Roman"/>
              </w:rPr>
              <w:t xml:space="preserve"> from HTML. Scrubbed all 12 JS references to </w:t>
            </w:r>
            <w:proofErr w:type="spellStart"/>
            <w:r>
              <w:rPr>
                <w:rStyle w:val="HTMLCode"/>
              </w:rPr>
              <w:t>adDetails</w:t>
            </w:r>
            <w:proofErr w:type="spellEnd"/>
            <w:r>
              <w:rPr>
                <w:rFonts w:eastAsia="Times New Roman"/>
              </w:rPr>
              <w:t xml:space="preserve"> / </w:t>
            </w:r>
            <w:r>
              <w:rPr>
                <w:rStyle w:val="HTMLCode"/>
              </w:rPr>
              <w:t>biz-ad-details</w:t>
            </w:r>
            <w:r>
              <w:rPr>
                <w:rFonts w:eastAsia="Times New Roman"/>
              </w:rPr>
              <w:t xml:space="preserve"> across: both </w:t>
            </w:r>
            <w:proofErr w:type="spellStart"/>
            <w:r>
              <w:rPr>
                <w:rStyle w:val="HTMLCode"/>
              </w:rPr>
              <w:t>adaptListing</w:t>
            </w:r>
            <w:proofErr w:type="spellEnd"/>
            <w:r>
              <w:rPr>
                <w:rFonts w:eastAsia="Times New Roman"/>
              </w:rPr>
              <w:t xml:space="preserve"> fetch payloads, inline prompt template, </w:t>
            </w:r>
            <w:proofErr w:type="spellStart"/>
            <w:r>
              <w:rPr>
                <w:rStyle w:val="HTMLCode"/>
              </w:rPr>
              <w:t>saveDraft</w:t>
            </w:r>
            <w:proofErr w:type="spellEnd"/>
            <w:r>
              <w:rPr>
                <w:rFonts w:eastAsia="Times New Roman"/>
              </w:rPr>
              <w:t xml:space="preserve">, </w:t>
            </w:r>
            <w:proofErr w:type="spellStart"/>
            <w:r>
              <w:rPr>
                <w:rStyle w:val="HTMLCode"/>
              </w:rPr>
              <w:t>loadDraft</w:t>
            </w:r>
            <w:proofErr w:type="spellEnd"/>
            <w:r>
              <w:rPr>
                <w:rFonts w:eastAsia="Times New Roman"/>
              </w:rPr>
              <w:t xml:space="preserve">, </w:t>
            </w:r>
            <w:proofErr w:type="spellStart"/>
            <w:r>
              <w:rPr>
                <w:rStyle w:val="HTMLCode"/>
              </w:rPr>
              <w:t>updateCampaignMemory</w:t>
            </w:r>
            <w:proofErr w:type="spellEnd"/>
            <w:r>
              <w:rPr>
                <w:rFonts w:eastAsia="Times New Roman"/>
              </w:rPr>
              <w:t xml:space="preserve">, </w:t>
            </w:r>
            <w:r>
              <w:rPr>
                <w:rStyle w:val="HTMLCode"/>
              </w:rPr>
              <w:t>_</w:t>
            </w:r>
            <w:proofErr w:type="spellStart"/>
            <w:r>
              <w:rPr>
                <w:rStyle w:val="HTMLCode"/>
              </w:rPr>
              <w:t>updateAdDiscardBtn</w:t>
            </w:r>
            <w:proofErr w:type="spellEnd"/>
            <w:r>
              <w:rPr>
                <w:rFonts w:eastAsia="Times New Roman"/>
              </w:rPr>
              <w:t xml:space="preserve">, </w:t>
            </w:r>
            <w:proofErr w:type="spellStart"/>
            <w:r>
              <w:rPr>
                <w:rStyle w:val="HTMLCode"/>
              </w:rPr>
              <w:t>discardAdDraft</w:t>
            </w:r>
            <w:proofErr w:type="spellEnd"/>
            <w:r>
              <w:rPr>
                <w:rFonts w:eastAsia="Times New Roman"/>
              </w:rPr>
              <w:t xml:space="preserve">, new-campaign default object, and </w:t>
            </w:r>
            <w:proofErr w:type="spellStart"/>
            <w:r>
              <w:rPr>
                <w:rFonts w:eastAsia="Times New Roman"/>
              </w:rPr>
              <w:t>Firestore</w:t>
            </w:r>
            <w:proofErr w:type="spellEnd"/>
            <w:r>
              <w:rPr>
                <w:rFonts w:eastAsia="Times New Roman"/>
              </w:rPr>
              <w:t xml:space="preserve"> publish payload. Redesigned the Add Info card to match the </w:t>
            </w:r>
            <w:r>
              <w:rPr>
                <w:rStyle w:val="HTMLCode"/>
              </w:rPr>
              <w:t>card-flush</w:t>
            </w:r>
            <w:r>
              <w:rPr>
                <w:rFonts w:eastAsia="Times New Roman"/>
              </w:rPr>
              <w:t xml:space="preserve"> + </w:t>
            </w:r>
            <w:r>
              <w:rPr>
                <w:rStyle w:val="HTMLCode"/>
              </w:rPr>
              <w:t>teach-</w:t>
            </w:r>
            <w:proofErr w:type="spellStart"/>
            <w:r>
              <w:rPr>
                <w:rStyle w:val="HTMLCode"/>
              </w:rPr>
              <w:t>btn</w:t>
            </w:r>
            <w:proofErr w:type="spellEnd"/>
            <w:r>
              <w:rPr>
                <w:rFonts w:eastAsia="Times New Roman"/>
              </w:rPr>
              <w:t xml:space="preserve"> accordion pattern used </w:t>
            </w:r>
            <w:r>
              <w:rPr>
                <w:rFonts w:eastAsia="Times New Roman"/>
              </w:rPr>
              <w:lastRenderedPageBreak/>
              <w:t xml:space="preserve">by Campaign Context and Teach AI cards: clickable header row with </w:t>
            </w:r>
            <w:r>
              <w:rPr>
                <w:rFonts w:ascii="Segoe UI Emoji" w:eastAsia="Times New Roman" w:hAnsi="Segoe UI Emoji" w:cs="Segoe UI Emoji"/>
              </w:rPr>
              <w:t>📌</w:t>
            </w:r>
            <w:r>
              <w:rPr>
                <w:rFonts w:eastAsia="Times New Roman"/>
              </w:rPr>
              <w:t xml:space="preserve"> icon, title "Extra Facts for AI", dynamic scope badge (This Campaign / All Campaigns), and </w:t>
            </w:r>
            <w:r>
              <w:rPr>
                <w:rStyle w:val="HTMLCode"/>
              </w:rPr>
              <w:t>›</w:t>
            </w:r>
            <w:r>
              <w:rPr>
                <w:rFonts w:eastAsia="Times New Roman"/>
              </w:rPr>
              <w:t xml:space="preserve"> chevron that rotates on open. Removed the redundant </w:t>
            </w:r>
            <w:r>
              <w:rPr>
                <w:rStyle w:val="HTMLCode"/>
              </w:rPr>
              <w:t>Done</w:t>
            </w:r>
            <w:r>
              <w:rPr>
                <w:rFonts w:eastAsia="Times New Roman"/>
              </w:rPr>
              <w:t xml:space="preserve"> button — chevron closes it. Renamed "Submit" → "Save Fact". Scope badge and CSS class update live when switching between Campaign/Global tabs. Deployed and curl-confirmed: zero </w:t>
            </w:r>
            <w:r>
              <w:rPr>
                <w:rStyle w:val="HTMLCode"/>
              </w:rPr>
              <w:t>biz-ad-details</w:t>
            </w:r>
            <w:r>
              <w:rPr>
                <w:rFonts w:eastAsia="Times New Roman"/>
              </w:rPr>
              <w:t xml:space="preserve"> references in live HTML.</w:t>
            </w:r>
          </w:p>
        </w:tc>
      </w:tr>
      <w:tr w:rsidR="00421C69" w14:paraId="7BDECF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A33110"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9DEE02" w14:textId="77777777" w:rsidR="00421C69" w:rsidRDefault="00421C69">
            <w:pPr>
              <w:spacing w:before="150" w:after="150"/>
              <w:rPr>
                <w:rFonts w:eastAsia="Times New Roman"/>
              </w:rPr>
            </w:pPr>
            <w:r>
              <w:rPr>
                <w:rFonts w:eastAsia="Times New Roman"/>
              </w:rPr>
              <w:t>All 28 HTML pages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C0893D"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Header gap on BlastyBiz.html (create page) — double-offset from stale cached JS.</w:t>
            </w:r>
            <w:r>
              <w:rPr>
                <w:rFonts w:eastAsia="Times New Roman"/>
              </w:rPr>
              <w:t xml:space="preserve"> Large dark gap (~100px+) between fixed header and CREATE/PLATFORMS/HISTORY/PROFILE tab bar on mobile. Root cause: </w:t>
            </w:r>
            <w:proofErr w:type="spellStart"/>
            <w:r>
              <w:rPr>
                <w:rStyle w:val="HTMLCode"/>
              </w:rPr>
              <w:t>blastybiz-menu.js</w:t>
            </w:r>
            <w:proofErr w:type="spellEnd"/>
            <w:r>
              <w:rPr>
                <w:rFonts w:eastAsia="Times New Roman"/>
              </w:rPr>
              <w:t xml:space="preserve"> had no cache-busting query string. Browsers were </w:t>
            </w:r>
            <w:r>
              <w:rPr>
                <w:rFonts w:eastAsia="Times New Roman"/>
              </w:rPr>
              <w:lastRenderedPageBreak/>
              <w:t xml:space="preserve">serving a cached old version of the file that called </w:t>
            </w:r>
            <w:proofErr w:type="spellStart"/>
            <w:r>
              <w:rPr>
                <w:rStyle w:val="HTMLCode"/>
              </w:rPr>
              <w:t>body.style.paddingTop</w:t>
            </w:r>
            <w:proofErr w:type="spellEnd"/>
            <w:r>
              <w:rPr>
                <w:rStyle w:val="HTMLCode"/>
              </w:rPr>
              <w:t xml:space="preserve"> = </w:t>
            </w:r>
            <w:proofErr w:type="spellStart"/>
            <w:r>
              <w:rPr>
                <w:rStyle w:val="HTMLCode"/>
              </w:rPr>
              <w:t>headerHeight</w:t>
            </w:r>
            <w:proofErr w:type="spellEnd"/>
            <w:r>
              <w:rPr>
                <w:rFonts w:eastAsia="Times New Roman"/>
              </w:rPr>
              <w:t xml:space="preserve">. The CSS simultaneously applied </w:t>
            </w:r>
            <w:proofErr w:type="spellStart"/>
            <w:r>
              <w:rPr>
                <w:rStyle w:val="HTMLCode"/>
              </w:rPr>
              <w:t>body.has</w:t>
            </w:r>
            <w:proofErr w:type="spellEnd"/>
            <w:r>
              <w:rPr>
                <w:rStyle w:val="HTMLCode"/>
              </w:rPr>
              <w:t xml:space="preserve">-site-header .main { padding-top: </w:t>
            </w:r>
            <w:proofErr w:type="spellStart"/>
            <w:r>
              <w:rPr>
                <w:rStyle w:val="HTMLCode"/>
              </w:rPr>
              <w:t>var</w:t>
            </w:r>
            <w:proofErr w:type="spellEnd"/>
            <w:r>
              <w:rPr>
                <w:rStyle w:val="HTMLCode"/>
              </w:rPr>
              <w:t>(--main-offset) }</w:t>
            </w:r>
            <w:r>
              <w:rPr>
                <w:rFonts w:eastAsia="Times New Roman"/>
              </w:rPr>
              <w:t xml:space="preserve">. Both stacked — double the header height of dead space above the tabs. BlastyBiz.html was also still on </w:t>
            </w:r>
            <w:proofErr w:type="spellStart"/>
            <w:r>
              <w:rPr>
                <w:rStyle w:val="HTMLCode"/>
              </w:rPr>
              <w:t>global-style.css?v</w:t>
            </w:r>
            <w:proofErr w:type="spellEnd"/>
            <w:r>
              <w:rPr>
                <w:rStyle w:val="HTMLCode"/>
              </w:rPr>
              <w:t>=43</w:t>
            </w:r>
            <w:r>
              <w:rPr>
                <w:rFonts w:eastAsia="Times New Roman"/>
              </w:rPr>
              <w:t xml:space="preserve"> while the CSS had been updated to v=45.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5D99B7" w14:textId="77777777" w:rsidR="00421C69" w:rsidRDefault="00421C69">
            <w:pPr>
              <w:spacing w:before="150" w:after="150"/>
              <w:rPr>
                <w:rFonts w:eastAsia="Times New Roman"/>
              </w:rPr>
            </w:pPr>
            <w:r>
              <w:rPr>
                <w:rFonts w:eastAsia="Times New Roman"/>
              </w:rPr>
              <w:lastRenderedPageBreak/>
              <w:t xml:space="preserve">(1) Added </w:t>
            </w:r>
            <w:r>
              <w:rPr>
                <w:rStyle w:val="HTMLCode"/>
              </w:rPr>
              <w:t>?v=2</w:t>
            </w:r>
            <w:r>
              <w:rPr>
                <w:rFonts w:eastAsia="Times New Roman"/>
              </w:rPr>
              <w:t xml:space="preserve"> to the </w:t>
            </w:r>
            <w:proofErr w:type="spellStart"/>
            <w:r>
              <w:rPr>
                <w:rStyle w:val="HTMLCode"/>
              </w:rPr>
              <w:t>blastybiz-menu.js</w:t>
            </w:r>
            <w:proofErr w:type="spellEnd"/>
            <w:r>
              <w:rPr>
                <w:rFonts w:eastAsia="Times New Roman"/>
              </w:rPr>
              <w:t xml:space="preserve"> script tag on all 28 HTML pages — forces all browsers to re-fetch the current JS (which only sets CSS variables, does not touch </w:t>
            </w:r>
            <w:proofErr w:type="spellStart"/>
            <w:r>
              <w:rPr>
                <w:rStyle w:val="HTMLCode"/>
              </w:rPr>
              <w:t>body.style.paddingTo</w:t>
            </w:r>
            <w:r>
              <w:rPr>
                <w:rStyle w:val="HTMLCode"/>
              </w:rPr>
              <w:lastRenderedPageBreak/>
              <w:t>p</w:t>
            </w:r>
            <w:proofErr w:type="spellEnd"/>
            <w:r>
              <w:rPr>
                <w:rFonts w:eastAsia="Times New Roman"/>
              </w:rPr>
              <w:t xml:space="preserve">). (2) Bumped all 28 pages from </w:t>
            </w:r>
            <w:proofErr w:type="spellStart"/>
            <w:r>
              <w:rPr>
                <w:rStyle w:val="HTMLCode"/>
              </w:rPr>
              <w:t>global-style.css?v</w:t>
            </w:r>
            <w:proofErr w:type="spellEnd"/>
            <w:r>
              <w:rPr>
                <w:rStyle w:val="HTMLCode"/>
              </w:rPr>
              <w:t>=43</w:t>
            </w:r>
            <w:r>
              <w:rPr>
                <w:rFonts w:eastAsia="Times New Roman"/>
              </w:rPr>
              <w:t xml:space="preserve"> → </w:t>
            </w:r>
            <w:r>
              <w:rPr>
                <w:rStyle w:val="HTMLCode"/>
              </w:rPr>
              <w:t>?v=45</w:t>
            </w:r>
            <w:r>
              <w:rPr>
                <w:rFonts w:eastAsia="Times New Roman"/>
              </w:rPr>
              <w:t xml:space="preserve">. Both changes applied via </w:t>
            </w:r>
            <w:proofErr w:type="spellStart"/>
            <w:r>
              <w:rPr>
                <w:rStyle w:val="HTMLCode"/>
              </w:rPr>
              <w:t>sed</w:t>
            </w:r>
            <w:proofErr w:type="spellEnd"/>
            <w:r>
              <w:rPr>
                <w:rStyle w:val="HTMLCode"/>
              </w:rPr>
              <w:t xml:space="preserve"> -</w:t>
            </w:r>
            <w:proofErr w:type="spellStart"/>
            <w:r>
              <w:rPr>
                <w:rStyle w:val="HTMLCode"/>
              </w:rPr>
              <w:t>i</w:t>
            </w:r>
            <w:proofErr w:type="spellEnd"/>
            <w:r>
              <w:rPr>
                <w:rFonts w:eastAsia="Times New Roman"/>
              </w:rPr>
              <w:t xml:space="preserve"> in one pass. Deployed and curl-confirmed: BlastyBiz.html now serves </w:t>
            </w:r>
            <w:proofErr w:type="spellStart"/>
            <w:r>
              <w:rPr>
                <w:rStyle w:val="HTMLCode"/>
              </w:rPr>
              <w:t>global-style.css?v</w:t>
            </w:r>
            <w:proofErr w:type="spellEnd"/>
            <w:r>
              <w:rPr>
                <w:rStyle w:val="HTMLCode"/>
              </w:rPr>
              <w:t>=45</w:t>
            </w:r>
            <w:r>
              <w:rPr>
                <w:rFonts w:eastAsia="Times New Roman"/>
              </w:rPr>
              <w:t xml:space="preserve"> and </w:t>
            </w:r>
            <w:proofErr w:type="spellStart"/>
            <w:r>
              <w:rPr>
                <w:rStyle w:val="HTMLCode"/>
              </w:rPr>
              <w:t>blastybiz-menu.js?v</w:t>
            </w:r>
            <w:proofErr w:type="spellEnd"/>
            <w:r>
              <w:rPr>
                <w:rStyle w:val="HTMLCode"/>
              </w:rPr>
              <w:t>=2</w:t>
            </w:r>
            <w:r>
              <w:rPr>
                <w:rFonts w:eastAsia="Times New Roman"/>
              </w:rPr>
              <w:t>.</w:t>
            </w:r>
          </w:p>
        </w:tc>
      </w:tr>
      <w:tr w:rsidR="00421C69" w14:paraId="1AC17E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DBBE1F"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196AE0" w14:textId="77777777" w:rsidR="00421C69" w:rsidRDefault="00421C69">
            <w:pPr>
              <w:spacing w:before="150" w:after="150"/>
              <w:rPr>
                <w:rFonts w:eastAsia="Times New Roman"/>
              </w:rPr>
            </w:pPr>
            <w:r>
              <w:rPr>
                <w:rStyle w:val="HTMLCode"/>
              </w:rPr>
              <w:t>artifacts/</w:t>
            </w:r>
            <w:proofErr w:type="spellStart"/>
            <w:r>
              <w:rPr>
                <w:rStyle w:val="HTMLCode"/>
              </w:rPr>
              <w:t>api</w:t>
            </w:r>
            <w:proofErr w:type="spellEnd"/>
            <w:r>
              <w:rPr>
                <w:rStyle w:val="HTMLCode"/>
              </w:rPr>
              <w:t>-server/public/BlastyBiz-Dashboard.html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25F563"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Dashboard </w:t>
            </w:r>
            <w:r>
              <w:rPr>
                <w:rStyle w:val="Strong"/>
                <w:rFonts w:ascii="Noto Sans CJK JP" w:eastAsia="Noto Sans CJK JP" w:hAnsi="Noto Sans CJK JP" w:cs="Noto Sans CJK JP" w:hint="eastAsia"/>
              </w:rPr>
              <w:t>＋</w:t>
            </w:r>
            <w:r>
              <w:rPr>
                <w:rStyle w:val="Strong"/>
                <w:rFonts w:eastAsia="Times New Roman"/>
              </w:rPr>
              <w:t xml:space="preserve"> button silent — duplicate Add Business UI.</w:t>
            </w:r>
            <w:r>
              <w:rPr>
                <w:rFonts w:eastAsia="Times New Roman"/>
              </w:rPr>
              <w:t xml:space="preserve"> The </w:t>
            </w:r>
            <w:r>
              <w:rPr>
                <w:rFonts w:ascii="Noto Sans CJK JP" w:eastAsia="Noto Sans CJK JP" w:hAnsi="Noto Sans CJK JP" w:cs="Noto Sans CJK JP" w:hint="eastAsia"/>
              </w:rPr>
              <w:t>＋</w:t>
            </w:r>
            <w:r>
              <w:rPr>
                <w:rFonts w:eastAsia="Times New Roman"/>
              </w:rPr>
              <w:t xml:space="preserve"> button in the Control Panel bar called </w:t>
            </w:r>
            <w:proofErr w:type="spellStart"/>
            <w:r>
              <w:rPr>
                <w:rStyle w:val="HTMLCode"/>
              </w:rPr>
              <w:t>addBusiness</w:t>
            </w:r>
            <w:proofErr w:type="spellEnd"/>
            <w:r>
              <w:rPr>
                <w:rStyle w:val="HTMLCode"/>
              </w:rPr>
              <w:t>()</w:t>
            </w:r>
            <w:r>
              <w:rPr>
                <w:rFonts w:eastAsia="Times New Roman"/>
              </w:rPr>
              <w:t xml:space="preserve"> which first called </w:t>
            </w:r>
            <w:proofErr w:type="spellStart"/>
            <w:r>
              <w:rPr>
                <w:rStyle w:val="HTMLCode"/>
              </w:rPr>
              <w:t>closeSwitcher</w:t>
            </w:r>
            <w:proofErr w:type="spellEnd"/>
            <w:r>
              <w:rPr>
                <w:rStyle w:val="HTMLCode"/>
              </w:rPr>
              <w:t>()</w:t>
            </w:r>
            <w:r>
              <w:rPr>
                <w:rFonts w:eastAsia="Times New Roman"/>
              </w:rPr>
              <w:t xml:space="preserve"> (no-op), then navigated to Onboarding. Separately, the same </w:t>
            </w:r>
            <w:proofErr w:type="spellStart"/>
            <w:r>
              <w:rPr>
                <w:rStyle w:val="HTMLCode"/>
              </w:rPr>
              <w:t>addBusiness</w:t>
            </w:r>
            <w:proofErr w:type="spellEnd"/>
            <w:r>
              <w:rPr>
                <w:rStyle w:val="HTMLCode"/>
              </w:rPr>
              <w:t>()</w:t>
            </w:r>
            <w:r>
              <w:rPr>
                <w:rFonts w:eastAsia="Times New Roman"/>
              </w:rPr>
              <w:t xml:space="preserve"> also opened a bottom-sheet popup ("YOUR BUSINESSES") giving two competing Add Business entry points. The plan-limit check also defaulted to </w:t>
            </w:r>
            <w:proofErr w:type="spellStart"/>
            <w:r>
              <w:rPr>
                <w:rStyle w:val="HTMLCode"/>
              </w:rPr>
              <w:t>userPlan</w:t>
            </w:r>
            <w:proofErr w:type="spellEnd"/>
            <w:r>
              <w:rPr>
                <w:rStyle w:val="HTMLCode"/>
              </w:rPr>
              <w:t>='starter'</w:t>
            </w:r>
            <w:r>
              <w:rPr>
                <w:rFonts w:eastAsia="Times New Roman"/>
              </w:rPr>
              <w:t xml:space="preserve"> (limit 1) before the </w:t>
            </w:r>
            <w:proofErr w:type="spellStart"/>
            <w:r>
              <w:rPr>
                <w:rFonts w:eastAsia="Times New Roman"/>
              </w:rPr>
              <w:t>async</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user doc loaded — if tapped immediately, it opened the upgrade modal instead of navigating. Additionally, fresh-login auto-called </w:t>
            </w:r>
            <w:proofErr w:type="spellStart"/>
            <w:r>
              <w:rPr>
                <w:rStyle w:val="HTMLCode"/>
              </w:rPr>
              <w:lastRenderedPageBreak/>
              <w:t>openSwitcher</w:t>
            </w:r>
            <w:proofErr w:type="spellEnd"/>
            <w:r>
              <w:rPr>
                <w:rStyle w:val="HTMLCode"/>
              </w:rPr>
              <w:t>()</w:t>
            </w:r>
            <w:r>
              <w:rPr>
                <w:rFonts w:eastAsia="Times New Roman"/>
              </w:rPr>
              <w:t xml:space="preserve"> which opened the sheet uninvited.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437A8E" w14:textId="77777777" w:rsidR="00421C69" w:rsidRDefault="00421C69">
            <w:pPr>
              <w:spacing w:before="150" w:after="150"/>
              <w:rPr>
                <w:rFonts w:eastAsia="Times New Roman"/>
              </w:rPr>
            </w:pPr>
            <w:r>
              <w:rPr>
                <w:rFonts w:eastAsia="Times New Roman"/>
              </w:rPr>
              <w:lastRenderedPageBreak/>
              <w:t xml:space="preserve">Removed the entire biz-sheet popup (HTML, </w:t>
            </w:r>
            <w:proofErr w:type="spellStart"/>
            <w:r>
              <w:rPr>
                <w:rStyle w:val="HTMLCode"/>
              </w:rPr>
              <w:t>renderSheet</w:t>
            </w:r>
            <w:proofErr w:type="spellEnd"/>
            <w:r>
              <w:rPr>
                <w:rStyle w:val="HTMLCode"/>
              </w:rPr>
              <w:t>()</w:t>
            </w:r>
            <w:r>
              <w:rPr>
                <w:rFonts w:eastAsia="Times New Roman"/>
              </w:rPr>
              <w:t xml:space="preserve">, </w:t>
            </w:r>
            <w:proofErr w:type="spellStart"/>
            <w:r>
              <w:rPr>
                <w:rStyle w:val="HTMLCode"/>
              </w:rPr>
              <w:t>openSwitcher</w:t>
            </w:r>
            <w:proofErr w:type="spellEnd"/>
            <w:r>
              <w:rPr>
                <w:rStyle w:val="HTMLCode"/>
              </w:rPr>
              <w:t>()</w:t>
            </w:r>
            <w:r>
              <w:rPr>
                <w:rFonts w:eastAsia="Times New Roman"/>
              </w:rPr>
              <w:t>/</w:t>
            </w:r>
            <w:proofErr w:type="spellStart"/>
            <w:r>
              <w:rPr>
                <w:rStyle w:val="HTMLCode"/>
              </w:rPr>
              <w:t>closeSwitcher</w:t>
            </w:r>
            <w:proofErr w:type="spellEnd"/>
            <w:r>
              <w:rPr>
                <w:rStyle w:val="HTMLCode"/>
              </w:rPr>
              <w:t>()</w:t>
            </w:r>
            <w:r>
              <w:rPr>
                <w:rFonts w:eastAsia="Times New Roman"/>
              </w:rPr>
              <w:t xml:space="preserve"> calls). Made both functions no-ops to guard against stale refs. Business switching and agency-usage bar now live exclusively in the top Control Panel bar. Removed auto-open on </w:t>
            </w:r>
            <w:r>
              <w:rPr>
                <w:rStyle w:val="HTMLCode"/>
              </w:rPr>
              <w:t>?from=login</w:t>
            </w:r>
            <w:r>
              <w:rPr>
                <w:rFonts w:eastAsia="Times New Roman"/>
              </w:rPr>
              <w:t xml:space="preserve">. Removed </w:t>
            </w:r>
            <w:proofErr w:type="spellStart"/>
            <w:r>
              <w:rPr>
                <w:rStyle w:val="HTMLCode"/>
              </w:rPr>
              <w:t>renderSheet</w:t>
            </w:r>
            <w:proofErr w:type="spellEnd"/>
            <w:r>
              <w:rPr>
                <w:rStyle w:val="HTMLCode"/>
              </w:rPr>
              <w:t>()</w:t>
            </w:r>
            <w:r>
              <w:rPr>
                <w:rFonts w:eastAsia="Times New Roman"/>
              </w:rPr>
              <w:t xml:space="preserve"> from </w:t>
            </w:r>
            <w:proofErr w:type="spellStart"/>
            <w:r>
              <w:rPr>
                <w:rStyle w:val="HTMLCode"/>
              </w:rPr>
              <w:t>init</w:t>
            </w:r>
            <w:proofErr w:type="spellEnd"/>
            <w:r>
              <w:rPr>
                <w:rStyle w:val="HTMLCode"/>
              </w:rPr>
              <w:t>()</w:t>
            </w:r>
            <w:r>
              <w:rPr>
                <w:rFonts w:eastAsia="Times New Roman"/>
              </w:rPr>
              <w:t xml:space="preserve"> and </w:t>
            </w:r>
            <w:proofErr w:type="spellStart"/>
            <w:r>
              <w:rPr>
                <w:rStyle w:val="HTMLCode"/>
              </w:rPr>
              <w:t>switchBusiness</w:t>
            </w:r>
            <w:proofErr w:type="spellEnd"/>
            <w:r>
              <w:rPr>
                <w:rStyle w:val="HTMLCode"/>
              </w:rPr>
              <w:t>()</w:t>
            </w:r>
            <w:r>
              <w:rPr>
                <w:rFonts w:eastAsia="Times New Roman"/>
              </w:rPr>
              <w:t xml:space="preserve">. Agency bar elements </w:t>
            </w:r>
            <w:r>
              <w:rPr>
                <w:rFonts w:eastAsia="Times New Roman"/>
              </w:rPr>
              <w:lastRenderedPageBreak/>
              <w:t>moved into biz-bar HTML. Deployed.</w:t>
            </w:r>
          </w:p>
        </w:tc>
      </w:tr>
      <w:tr w:rsidR="00421C69" w14:paraId="456D53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10FBC8"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97CCD3" w14:textId="77777777" w:rsidR="00421C69" w:rsidRDefault="00421C69">
            <w:pPr>
              <w:spacing w:before="150" w:after="150"/>
              <w:rPr>
                <w:rFonts w:eastAsia="Times New Roman"/>
              </w:rPr>
            </w:pPr>
            <w:r>
              <w:rPr>
                <w:rStyle w:val="HTMLCode"/>
              </w:rPr>
              <w:t>artifacts/</w:t>
            </w:r>
            <w:proofErr w:type="spellStart"/>
            <w:r>
              <w:rPr>
                <w:rStyle w:val="HTMLCode"/>
              </w:rPr>
              <w:t>api</w:t>
            </w:r>
            <w:proofErr w:type="spellEnd"/>
            <w:r>
              <w:rPr>
                <w:rStyle w:val="HTMLCode"/>
              </w:rPr>
              <w:t>-server/public/</w:t>
            </w:r>
            <w:proofErr w:type="spellStart"/>
            <w:r>
              <w:rPr>
                <w:rStyle w:val="HTMLCode"/>
              </w:rPr>
              <w:t>auth-guard.js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9971BA"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Fix 7 — </w:t>
            </w:r>
            <w:proofErr w:type="spellStart"/>
            <w:r>
              <w:rPr>
                <w:rStyle w:val="Strong"/>
                <w:rFonts w:eastAsia="Times New Roman"/>
              </w:rPr>
              <w:t>Auth</w:t>
            </w:r>
            <w:proofErr w:type="spellEnd"/>
            <w:r>
              <w:rPr>
                <w:rStyle w:val="Strong"/>
                <w:rFonts w:eastAsia="Times New Roman"/>
              </w:rPr>
              <w:t>-guard race: protected page could briefly appear during OAuth wait.</w:t>
            </w:r>
            <w:r>
              <w:rPr>
                <w:rFonts w:eastAsia="Times New Roman"/>
              </w:rPr>
              <w:t xml:space="preserve"> In the "no user" branch, </w:t>
            </w:r>
            <w:r>
              <w:rPr>
                <w:rStyle w:val="HTMLCode"/>
              </w:rPr>
              <w:t>_</w:t>
            </w:r>
            <w:proofErr w:type="spellStart"/>
            <w:r>
              <w:rPr>
                <w:rStyle w:val="HTMLCode"/>
              </w:rPr>
              <w:t>safetyTimer</w:t>
            </w:r>
            <w:proofErr w:type="spellEnd"/>
            <w:r>
              <w:rPr>
                <w:rFonts w:eastAsia="Times New Roman"/>
              </w:rPr>
              <w:t xml:space="preserve"> (5s) was NOT cancelled before the 3s wait. If the safety timer expired during the 3s OAuth wait window, it would set </w:t>
            </w:r>
            <w:proofErr w:type="spellStart"/>
            <w:r>
              <w:rPr>
                <w:rStyle w:val="HTMLCode"/>
              </w:rPr>
              <w:t>body.style.visibility</w:t>
            </w:r>
            <w:proofErr w:type="spellEnd"/>
            <w:r>
              <w:rPr>
                <w:rStyle w:val="HTMLCode"/>
              </w:rPr>
              <w:t xml:space="preserve"> = 'visible'</w:t>
            </w:r>
            <w:r>
              <w:rPr>
                <w:rFonts w:eastAsia="Times New Roman"/>
              </w:rPr>
              <w:t xml:space="preserve"> — revealing the protected page to a potentially unauthenticated user before the redirect fired.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ACB374" w14:textId="77777777" w:rsidR="00421C69" w:rsidRDefault="00421C69">
            <w:pPr>
              <w:spacing w:before="150" w:after="150"/>
              <w:rPr>
                <w:rFonts w:eastAsia="Times New Roman"/>
              </w:rPr>
            </w:pPr>
            <w:r>
              <w:rPr>
                <w:rFonts w:eastAsia="Times New Roman"/>
              </w:rPr>
              <w:t xml:space="preserve">Added </w:t>
            </w:r>
            <w:proofErr w:type="spellStart"/>
            <w:r>
              <w:rPr>
                <w:rStyle w:val="HTMLCode"/>
              </w:rPr>
              <w:t>clearTimeout</w:t>
            </w:r>
            <w:proofErr w:type="spellEnd"/>
            <w:r>
              <w:rPr>
                <w:rStyle w:val="HTMLCode"/>
              </w:rPr>
              <w:t>(_</w:t>
            </w:r>
            <w:proofErr w:type="spellStart"/>
            <w:r>
              <w:rPr>
                <w:rStyle w:val="HTMLCode"/>
              </w:rPr>
              <w:t>safetyTimer</w:t>
            </w:r>
            <w:proofErr w:type="spellEnd"/>
            <w:r>
              <w:rPr>
                <w:rStyle w:val="HTMLCode"/>
              </w:rPr>
              <w:t>)</w:t>
            </w:r>
            <w:r>
              <w:rPr>
                <w:rFonts w:eastAsia="Times New Roman"/>
              </w:rPr>
              <w:t xml:space="preserve"> as the first line of the else branch, before the </w:t>
            </w:r>
            <w:proofErr w:type="spellStart"/>
            <w:r>
              <w:rPr>
                <w:rStyle w:val="HTMLCode"/>
              </w:rPr>
              <w:t>setTimeout</w:t>
            </w:r>
            <w:proofErr w:type="spellEnd"/>
            <w:r>
              <w:rPr>
                <w:rStyle w:val="HTMLCode"/>
              </w:rPr>
              <w:t>(() =&gt; …, 3000)</w:t>
            </w:r>
            <w:r>
              <w:rPr>
                <w:rFonts w:eastAsia="Times New Roman"/>
              </w:rPr>
              <w:t>. Safety timer is now cancelled the moment we know there's no authenticated user. Deployed to Firebase Hosting.</w:t>
            </w:r>
          </w:p>
        </w:tc>
      </w:tr>
      <w:tr w:rsidR="00421C69" w14:paraId="22950DB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2AAC47" w14:textId="77777777" w:rsidR="00421C69" w:rsidRDefault="00421C69">
            <w:pPr>
              <w:spacing w:before="150" w:after="150"/>
              <w:rPr>
                <w:rFonts w:eastAsia="Times New Roman"/>
              </w:rPr>
            </w:pPr>
            <w:r>
              <w:rPr>
                <w:rFonts w:eastAsia="Times New Roman"/>
              </w:rPr>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1FDCCA" w14:textId="77777777" w:rsidR="00421C69" w:rsidRDefault="00421C69">
            <w:pPr>
              <w:spacing w:before="150" w:after="150"/>
              <w:rPr>
                <w:rFonts w:eastAsia="Times New Roman"/>
              </w:rPr>
            </w:pPr>
            <w:r>
              <w:rPr>
                <w:rStyle w:val="HTMLCode"/>
              </w:rPr>
              <w:t>artifacts/</w:t>
            </w:r>
            <w:proofErr w:type="spellStart"/>
            <w:r>
              <w:rPr>
                <w:rStyle w:val="HTMLCode"/>
              </w:rPr>
              <w:t>api</w:t>
            </w:r>
            <w:proofErr w:type="spellEnd"/>
            <w:r>
              <w:rPr>
                <w:rStyle w:val="HTMLCode"/>
              </w:rPr>
              <w:t>-server/public/BlastyBiz-Dashboard.html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65DF50"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Fix 5 — </w:t>
            </w:r>
            <w:proofErr w:type="spellStart"/>
            <w:r>
              <w:rPr>
                <w:rStyle w:val="Strong"/>
                <w:rFonts w:eastAsia="Times New Roman"/>
              </w:rPr>
              <w:t>aiCap</w:t>
            </w:r>
            <w:proofErr w:type="spellEnd"/>
            <w:r>
              <w:rPr>
                <w:rStyle w:val="Strong"/>
                <w:rFonts w:eastAsia="Times New Roman"/>
              </w:rPr>
              <w:t xml:space="preserve"> drift risk: client-side AI limit could silently diverge from server.</w:t>
            </w:r>
            <w:r>
              <w:rPr>
                <w:rFonts w:eastAsia="Times New Roman"/>
              </w:rPr>
              <w:t xml:space="preserve"> </w:t>
            </w:r>
            <w:r>
              <w:rPr>
                <w:rStyle w:val="HTMLCode"/>
              </w:rPr>
              <w:t>AI_LIMITS</w:t>
            </w:r>
            <w:r>
              <w:rPr>
                <w:rFonts w:eastAsia="Times New Roman"/>
              </w:rPr>
              <w:t xml:space="preserve"> in </w:t>
            </w:r>
            <w:r>
              <w:rPr>
                <w:rStyle w:val="HTMLCode"/>
              </w:rPr>
              <w:t>functions/</w:t>
            </w:r>
            <w:proofErr w:type="spellStart"/>
            <w:r>
              <w:rPr>
                <w:rStyle w:val="HTMLCode"/>
              </w:rPr>
              <w:t>index.js</w:t>
            </w:r>
            <w:proofErr w:type="spellEnd"/>
            <w:r>
              <w:rPr>
                <w:rFonts w:eastAsia="Times New Roman"/>
              </w:rPr>
              <w:t xml:space="preserve"> and the </w:t>
            </w:r>
            <w:proofErr w:type="spellStart"/>
            <w:r>
              <w:rPr>
                <w:rStyle w:val="HTMLCode"/>
              </w:rPr>
              <w:t>aiCap</w:t>
            </w:r>
            <w:proofErr w:type="spellEnd"/>
            <w:r>
              <w:rPr>
                <w:rFonts w:eastAsia="Times New Roman"/>
              </w:rPr>
              <w:t xml:space="preserve"> object on Dashboard.html were duplicate definitions with no cross-reference. A future update to one could leave the other stale, causing the UI to show a different cap than the server enforces.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34E729" w14:textId="77777777" w:rsidR="00421C69" w:rsidRDefault="00421C69">
            <w:pPr>
              <w:spacing w:before="150" w:after="150"/>
              <w:rPr>
                <w:rFonts w:eastAsia="Times New Roman"/>
              </w:rPr>
            </w:pPr>
            <w:r>
              <w:rPr>
                <w:rFonts w:eastAsia="Times New Roman"/>
              </w:rPr>
              <w:t xml:space="preserve">Added </w:t>
            </w:r>
            <w:r>
              <w:rPr>
                <w:rStyle w:val="HTMLCode"/>
              </w:rPr>
              <w:t>// Keep in sync with AI_LIMITS in functions/</w:t>
            </w:r>
            <w:proofErr w:type="spellStart"/>
            <w:r>
              <w:rPr>
                <w:rStyle w:val="HTMLCode"/>
              </w:rPr>
              <w:t>index.js</w:t>
            </w:r>
            <w:proofErr w:type="spellEnd"/>
            <w:r>
              <w:rPr>
                <w:rFonts w:eastAsia="Times New Roman"/>
              </w:rPr>
              <w:t xml:space="preserve"> comment directly above the </w:t>
            </w:r>
            <w:proofErr w:type="spellStart"/>
            <w:r>
              <w:rPr>
                <w:rStyle w:val="HTMLCode"/>
              </w:rPr>
              <w:t>aiCap</w:t>
            </w:r>
            <w:proofErr w:type="spellEnd"/>
            <w:r>
              <w:rPr>
                <w:rFonts w:eastAsia="Times New Roman"/>
              </w:rPr>
              <w:t xml:space="preserve"> definition on Dashboard.html. Low-effort guard against future drift. Deployed.</w:t>
            </w:r>
          </w:p>
        </w:tc>
      </w:tr>
      <w:tr w:rsidR="00421C69" w14:paraId="1663DB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3B64E4" w14:textId="77777777" w:rsidR="00421C69" w:rsidRDefault="00421C69">
            <w:pPr>
              <w:spacing w:before="150" w:after="150"/>
              <w:rPr>
                <w:rFonts w:eastAsia="Times New Roman"/>
              </w:rPr>
            </w:pPr>
            <w:r>
              <w:rPr>
                <w:rFonts w:eastAsia="Times New Roman"/>
              </w:rPr>
              <w:t xml:space="preserve">Jul 4, </w:t>
            </w:r>
            <w:r>
              <w:rPr>
                <w:rFonts w:eastAsia="Times New Roman"/>
              </w:rPr>
              <w:lastRenderedPageBreak/>
              <w:t>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9A6900" w14:textId="77777777" w:rsidR="00421C69" w:rsidRDefault="00421C69">
            <w:pPr>
              <w:spacing w:before="150" w:after="150"/>
              <w:rPr>
                <w:rFonts w:eastAsia="Times New Roman"/>
              </w:rPr>
            </w:pPr>
            <w:r>
              <w:rPr>
                <w:rStyle w:val="HTMLCode"/>
              </w:rPr>
              <w:lastRenderedPageBreak/>
              <w:t>functions/</w:t>
            </w:r>
            <w:proofErr w:type="spellStart"/>
            <w:r>
              <w:rPr>
                <w:rStyle w:val="HTMLCode"/>
              </w:rPr>
              <w:t>index.js</w:t>
            </w:r>
            <w:proofErr w:type="spellEnd"/>
            <w:r>
              <w:rPr>
                <w:rFonts w:eastAsia="Times New Roman"/>
              </w:rPr>
              <w:t xml:space="preserve"> — </w:t>
            </w:r>
            <w:proofErr w:type="spellStart"/>
            <w:r>
              <w:rPr>
                <w:rStyle w:val="HTMLCode"/>
              </w:rPr>
              <w:t>squareWebhook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BB0D99"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Fix 3 — </w:t>
            </w:r>
            <w:proofErr w:type="spellStart"/>
            <w:r>
              <w:rPr>
                <w:rStyle w:val="Strong"/>
                <w:rFonts w:eastAsia="Times New Roman"/>
              </w:rPr>
              <w:t>squareWebhook</w:t>
            </w:r>
            <w:proofErr w:type="spellEnd"/>
            <w:r>
              <w:rPr>
                <w:rStyle w:val="Strong"/>
                <w:rFonts w:eastAsia="Times New Roman"/>
              </w:rPr>
              <w:t xml:space="preserve"> plan sync was non-atomic: partial writes possible.</w:t>
            </w:r>
            <w:r>
              <w:rPr>
                <w:rFonts w:eastAsia="Times New Roman"/>
              </w:rPr>
              <w:t xml:space="preserve"> </w:t>
            </w:r>
            <w:proofErr w:type="spellStart"/>
            <w:r>
              <w:rPr>
                <w:rStyle w:val="HTMLCode"/>
              </w:rPr>
              <w:lastRenderedPageBreak/>
              <w:t>payment.completed</w:t>
            </w:r>
            <w:proofErr w:type="spellEnd"/>
            <w:r>
              <w:rPr>
                <w:rFonts w:eastAsia="Times New Roman"/>
              </w:rPr>
              <w:t xml:space="preserve"> handler wrote </w:t>
            </w:r>
            <w:r>
              <w:rPr>
                <w:rStyle w:val="HTMLCode"/>
              </w:rPr>
              <w:t>users/{</w:t>
            </w:r>
            <w:proofErr w:type="spellStart"/>
            <w:r>
              <w:rPr>
                <w:rStyle w:val="HTMLCode"/>
              </w:rPr>
              <w:t>uid</w:t>
            </w:r>
            <w:proofErr w:type="spellEnd"/>
            <w:r>
              <w:rPr>
                <w:rStyle w:val="HTMLCode"/>
              </w:rPr>
              <w:t>}</w:t>
            </w:r>
            <w:r>
              <w:rPr>
                <w:rFonts w:eastAsia="Times New Roman"/>
              </w:rPr>
              <w:t xml:space="preserve"> and then looped </w:t>
            </w:r>
            <w:r>
              <w:rPr>
                <w:rStyle w:val="HTMLCode"/>
              </w:rPr>
              <w:t>businesses/{</w:t>
            </w:r>
            <w:proofErr w:type="spellStart"/>
            <w:r>
              <w:rPr>
                <w:rStyle w:val="HTMLCode"/>
              </w:rPr>
              <w:t>bizId</w:t>
            </w:r>
            <w:proofErr w:type="spellEnd"/>
            <w:r>
              <w:rPr>
                <w:rStyle w:val="HTMLCode"/>
              </w:rPr>
              <w:t>}</w:t>
            </w:r>
            <w:r>
              <w:rPr>
                <w:rFonts w:eastAsia="Times New Roman"/>
              </w:rPr>
              <w:t xml:space="preserve"> with separate sequential </w:t>
            </w:r>
            <w:r>
              <w:rPr>
                <w:rStyle w:val="HTMLCode"/>
              </w:rPr>
              <w:t>await</w:t>
            </w:r>
            <w:r>
              <w:rPr>
                <w:rFonts w:eastAsia="Times New Roman"/>
              </w:rPr>
              <w:t xml:space="preserve"> calls. A CF crash or </w:t>
            </w:r>
            <w:proofErr w:type="spellStart"/>
            <w:r>
              <w:rPr>
                <w:rFonts w:eastAsia="Times New Roman"/>
              </w:rPr>
              <w:t>Firestore</w:t>
            </w:r>
            <w:proofErr w:type="spellEnd"/>
            <w:r>
              <w:rPr>
                <w:rFonts w:eastAsia="Times New Roman"/>
              </w:rPr>
              <w:t xml:space="preserve"> write error between writes would leave </w:t>
            </w:r>
            <w:proofErr w:type="spellStart"/>
            <w:r>
              <w:rPr>
                <w:rStyle w:val="HTMLCode"/>
              </w:rPr>
              <w:t>users.plan</w:t>
            </w:r>
            <w:proofErr w:type="spellEnd"/>
            <w:r>
              <w:rPr>
                <w:rFonts w:eastAsia="Times New Roman"/>
              </w:rPr>
              <w:t xml:space="preserve"> updated but </w:t>
            </w:r>
            <w:proofErr w:type="spellStart"/>
            <w:r>
              <w:rPr>
                <w:rStyle w:val="HTMLCode"/>
              </w:rPr>
              <w:t>businesses.currentPlan</w:t>
            </w:r>
            <w:proofErr w:type="spellEnd"/>
            <w:r>
              <w:rPr>
                <w:rFonts w:eastAsia="Times New Roman"/>
              </w:rPr>
              <w:t xml:space="preserve"> stale — admin views and plan gates read different state.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05964C" w14:textId="77777777" w:rsidR="00421C69" w:rsidRDefault="00421C69">
            <w:pPr>
              <w:spacing w:before="150" w:after="150"/>
              <w:rPr>
                <w:rFonts w:eastAsia="Times New Roman"/>
              </w:rPr>
            </w:pPr>
            <w:r>
              <w:rPr>
                <w:rFonts w:eastAsia="Times New Roman"/>
              </w:rPr>
              <w:lastRenderedPageBreak/>
              <w:t xml:space="preserve">Replaced sequential writes with a </w:t>
            </w:r>
            <w:proofErr w:type="spellStart"/>
            <w:r>
              <w:rPr>
                <w:rFonts w:eastAsia="Times New Roman"/>
              </w:rPr>
              <w:t>Firestore</w:t>
            </w:r>
            <w:proofErr w:type="spellEnd"/>
            <w:r>
              <w:rPr>
                <w:rFonts w:eastAsia="Times New Roman"/>
              </w:rPr>
              <w:t xml:space="preserve"> batch: </w:t>
            </w:r>
            <w:proofErr w:type="spellStart"/>
            <w:r>
              <w:rPr>
                <w:rStyle w:val="HTMLCode"/>
              </w:rPr>
              <w:t>syncBatch.set</w:t>
            </w:r>
            <w:proofErr w:type="spellEnd"/>
            <w:r>
              <w:rPr>
                <w:rStyle w:val="HTMLCode"/>
              </w:rPr>
              <w:t>(users/</w:t>
            </w:r>
            <w:r>
              <w:rPr>
                <w:rStyle w:val="HTMLCode"/>
              </w:rPr>
              <w:lastRenderedPageBreak/>
              <w:t>{</w:t>
            </w:r>
            <w:proofErr w:type="spellStart"/>
            <w:r>
              <w:rPr>
                <w:rStyle w:val="HTMLCode"/>
              </w:rPr>
              <w:t>uid</w:t>
            </w:r>
            <w:proofErr w:type="spellEnd"/>
            <w:r>
              <w:rPr>
                <w:rStyle w:val="HTMLCode"/>
              </w:rPr>
              <w:t>})</w:t>
            </w:r>
            <w:r>
              <w:rPr>
                <w:rFonts w:eastAsia="Times New Roman"/>
              </w:rPr>
              <w:t xml:space="preserve"> + </w:t>
            </w:r>
            <w:proofErr w:type="spellStart"/>
            <w:r>
              <w:rPr>
                <w:rStyle w:val="HTMLCode"/>
              </w:rPr>
              <w:t>bizSnaps.docs.forEach</w:t>
            </w:r>
            <w:proofErr w:type="spellEnd"/>
            <w:r>
              <w:rPr>
                <w:rStyle w:val="HTMLCode"/>
              </w:rPr>
              <w:t xml:space="preserve">(biz =&gt; </w:t>
            </w:r>
            <w:proofErr w:type="spellStart"/>
            <w:r>
              <w:rPr>
                <w:rStyle w:val="HTMLCode"/>
              </w:rPr>
              <w:t>syncBatch.update</w:t>
            </w:r>
            <w:proofErr w:type="spellEnd"/>
            <w:r>
              <w:rPr>
                <w:rStyle w:val="HTMLCode"/>
              </w:rPr>
              <w:t>(</w:t>
            </w:r>
            <w:proofErr w:type="spellStart"/>
            <w:r>
              <w:rPr>
                <w:rStyle w:val="HTMLCode"/>
              </w:rPr>
              <w:t>biz.ref</w:t>
            </w:r>
            <w:proofErr w:type="spellEnd"/>
            <w:r>
              <w:rPr>
                <w:rStyle w:val="HTMLCode"/>
              </w:rPr>
              <w:t>, …))</w:t>
            </w:r>
            <w:r>
              <w:rPr>
                <w:rFonts w:eastAsia="Times New Roman"/>
              </w:rPr>
              <w:t xml:space="preserve"> → single </w:t>
            </w:r>
            <w:r>
              <w:rPr>
                <w:rStyle w:val="HTMLCode"/>
              </w:rPr>
              <w:t xml:space="preserve">await </w:t>
            </w:r>
            <w:proofErr w:type="spellStart"/>
            <w:r>
              <w:rPr>
                <w:rStyle w:val="HTMLCode"/>
              </w:rPr>
              <w:t>syncBatch.commit</w:t>
            </w:r>
            <w:proofErr w:type="spellEnd"/>
            <w:r>
              <w:rPr>
                <w:rStyle w:val="HTMLCode"/>
              </w:rPr>
              <w:t>()</w:t>
            </w:r>
            <w:r>
              <w:rPr>
                <w:rFonts w:eastAsia="Times New Roman"/>
              </w:rPr>
              <w:t xml:space="preserve">. All billing state now commits atomically — if any write fails, the whole batch rolls back. </w:t>
            </w:r>
            <w:r>
              <w:rPr>
                <w:rStyle w:val="HTMLCode"/>
              </w:rPr>
              <w:t>subscriptions</w:t>
            </w:r>
            <w:r>
              <w:rPr>
                <w:rFonts w:eastAsia="Times New Roman"/>
              </w:rPr>
              <w:t xml:space="preserve"> written separately after (it's an audit record, not an entitlement gate). Deployed.</w:t>
            </w:r>
          </w:p>
        </w:tc>
      </w:tr>
      <w:tr w:rsidR="00421C69" w14:paraId="59E1C2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DDC59E"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F302CF"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requireAdmin</w:t>
            </w:r>
            <w:proofErr w:type="spellEnd"/>
            <w:r>
              <w:rPr>
                <w:rFonts w:eastAsia="Times New Roman"/>
              </w:rPr>
              <w:t xml:space="preserve">, </w:t>
            </w:r>
            <w:r>
              <w:rPr>
                <w:rStyle w:val="HTMLCode"/>
              </w:rPr>
              <w:t>ADMIN_EMAILS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BF92D3"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Fix 2 — Admin email hardcoded to personal dev account (</w:t>
            </w:r>
            <w:r>
              <w:rPr>
                <w:rStyle w:val="HTMLCode"/>
                <w:b/>
                <w:bCs/>
              </w:rPr>
              <w:t>perceys@gmail.com</w:t>
            </w:r>
            <w:r>
              <w:rPr>
                <w:rStyle w:val="Strong"/>
                <w:rFonts w:eastAsia="Times New Roman"/>
              </w:rPr>
              <w:t>).</w:t>
            </w:r>
            <w:r>
              <w:rPr>
                <w:rFonts w:eastAsia="Times New Roman"/>
              </w:rPr>
              <w:t xml:space="preserve"> </w:t>
            </w:r>
            <w:r>
              <w:rPr>
                <w:rStyle w:val="HTMLCode"/>
              </w:rPr>
              <w:t>ADMIN_EMAILS = ['perceys@gmail.com']</w:t>
            </w:r>
            <w:r>
              <w:rPr>
                <w:rFonts w:eastAsia="Times New Roman"/>
              </w:rPr>
              <w:t xml:space="preserve"> was the only admin gate for all 12+ admin CFs and admin pages. No way to add/remove admins without a code deploy. </w:t>
            </w:r>
            <w:proofErr w:type="spellStart"/>
            <w:r>
              <w:rPr>
                <w:rFonts w:eastAsia="Times New Roman"/>
              </w:rPr>
              <w:t>Firestore</w:t>
            </w:r>
            <w:proofErr w:type="spellEnd"/>
            <w:r>
              <w:rPr>
                <w:rFonts w:eastAsia="Times New Roman"/>
              </w:rPr>
              <w:t xml:space="preserve"> rules </w:t>
            </w:r>
            <w:proofErr w:type="spellStart"/>
            <w:r>
              <w:rPr>
                <w:rStyle w:val="HTMLCode"/>
              </w:rPr>
              <w:t>isAdmin</w:t>
            </w:r>
            <w:proofErr w:type="spellEnd"/>
            <w:r>
              <w:rPr>
                <w:rStyle w:val="HTMLCode"/>
              </w:rPr>
              <w:t>()</w:t>
            </w:r>
            <w:r>
              <w:rPr>
                <w:rFonts w:eastAsia="Times New Roman"/>
              </w:rPr>
              <w:t xml:space="preserve"> also hardcoded the same address.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705109" w14:textId="77777777" w:rsidR="00421C69" w:rsidRDefault="00421C69">
            <w:pPr>
              <w:spacing w:before="150" w:after="150"/>
              <w:rPr>
                <w:rFonts w:eastAsia="Times New Roman"/>
              </w:rPr>
            </w:pPr>
            <w:r>
              <w:rPr>
                <w:rFonts w:eastAsia="Times New Roman"/>
              </w:rPr>
              <w:t xml:space="preserve">(1) Renamed </w:t>
            </w:r>
            <w:r>
              <w:rPr>
                <w:rStyle w:val="HTMLCode"/>
              </w:rPr>
              <w:t>ADMIN_EMAILS</w:t>
            </w:r>
            <w:r>
              <w:rPr>
                <w:rFonts w:eastAsia="Times New Roman"/>
              </w:rPr>
              <w:t xml:space="preserve"> → </w:t>
            </w:r>
            <w:r>
              <w:rPr>
                <w:rStyle w:val="HTMLCode"/>
              </w:rPr>
              <w:t>BOOTSTRAP_ADMIN_EMAILS = ['info@blastybiz.com']</w:t>
            </w:r>
            <w:r>
              <w:rPr>
                <w:rFonts w:eastAsia="Times New Roman"/>
              </w:rPr>
              <w:t xml:space="preserve">. (2) Added </w:t>
            </w:r>
            <w:proofErr w:type="spellStart"/>
            <w:r>
              <w:rPr>
                <w:rStyle w:val="HTMLCode"/>
              </w:rPr>
              <w:t>getAdminEmails</w:t>
            </w:r>
            <w:proofErr w:type="spellEnd"/>
            <w:r>
              <w:rPr>
                <w:rStyle w:val="HTMLCode"/>
              </w:rPr>
              <w:t>()</w:t>
            </w:r>
            <w:r>
              <w:rPr>
                <w:rFonts w:eastAsia="Times New Roman"/>
              </w:rPr>
              <w:t xml:space="preserve"> which reads </w:t>
            </w:r>
            <w:proofErr w:type="spellStart"/>
            <w:r>
              <w:rPr>
                <w:rStyle w:val="HTMLCode"/>
              </w:rPr>
              <w:t>config</w:t>
            </w:r>
            <w:proofErr w:type="spellEnd"/>
            <w:r>
              <w:rPr>
                <w:rStyle w:val="HTMLCode"/>
              </w:rPr>
              <w:t>/admins</w:t>
            </w:r>
            <w:r>
              <w:rPr>
                <w:rFonts w:eastAsia="Times New Roman"/>
              </w:rPr>
              <w:t xml:space="preserve"> from </w:t>
            </w:r>
            <w:proofErr w:type="spellStart"/>
            <w:r>
              <w:rPr>
                <w:rFonts w:eastAsia="Times New Roman"/>
              </w:rPr>
              <w:t>Firestore</w:t>
            </w:r>
            <w:proofErr w:type="spellEnd"/>
            <w:r>
              <w:rPr>
                <w:rFonts w:eastAsia="Times New Roman"/>
              </w:rPr>
              <w:t xml:space="preserve"> and merges with the bootstrap list. (3) Updated </w:t>
            </w:r>
            <w:proofErr w:type="spellStart"/>
            <w:r>
              <w:rPr>
                <w:rStyle w:val="HTMLCode"/>
              </w:rPr>
              <w:t>requireAdmin</w:t>
            </w:r>
            <w:proofErr w:type="spellEnd"/>
            <w:r>
              <w:rPr>
                <w:rStyle w:val="HTMLCode"/>
              </w:rPr>
              <w:t>()</w:t>
            </w:r>
            <w:r>
              <w:rPr>
                <w:rFonts w:eastAsia="Times New Roman"/>
              </w:rPr>
              <w:t xml:space="preserve"> to call </w:t>
            </w:r>
            <w:proofErr w:type="spellStart"/>
            <w:r>
              <w:rPr>
                <w:rStyle w:val="HTMLCode"/>
              </w:rPr>
              <w:t>getAdminEmails</w:t>
            </w:r>
            <w:proofErr w:type="spellEnd"/>
            <w:r>
              <w:rPr>
                <w:rStyle w:val="HTMLCode"/>
              </w:rPr>
              <w:t>()</w:t>
            </w:r>
            <w:r>
              <w:rPr>
                <w:rFonts w:eastAsia="Times New Roman"/>
              </w:rPr>
              <w:t xml:space="preserve"> on each request — dynamic, no redeploy needed to add/remove </w:t>
            </w:r>
            <w:r>
              <w:rPr>
                <w:rFonts w:eastAsia="Times New Roman"/>
              </w:rPr>
              <w:lastRenderedPageBreak/>
              <w:t xml:space="preserve">admins. (4) Updated </w:t>
            </w:r>
            <w:proofErr w:type="spellStart"/>
            <w:r>
              <w:rPr>
                <w:rStyle w:val="HTMLCode"/>
              </w:rPr>
              <w:t>firestore.rules</w:t>
            </w:r>
            <w:proofErr w:type="spellEnd"/>
            <w:r>
              <w:rPr>
                <w:rFonts w:eastAsia="Times New Roman"/>
              </w:rPr>
              <w:t xml:space="preserve"> </w:t>
            </w:r>
            <w:proofErr w:type="spellStart"/>
            <w:r>
              <w:rPr>
                <w:rStyle w:val="HTMLCode"/>
              </w:rPr>
              <w:t>isAdmin</w:t>
            </w:r>
            <w:proofErr w:type="spellEnd"/>
            <w:r>
              <w:rPr>
                <w:rStyle w:val="HTMLCode"/>
              </w:rPr>
              <w:t>()</w:t>
            </w:r>
            <w:r>
              <w:rPr>
                <w:rFonts w:eastAsia="Times New Roman"/>
              </w:rPr>
              <w:t xml:space="preserve"> to check </w:t>
            </w:r>
            <w:r>
              <w:rPr>
                <w:rStyle w:val="HTMLCode"/>
              </w:rPr>
              <w:t>info@blastybiz.com</w:t>
            </w:r>
            <w:r>
              <w:rPr>
                <w:rFonts w:eastAsia="Times New Roman"/>
              </w:rPr>
              <w:t xml:space="preserve"> OR email </w:t>
            </w:r>
            <w:r>
              <w:rPr>
                <w:rStyle w:val="HTMLCode"/>
              </w:rPr>
              <w:t xml:space="preserve">in </w:t>
            </w:r>
            <w:proofErr w:type="spellStart"/>
            <w:r>
              <w:rPr>
                <w:rStyle w:val="HTMLCode"/>
              </w:rPr>
              <w:t>config</w:t>
            </w:r>
            <w:proofErr w:type="spellEnd"/>
            <w:r>
              <w:rPr>
                <w:rStyle w:val="HTMLCode"/>
              </w:rPr>
              <w:t>/</w:t>
            </w:r>
            <w:proofErr w:type="spellStart"/>
            <w:r>
              <w:rPr>
                <w:rStyle w:val="HTMLCode"/>
              </w:rPr>
              <w:t>admins.emails</w:t>
            </w:r>
            <w:proofErr w:type="spellEnd"/>
            <w:r>
              <w:rPr>
                <w:rFonts w:eastAsia="Times New Roman"/>
              </w:rPr>
              <w:t xml:space="preserve">. (5) Added </w:t>
            </w:r>
            <w:proofErr w:type="spellStart"/>
            <w:r>
              <w:rPr>
                <w:rStyle w:val="HTMLCode"/>
              </w:rPr>
              <w:t>config</w:t>
            </w:r>
            <w:proofErr w:type="spellEnd"/>
            <w:r>
              <w:rPr>
                <w:rFonts w:eastAsia="Times New Roman"/>
              </w:rPr>
              <w:t xml:space="preserve"> collection rule (admin read/write only). (6) Added </w:t>
            </w:r>
            <w:proofErr w:type="spellStart"/>
            <w:r>
              <w:rPr>
                <w:rStyle w:val="HTMLCode"/>
              </w:rPr>
              <w:t>adminGetAdminEmails</w:t>
            </w:r>
            <w:proofErr w:type="spellEnd"/>
            <w:r>
              <w:rPr>
                <w:rFonts w:eastAsia="Times New Roman"/>
              </w:rPr>
              <w:t xml:space="preserve"> + </w:t>
            </w:r>
            <w:proofErr w:type="spellStart"/>
            <w:r>
              <w:rPr>
                <w:rStyle w:val="HTMLCode"/>
              </w:rPr>
              <w:t>adminUpdateAdminEmails</w:t>
            </w:r>
            <w:proofErr w:type="spellEnd"/>
            <w:r>
              <w:rPr>
                <w:rFonts w:eastAsia="Times New Roman"/>
              </w:rPr>
              <w:t xml:space="preserve"> CFs for UI-driven management. (7) Added "Admin Access" card to Admin-Operate.html: shows bootstrap admin (permanent), lists extra admins with </w:t>
            </w:r>
            <w:r>
              <w:rPr>
                <w:rFonts w:ascii="Segoe UI Symbol" w:eastAsia="Times New Roman" w:hAnsi="Segoe UI Symbol" w:cs="Segoe UI Symbol"/>
              </w:rPr>
              <w:t>✕</w:t>
            </w:r>
            <w:r>
              <w:rPr>
                <w:rFonts w:eastAsia="Times New Roman"/>
              </w:rPr>
              <w:t xml:space="preserve"> Remove, add-email input. All deployed.</w:t>
            </w:r>
          </w:p>
        </w:tc>
      </w:tr>
      <w:tr w:rsidR="00421C69" w14:paraId="24CFA0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FB07F7"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6D723C" w14:textId="77777777" w:rsidR="00421C69" w:rsidRDefault="00421C69">
            <w:pPr>
              <w:spacing w:before="150" w:after="150"/>
              <w:rPr>
                <w:rFonts w:eastAsia="Times New Roman"/>
              </w:rPr>
            </w:pPr>
            <w:r>
              <w:rPr>
                <w:rStyle w:val="HTMLCode"/>
              </w:rPr>
              <w:t>artifacts/</w:t>
            </w:r>
            <w:proofErr w:type="spellStart"/>
            <w:r>
              <w:rPr>
                <w:rStyle w:val="HTMLCode"/>
              </w:rPr>
              <w:t>api</w:t>
            </w:r>
            <w:proofErr w:type="spellEnd"/>
            <w:r>
              <w:rPr>
                <w:rStyle w:val="HTMLCode"/>
              </w:rPr>
              <w:t>-server/public/BlastyBiz-Onboarding.html</w:t>
            </w:r>
            <w:r>
              <w:rPr>
                <w:rFonts w:eastAsia="Times New Roman"/>
              </w:rPr>
              <w:t xml:space="preserve">, </w:t>
            </w:r>
            <w:r>
              <w:rPr>
                <w:rStyle w:val="HTMLCode"/>
              </w:rPr>
              <w:t>functions/</w:t>
            </w:r>
            <w:proofErr w:type="spellStart"/>
            <w:r>
              <w:rPr>
                <w:rStyle w:val="HTMLCode"/>
              </w:rPr>
              <w:t>index.js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C44A08" w14:textId="77777777" w:rsidR="00421C69" w:rsidRDefault="00421C69">
            <w:pPr>
              <w:spacing w:before="150" w:after="150"/>
              <w:rPr>
                <w:rFonts w:eastAsia="Times New Roman"/>
              </w:rPr>
            </w:pPr>
            <w:r>
              <w:rPr>
                <w:rStyle w:val="Strong"/>
                <w:rFonts w:ascii="Segoe UI Emoji" w:eastAsia="Times New Roman" w:hAnsi="Segoe UI Emoji" w:cs="Segoe UI Emoji"/>
              </w:rPr>
              <w:t>🔴</w:t>
            </w:r>
            <w:r>
              <w:rPr>
                <w:rStyle w:val="Strong"/>
                <w:rFonts w:eastAsia="Times New Roman"/>
              </w:rPr>
              <w:t xml:space="preserve"> Fix 1 — Plan business limit enforced only client-side: </w:t>
            </w:r>
            <w:proofErr w:type="spellStart"/>
            <w:r>
              <w:rPr>
                <w:rStyle w:val="Strong"/>
                <w:rFonts w:eastAsia="Times New Roman"/>
              </w:rPr>
              <w:t>bypassable</w:t>
            </w:r>
            <w:proofErr w:type="spellEnd"/>
            <w:r>
              <w:rPr>
                <w:rStyle w:val="Strong"/>
                <w:rFonts w:eastAsia="Times New Roman"/>
              </w:rPr>
              <w:t>.</w:t>
            </w:r>
            <w:r>
              <w:rPr>
                <w:rFonts w:eastAsia="Times New Roman"/>
              </w:rPr>
              <w:t xml:space="preserve"> Onboarding wrote directly to </w:t>
            </w:r>
            <w:proofErr w:type="spellStart"/>
            <w:r>
              <w:rPr>
                <w:rFonts w:eastAsia="Times New Roman"/>
              </w:rPr>
              <w:t>Firestore</w:t>
            </w:r>
            <w:proofErr w:type="spellEnd"/>
            <w:r>
              <w:rPr>
                <w:rFonts w:eastAsia="Times New Roman"/>
              </w:rPr>
              <w:t xml:space="preserve"> from the browser. The plan-limit gate (starter ≤1, pro ≤3, agency ≤10 businesses) was pure client-side JS — a user who knew the </w:t>
            </w:r>
            <w:proofErr w:type="spellStart"/>
            <w:r>
              <w:rPr>
                <w:rFonts w:eastAsia="Times New Roman"/>
              </w:rPr>
              <w:t>Firestore</w:t>
            </w:r>
            <w:proofErr w:type="spellEnd"/>
            <w:r>
              <w:rPr>
                <w:rFonts w:eastAsia="Times New Roman"/>
              </w:rPr>
              <w:t xml:space="preserve"> schema could write a business doc directly via the client SDK, bypassing the check. </w:t>
            </w:r>
            <w:r>
              <w:rPr>
                <w:rFonts w:eastAsia="Times New Roman"/>
              </w:rPr>
              <w:lastRenderedPageBreak/>
              <w:t xml:space="preserve">Additionally, the business doc write and users doc update were two separate </w:t>
            </w:r>
            <w:r>
              <w:rPr>
                <w:rStyle w:val="HTMLCode"/>
              </w:rPr>
              <w:t xml:space="preserve">await </w:t>
            </w:r>
            <w:proofErr w:type="spellStart"/>
            <w:r>
              <w:rPr>
                <w:rStyle w:val="HTMLCode"/>
              </w:rPr>
              <w:t>setDoc</w:t>
            </w:r>
            <w:proofErr w:type="spellEnd"/>
            <w:r>
              <w:rPr>
                <w:rStyle w:val="HTMLCode"/>
              </w:rPr>
              <w:t>(...)</w:t>
            </w:r>
            <w:r>
              <w:rPr>
                <w:rFonts w:eastAsia="Times New Roman"/>
              </w:rPr>
              <w:t xml:space="preserve"> calls — a crash between them left orphaned or inconsistently linked data.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58CD79" w14:textId="77777777" w:rsidR="00421C69" w:rsidRDefault="00421C69">
            <w:pPr>
              <w:spacing w:before="150" w:after="150"/>
              <w:rPr>
                <w:rFonts w:eastAsia="Times New Roman"/>
              </w:rPr>
            </w:pPr>
            <w:r>
              <w:rPr>
                <w:rFonts w:eastAsia="Times New Roman"/>
              </w:rPr>
              <w:lastRenderedPageBreak/>
              <w:t xml:space="preserve">Added </w:t>
            </w:r>
            <w:proofErr w:type="spellStart"/>
            <w:r>
              <w:rPr>
                <w:rStyle w:val="HTMLCode"/>
              </w:rPr>
              <w:t>createBusiness</w:t>
            </w:r>
            <w:proofErr w:type="spellEnd"/>
            <w:r>
              <w:rPr>
                <w:rFonts w:eastAsia="Times New Roman"/>
              </w:rPr>
              <w:t xml:space="preserve"> Cloud Function (</w:t>
            </w:r>
            <w:proofErr w:type="spellStart"/>
            <w:r>
              <w:rPr>
                <w:rFonts w:eastAsia="Times New Roman"/>
              </w:rPr>
              <w:t>auth</w:t>
            </w:r>
            <w:proofErr w:type="spellEnd"/>
            <w:r>
              <w:rPr>
                <w:rFonts w:eastAsia="Times New Roman"/>
              </w:rPr>
              <w:t xml:space="preserve">-gated, </w:t>
            </w:r>
            <w:r>
              <w:rPr>
                <w:rStyle w:val="HTMLCode"/>
              </w:rPr>
              <w:t>invoker: public</w:t>
            </w:r>
            <w:r>
              <w:rPr>
                <w:rFonts w:eastAsia="Times New Roman"/>
              </w:rPr>
              <w:t xml:space="preserve">): (1) Reads the user's plan from </w:t>
            </w:r>
            <w:r>
              <w:rPr>
                <w:rStyle w:val="HTMLCode"/>
              </w:rPr>
              <w:t>users/{</w:t>
            </w:r>
            <w:proofErr w:type="spellStart"/>
            <w:r>
              <w:rPr>
                <w:rStyle w:val="HTMLCode"/>
              </w:rPr>
              <w:t>uid</w:t>
            </w:r>
            <w:proofErr w:type="spellEnd"/>
            <w:r>
              <w:rPr>
                <w:rStyle w:val="HTMLCode"/>
              </w:rPr>
              <w:t>}</w:t>
            </w:r>
            <w:r>
              <w:rPr>
                <w:rFonts w:eastAsia="Times New Roman"/>
              </w:rPr>
              <w:t xml:space="preserve">. (2) If </w:t>
            </w:r>
            <w:proofErr w:type="spellStart"/>
            <w:r>
              <w:rPr>
                <w:rStyle w:val="HTMLCode"/>
              </w:rPr>
              <w:t>isNew</w:t>
            </w:r>
            <w:proofErr w:type="spellEnd"/>
            <w:r>
              <w:rPr>
                <w:rFonts w:eastAsia="Times New Roman"/>
              </w:rPr>
              <w:t xml:space="preserve">, counts </w:t>
            </w:r>
            <w:r>
              <w:rPr>
                <w:rStyle w:val="HTMLCode"/>
              </w:rPr>
              <w:t>businesses</w:t>
            </w:r>
            <w:r>
              <w:rPr>
                <w:rFonts w:eastAsia="Times New Roman"/>
              </w:rPr>
              <w:t xml:space="preserve"> where </w:t>
            </w:r>
            <w:proofErr w:type="spellStart"/>
            <w:r>
              <w:rPr>
                <w:rStyle w:val="HTMLCode"/>
              </w:rPr>
              <w:t>uid</w:t>
            </w:r>
            <w:proofErr w:type="spellEnd"/>
            <w:r>
              <w:rPr>
                <w:rStyle w:val="HTMLCode"/>
              </w:rPr>
              <w:t>==</w:t>
            </w:r>
            <w:proofErr w:type="spellStart"/>
            <w:r>
              <w:rPr>
                <w:rStyle w:val="HTMLCode"/>
              </w:rPr>
              <w:t>uid</w:t>
            </w:r>
            <w:proofErr w:type="spellEnd"/>
            <w:r>
              <w:rPr>
                <w:rStyle w:val="HTMLCode"/>
              </w:rPr>
              <w:t xml:space="preserve"> &amp;&amp; </w:t>
            </w:r>
            <w:proofErr w:type="spellStart"/>
            <w:r>
              <w:rPr>
                <w:rStyle w:val="HTMLCode"/>
              </w:rPr>
              <w:t>onboarded</w:t>
            </w:r>
            <w:proofErr w:type="spellEnd"/>
            <w:r>
              <w:rPr>
                <w:rStyle w:val="HTMLCode"/>
              </w:rPr>
              <w:t>==true</w:t>
            </w:r>
            <w:r>
              <w:rPr>
                <w:rFonts w:eastAsia="Times New Roman"/>
              </w:rPr>
              <w:t xml:space="preserve">; returns 403 with </w:t>
            </w:r>
            <w:r>
              <w:rPr>
                <w:rStyle w:val="HTMLCode"/>
              </w:rPr>
              <w:t xml:space="preserve">{ </w:t>
            </w:r>
            <w:r>
              <w:rPr>
                <w:rStyle w:val="HTMLCode"/>
              </w:rPr>
              <w:lastRenderedPageBreak/>
              <w:t>plan, cap, used }</w:t>
            </w:r>
            <w:r>
              <w:rPr>
                <w:rFonts w:eastAsia="Times New Roman"/>
              </w:rPr>
              <w:t xml:space="preserve"> if over limit. (3) Creates the business doc + updates </w:t>
            </w:r>
            <w:r>
              <w:rPr>
                <w:rStyle w:val="HTMLCode"/>
              </w:rPr>
              <w:t>users/{</w:t>
            </w:r>
            <w:proofErr w:type="spellStart"/>
            <w:r>
              <w:rPr>
                <w:rStyle w:val="HTMLCode"/>
              </w:rPr>
              <w:t>uid</w:t>
            </w:r>
            <w:proofErr w:type="spellEnd"/>
            <w:r>
              <w:rPr>
                <w:rStyle w:val="HTMLCode"/>
              </w:rPr>
              <w:t>}.</w:t>
            </w:r>
            <w:proofErr w:type="spellStart"/>
            <w:r>
              <w:rPr>
                <w:rStyle w:val="HTMLCode"/>
              </w:rPr>
              <w:t>onboarded</w:t>
            </w:r>
            <w:proofErr w:type="spellEnd"/>
            <w:r>
              <w:rPr>
                <w:rStyle w:val="HTMLCode"/>
              </w:rPr>
              <w:t>/</w:t>
            </w:r>
            <w:proofErr w:type="spellStart"/>
            <w:r>
              <w:rPr>
                <w:rStyle w:val="HTMLCode"/>
              </w:rPr>
              <w:t>activeBusiness</w:t>
            </w:r>
            <w:proofErr w:type="spellEnd"/>
            <w:r>
              <w:rPr>
                <w:rStyle w:val="HTMLCode"/>
              </w:rPr>
              <w:t>/</w:t>
            </w:r>
            <w:proofErr w:type="spellStart"/>
            <w:r>
              <w:rPr>
                <w:rStyle w:val="HTMLCode"/>
              </w:rPr>
              <w:t>businessIds</w:t>
            </w:r>
            <w:proofErr w:type="spellEnd"/>
            <w:r>
              <w:rPr>
                <w:rFonts w:eastAsia="Times New Roman"/>
              </w:rPr>
              <w:t xml:space="preserve"> in a single </w:t>
            </w:r>
            <w:proofErr w:type="spellStart"/>
            <w:r>
              <w:rPr>
                <w:rFonts w:eastAsia="Times New Roman"/>
              </w:rPr>
              <w:t>Firestore</w:t>
            </w:r>
            <w:proofErr w:type="spellEnd"/>
            <w:r>
              <w:rPr>
                <w:rFonts w:eastAsia="Times New Roman"/>
              </w:rPr>
              <w:t xml:space="preserve"> batch — atomic, no partial state. Onboarding's </w:t>
            </w:r>
            <w:proofErr w:type="spellStart"/>
            <w:r>
              <w:rPr>
                <w:rStyle w:val="HTMLCode"/>
              </w:rPr>
              <w:t>nextStep</w:t>
            </w:r>
            <w:proofErr w:type="spellEnd"/>
            <w:r>
              <w:rPr>
                <w:rStyle w:val="HTMLCode"/>
              </w:rPr>
              <w:t>()</w:t>
            </w:r>
            <w:r>
              <w:rPr>
                <w:rFonts w:eastAsia="Times New Roman"/>
              </w:rPr>
              <w:t xml:space="preserve"> now calls this CF via </w:t>
            </w:r>
            <w:r>
              <w:rPr>
                <w:rStyle w:val="HTMLCode"/>
              </w:rPr>
              <w:t>fetch</w:t>
            </w:r>
            <w:r>
              <w:rPr>
                <w:rFonts w:eastAsia="Times New Roman"/>
              </w:rPr>
              <w:t xml:space="preserve"> with the user's </w:t>
            </w:r>
            <w:proofErr w:type="spellStart"/>
            <w:r>
              <w:rPr>
                <w:rStyle w:val="HTMLCode"/>
              </w:rPr>
              <w:t>getIdToken</w:t>
            </w:r>
            <w:proofErr w:type="spellEnd"/>
            <w:r>
              <w:rPr>
                <w:rStyle w:val="HTMLCode"/>
              </w:rPr>
              <w:t>()</w:t>
            </w:r>
            <w:r>
              <w:rPr>
                <w:rFonts w:eastAsia="Times New Roman"/>
              </w:rPr>
              <w:t xml:space="preserve"> bearer token instead of writing </w:t>
            </w:r>
            <w:proofErr w:type="spellStart"/>
            <w:r>
              <w:rPr>
                <w:rFonts w:eastAsia="Times New Roman"/>
              </w:rPr>
              <w:t>Firestore</w:t>
            </w:r>
            <w:proofErr w:type="spellEnd"/>
            <w:r>
              <w:rPr>
                <w:rFonts w:eastAsia="Times New Roman"/>
              </w:rPr>
              <w:t xml:space="preserve"> directly. Client-side plan-limit gate removed (server is authoritative). Deployed — </w:t>
            </w:r>
            <w:proofErr w:type="spellStart"/>
            <w:r>
              <w:rPr>
                <w:rStyle w:val="HTMLCode"/>
              </w:rPr>
              <w:t>createBusiness</w:t>
            </w:r>
            <w:proofErr w:type="spellEnd"/>
            <w:r>
              <w:rPr>
                <w:rFonts w:eastAsia="Times New Roman"/>
              </w:rPr>
              <w:t xml:space="preserve"> returns 401 for unauthenticated calls, 403 on plan limit.</w:t>
            </w:r>
          </w:p>
        </w:tc>
      </w:tr>
      <w:tr w:rsidR="00421C69" w14:paraId="5ABB44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4C5C62" w14:textId="77777777" w:rsidR="00421C69" w:rsidRDefault="00421C69">
            <w:pPr>
              <w:spacing w:before="150" w:after="150"/>
              <w:rPr>
                <w:rFonts w:eastAsia="Times New Roman"/>
              </w:rPr>
            </w:pPr>
            <w:r>
              <w:rPr>
                <w:rFonts w:eastAsia="Times New Roman"/>
              </w:rPr>
              <w:lastRenderedPageBreak/>
              <w:t>Jul 4,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81034E"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facebookOAuthCallback</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6889CB" w14:textId="77777777" w:rsidR="00421C69" w:rsidRDefault="00421C69">
            <w:pPr>
              <w:spacing w:before="150" w:after="150"/>
              <w:rPr>
                <w:rFonts w:eastAsia="Times New Roman"/>
              </w:rPr>
            </w:pPr>
            <w:r>
              <w:rPr>
                <w:rStyle w:val="Strong"/>
                <w:rFonts w:eastAsia="Times New Roman"/>
              </w:rPr>
              <w:t>Expired Instagram doc not refreshed on Facebook reconnect.</w:t>
            </w:r>
            <w:r>
              <w:rPr>
                <w:rFonts w:eastAsia="Times New Roman"/>
              </w:rPr>
              <w:t xml:space="preserve"> When a user reconnects Facebook, the OAuth callback fetches a fresh token. If the Graph API returned an </w:t>
            </w:r>
            <w:proofErr w:type="spellStart"/>
            <w:r>
              <w:rPr>
                <w:rStyle w:val="HTMLCode"/>
              </w:rPr>
              <w:t>igUserId</w:t>
            </w:r>
            <w:proofErr w:type="spellEnd"/>
            <w:r>
              <w:rPr>
                <w:rFonts w:eastAsia="Times New Roman"/>
              </w:rPr>
              <w:t xml:space="preserve">, it wrote a new Instagram doc. But if </w:t>
            </w:r>
            <w:proofErr w:type="spellStart"/>
            <w:r>
              <w:rPr>
                <w:rStyle w:val="HTMLCode"/>
              </w:rPr>
              <w:t>igUserId</w:t>
            </w:r>
            <w:proofErr w:type="spellEnd"/>
            <w:r>
              <w:rPr>
                <w:rFonts w:eastAsia="Times New Roman"/>
              </w:rPr>
              <w:t xml:space="preserve"> was absent from the API response, any existing </w:t>
            </w:r>
            <w:proofErr w:type="spellStart"/>
            <w:r>
              <w:rPr>
                <w:rStyle w:val="HTMLCode"/>
              </w:rPr>
              <w:t>platformConnections</w:t>
            </w:r>
            <w:proofErr w:type="spellEnd"/>
            <w:r>
              <w:rPr>
                <w:rStyle w:val="HTMLCode"/>
              </w:rPr>
              <w:t>/{</w:t>
            </w:r>
            <w:proofErr w:type="spellStart"/>
            <w:r>
              <w:rPr>
                <w:rStyle w:val="HTMLCode"/>
              </w:rPr>
              <w:t>businessId</w:t>
            </w:r>
            <w:proofErr w:type="spellEnd"/>
            <w:r>
              <w:rPr>
                <w:rStyle w:val="HTMLCode"/>
              </w:rPr>
              <w:lastRenderedPageBreak/>
              <w:t>}_</w:t>
            </w:r>
            <w:proofErr w:type="spellStart"/>
            <w:r>
              <w:rPr>
                <w:rStyle w:val="HTMLCode"/>
              </w:rPr>
              <w:t>instagram</w:t>
            </w:r>
            <w:proofErr w:type="spellEnd"/>
            <w:r>
              <w:rPr>
                <w:rFonts w:eastAsia="Times New Roman"/>
              </w:rPr>
              <w:t xml:space="preserve"> doc with </w:t>
            </w:r>
            <w:r>
              <w:rPr>
                <w:rStyle w:val="HTMLCode"/>
              </w:rPr>
              <w:t>status: 'expired'</w:t>
            </w:r>
            <w:r>
              <w:rPr>
                <w:rFonts w:eastAsia="Times New Roman"/>
              </w:rPr>
              <w:t xml:space="preserve"> was silently skipped — leaving Instagram showing as expired even after a successful Facebook reconnect.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7B355E" w14:textId="77777777" w:rsidR="00421C69" w:rsidRDefault="00421C69">
            <w:pPr>
              <w:spacing w:before="150" w:after="150"/>
              <w:rPr>
                <w:rFonts w:eastAsia="Times New Roman"/>
              </w:rPr>
            </w:pPr>
            <w:r>
              <w:rPr>
                <w:rFonts w:eastAsia="Times New Roman"/>
              </w:rPr>
              <w:lastRenderedPageBreak/>
              <w:t xml:space="preserve">Before writing the batch, the callback now reads the existing Instagram doc when </w:t>
            </w:r>
            <w:proofErr w:type="spellStart"/>
            <w:r>
              <w:rPr>
                <w:rStyle w:val="HTMLCode"/>
              </w:rPr>
              <w:t>igUserId</w:t>
            </w:r>
            <w:proofErr w:type="spellEnd"/>
            <w:r>
              <w:rPr>
                <w:rFonts w:eastAsia="Times New Roman"/>
              </w:rPr>
              <w:t xml:space="preserve"> is empty. If the doc exists, it merges </w:t>
            </w:r>
            <w:r>
              <w:rPr>
                <w:rStyle w:val="HTMLCode"/>
              </w:rPr>
              <w:t>status: 'connected'</w:t>
            </w:r>
            <w:r>
              <w:rPr>
                <w:rFonts w:eastAsia="Times New Roman"/>
              </w:rPr>
              <w:t xml:space="preserve">, the fresh </w:t>
            </w:r>
            <w:proofErr w:type="spellStart"/>
            <w:r>
              <w:rPr>
                <w:rStyle w:val="HTMLCode"/>
              </w:rPr>
              <w:t>accessToken</w:t>
            </w:r>
            <w:proofErr w:type="spellEnd"/>
            <w:r>
              <w:rPr>
                <w:rFonts w:eastAsia="Times New Roman"/>
              </w:rPr>
              <w:t xml:space="preserve">, </w:t>
            </w:r>
            <w:proofErr w:type="spellStart"/>
            <w:r>
              <w:rPr>
                <w:rStyle w:val="HTMLCode"/>
              </w:rPr>
              <w:t>expiresAt</w:t>
            </w:r>
            <w:proofErr w:type="spellEnd"/>
            <w:r>
              <w:rPr>
                <w:rFonts w:eastAsia="Times New Roman"/>
              </w:rPr>
              <w:t xml:space="preserve">, and </w:t>
            </w:r>
            <w:proofErr w:type="spellStart"/>
            <w:r>
              <w:rPr>
                <w:rStyle w:val="HTMLCode"/>
              </w:rPr>
              <w:lastRenderedPageBreak/>
              <w:t>connectedAt</w:t>
            </w:r>
            <w:proofErr w:type="spellEnd"/>
            <w:r>
              <w:rPr>
                <w:rFonts w:eastAsia="Times New Roman"/>
              </w:rPr>
              <w:t xml:space="preserve"> — so both Facebook and Instagram are reset to connected in the same batch commit.</w:t>
            </w:r>
          </w:p>
        </w:tc>
      </w:tr>
      <w:tr w:rsidR="00421C69" w14:paraId="54A789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38CA37" w14:textId="77777777" w:rsidR="00421C69" w:rsidRDefault="00421C69">
            <w:pPr>
              <w:spacing w:before="150" w:after="150"/>
              <w:rPr>
                <w:rFonts w:eastAsia="Times New Roman"/>
              </w:rPr>
            </w:pPr>
            <w:r>
              <w:rPr>
                <w:rFonts w:eastAsia="Times New Roman"/>
              </w:rPr>
              <w:lastRenderedPageBreak/>
              <w:t>Jul 3,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B2844F"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w:t>
            </w:r>
            <w:r>
              <w:rPr>
                <w:rStyle w:val="HTMLCode"/>
              </w:rPr>
              <w:t>artifacts/</w:t>
            </w:r>
            <w:proofErr w:type="spellStart"/>
            <w:r>
              <w:rPr>
                <w:rStyle w:val="HTMLCode"/>
              </w:rPr>
              <w:t>api</w:t>
            </w:r>
            <w:proofErr w:type="spellEnd"/>
            <w:r>
              <w:rPr>
                <w:rStyle w:val="HTMLCode"/>
              </w:rPr>
              <w:t>-server/public/BlastyBiz.html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8AACDA" w14:textId="77777777" w:rsidR="00421C69" w:rsidRDefault="00421C69">
            <w:pPr>
              <w:spacing w:before="150" w:after="150"/>
              <w:rPr>
                <w:rFonts w:eastAsia="Times New Roman"/>
              </w:rPr>
            </w:pPr>
            <w:r>
              <w:rPr>
                <w:rStyle w:val="Strong"/>
                <w:rFonts w:eastAsia="Times New Roman"/>
              </w:rPr>
              <w:t>AI hardening — 6 improvements applied.</w:t>
            </w:r>
            <w:r>
              <w:rPr>
                <w:rFonts w:eastAsia="Times New Roman"/>
              </w:rPr>
              <w:t xml:space="preserve"> (1) No </w:t>
            </w:r>
            <w:proofErr w:type="spellStart"/>
            <w:r>
              <w:rPr>
                <w:rFonts w:eastAsia="Times New Roman"/>
              </w:rPr>
              <w:t>idempotency</w:t>
            </w:r>
            <w:proofErr w:type="spellEnd"/>
            <w:r>
              <w:rPr>
                <w:rFonts w:eastAsia="Times New Roman"/>
              </w:rPr>
              <w:t xml:space="preserve">: mobile double-taps and browser retries triggered duplicate AI calls, charging tokens and writing duplicate </w:t>
            </w:r>
            <w:proofErr w:type="spellStart"/>
            <w:r>
              <w:rPr>
                <w:rStyle w:val="HTMLCode"/>
              </w:rPr>
              <w:t>aiUsageLogs</w:t>
            </w:r>
            <w:proofErr w:type="spellEnd"/>
            <w:r>
              <w:rPr>
                <w:rFonts w:eastAsia="Times New Roman"/>
              </w:rPr>
              <w:t xml:space="preserve">. (2) No failure classification: AI errors were console-logged but no structured </w:t>
            </w:r>
            <w:proofErr w:type="spellStart"/>
            <w:r>
              <w:rPr>
                <w:rStyle w:val="HTMLCode"/>
              </w:rPr>
              <w:t>failureType</w:t>
            </w:r>
            <w:proofErr w:type="spellEnd"/>
            <w:r>
              <w:rPr>
                <w:rFonts w:eastAsia="Times New Roman"/>
              </w:rPr>
              <w:t xml:space="preserve"> existed in </w:t>
            </w:r>
            <w:proofErr w:type="spellStart"/>
            <w:r>
              <w:rPr>
                <w:rFonts w:eastAsia="Times New Roman"/>
              </w:rPr>
              <w:t>Firestore</w:t>
            </w:r>
            <w:proofErr w:type="spellEnd"/>
            <w:r>
              <w:rPr>
                <w:rFonts w:eastAsia="Times New Roman"/>
              </w:rPr>
              <w:t xml:space="preserve"> to query "how often does Anthropic time out vs return bad JSON". (3) Library docs had no total-budget cap — a business with many uploaded documents could push the prompt well over the context window. (4) No timing metrics: no way to know how long Anthropic calls take in production. (5) No </w:t>
            </w:r>
            <w:proofErr w:type="spellStart"/>
            <w:r>
              <w:rPr>
                <w:rStyle w:val="HTMLCode"/>
              </w:rPr>
              <w:t>fetchWithTimeout</w:t>
            </w:r>
            <w:proofErr w:type="spellEnd"/>
            <w:r>
              <w:rPr>
                <w:rFonts w:eastAsia="Times New Roman"/>
              </w:rPr>
              <w:t xml:space="preserve">: all AI functions used plain </w:t>
            </w:r>
            <w:r>
              <w:rPr>
                <w:rStyle w:val="HTMLCode"/>
              </w:rPr>
              <w:t>fetch()</w:t>
            </w:r>
            <w:r>
              <w:rPr>
                <w:rFonts w:eastAsia="Times New Roman"/>
              </w:rPr>
              <w:t xml:space="preserve"> with no abort controller — a hanging Anthropic request would stall a Cloud Function until the 60-second CF timeout. (6) </w:t>
            </w:r>
            <w:proofErr w:type="spellStart"/>
            <w:r>
              <w:rPr>
                <w:rStyle w:val="HTMLCode"/>
              </w:rPr>
              <w:t>aiUsageLogs</w:t>
            </w:r>
            <w:proofErr w:type="spellEnd"/>
            <w:r>
              <w:rPr>
                <w:rFonts w:eastAsia="Times New Roman"/>
              </w:rPr>
              <w:t xml:space="preserve"> lacked </w:t>
            </w:r>
            <w:proofErr w:type="spellStart"/>
            <w:r>
              <w:rPr>
                <w:rStyle w:val="HTMLCode"/>
              </w:rPr>
              <w:t>businessId</w:t>
            </w:r>
            <w:proofErr w:type="spellEnd"/>
            <w:r>
              <w:rPr>
                <w:rFonts w:eastAsia="Times New Roman"/>
              </w:rPr>
              <w:t xml:space="preserve">, </w:t>
            </w:r>
            <w:proofErr w:type="spellStart"/>
            <w:r>
              <w:rPr>
                <w:rStyle w:val="HTMLCode"/>
              </w:rPr>
              <w:lastRenderedPageBreak/>
              <w:t>campaignId</w:t>
            </w:r>
            <w:proofErr w:type="spellEnd"/>
            <w:r>
              <w:rPr>
                <w:rFonts w:eastAsia="Times New Roman"/>
              </w:rPr>
              <w:t xml:space="preserve">, and </w:t>
            </w:r>
            <w:proofErr w:type="spellStart"/>
            <w:r>
              <w:rPr>
                <w:rStyle w:val="HTMLCode"/>
              </w:rPr>
              <w:t>scheduleId</w:t>
            </w:r>
            <w:proofErr w:type="spellEnd"/>
            <w:r>
              <w:rPr>
                <w:rFonts w:eastAsia="Times New Roman"/>
              </w:rPr>
              <w:t xml:space="preserve"> for attribution queries.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162574" w14:textId="77777777" w:rsidR="00421C69" w:rsidRDefault="00421C69">
            <w:pPr>
              <w:spacing w:before="150" w:after="150"/>
              <w:rPr>
                <w:rFonts w:eastAsia="Times New Roman"/>
              </w:rPr>
            </w:pPr>
            <w:r>
              <w:rPr>
                <w:rFonts w:eastAsia="Times New Roman"/>
              </w:rPr>
              <w:lastRenderedPageBreak/>
              <w:t xml:space="preserve">(1) </w:t>
            </w:r>
            <w:proofErr w:type="spellStart"/>
            <w:r>
              <w:rPr>
                <w:rStyle w:val="Strong"/>
                <w:rFonts w:eastAsia="Times New Roman"/>
              </w:rPr>
              <w:t>Idempotency</w:t>
            </w:r>
            <w:proofErr w:type="spellEnd"/>
            <w:r>
              <w:rPr>
                <w:rStyle w:val="Strong"/>
                <w:rFonts w:eastAsia="Times New Roman"/>
              </w:rPr>
              <w:t>:</w:t>
            </w:r>
            <w:r>
              <w:rPr>
                <w:rFonts w:eastAsia="Times New Roman"/>
              </w:rPr>
              <w:t xml:space="preserve"> client sends </w:t>
            </w:r>
            <w:proofErr w:type="spellStart"/>
            <w:r>
              <w:rPr>
                <w:rStyle w:val="HTMLCode"/>
              </w:rPr>
              <w:t>requestId</w:t>
            </w:r>
            <w:proofErr w:type="spellEnd"/>
            <w:r>
              <w:rPr>
                <w:rStyle w:val="HTMLCode"/>
              </w:rPr>
              <w:t xml:space="preserve">: </w:t>
            </w:r>
            <w:proofErr w:type="spellStart"/>
            <w:r>
              <w:rPr>
                <w:rStyle w:val="HTMLCode"/>
              </w:rPr>
              <w:t>crypto.randomUUID</w:t>
            </w:r>
            <w:proofErr w:type="spellEnd"/>
            <w:r>
              <w:rPr>
                <w:rStyle w:val="HTMLCode"/>
              </w:rPr>
              <w:t>()</w:t>
            </w:r>
            <w:r>
              <w:rPr>
                <w:rFonts w:eastAsia="Times New Roman"/>
              </w:rPr>
              <w:t xml:space="preserve"> + </w:t>
            </w:r>
            <w:proofErr w:type="spellStart"/>
            <w:r>
              <w:rPr>
                <w:rStyle w:val="HTMLCode"/>
              </w:rPr>
              <w:t>businessId</w:t>
            </w:r>
            <w:proofErr w:type="spellEnd"/>
            <w:r>
              <w:rPr>
                <w:rFonts w:eastAsia="Times New Roman"/>
              </w:rPr>
              <w:t xml:space="preserve"> + </w:t>
            </w:r>
            <w:proofErr w:type="spellStart"/>
            <w:r>
              <w:rPr>
                <w:rStyle w:val="HTMLCode"/>
              </w:rPr>
              <w:t>campaignId</w:t>
            </w:r>
            <w:proofErr w:type="spellEnd"/>
            <w:r>
              <w:rPr>
                <w:rFonts w:eastAsia="Times New Roman"/>
              </w:rPr>
              <w:t xml:space="preserve"> in the listing payload for </w:t>
            </w:r>
            <w:proofErr w:type="spellStart"/>
            <w:r>
              <w:rPr>
                <w:rStyle w:val="HTMLCode"/>
              </w:rPr>
              <w:t>adaptListing</w:t>
            </w:r>
            <w:proofErr w:type="spellEnd"/>
            <w:r>
              <w:rPr>
                <w:rFonts w:eastAsia="Times New Roman"/>
              </w:rPr>
              <w:t xml:space="preserve">; </w:t>
            </w:r>
            <w:proofErr w:type="spellStart"/>
            <w:r>
              <w:rPr>
                <w:rStyle w:val="HTMLCode"/>
              </w:rPr>
              <w:t>resolveCategories</w:t>
            </w:r>
            <w:proofErr w:type="spellEnd"/>
            <w:r>
              <w:rPr>
                <w:rFonts w:eastAsia="Times New Roman"/>
              </w:rPr>
              <w:t xml:space="preserve"> and </w:t>
            </w:r>
            <w:proofErr w:type="spellStart"/>
            <w:r>
              <w:rPr>
                <w:rStyle w:val="HTMLCode"/>
              </w:rPr>
              <w:t>suggestPlatforms</w:t>
            </w:r>
            <w:proofErr w:type="spellEnd"/>
            <w:r>
              <w:rPr>
                <w:rFonts w:eastAsia="Times New Roman"/>
              </w:rPr>
              <w:t xml:space="preserve"> accept </w:t>
            </w:r>
            <w:proofErr w:type="spellStart"/>
            <w:r>
              <w:rPr>
                <w:rStyle w:val="HTMLCode"/>
              </w:rPr>
              <w:t>requestId</w:t>
            </w:r>
            <w:proofErr w:type="spellEnd"/>
            <w:r>
              <w:rPr>
                <w:rFonts w:eastAsia="Times New Roman"/>
              </w:rPr>
              <w:t xml:space="preserve"> via </w:t>
            </w:r>
            <w:proofErr w:type="spellStart"/>
            <w:r>
              <w:rPr>
                <w:rStyle w:val="HTMLCode"/>
              </w:rPr>
              <w:t>req.body</w:t>
            </w:r>
            <w:proofErr w:type="spellEnd"/>
            <w:r>
              <w:rPr>
                <w:rFonts w:eastAsia="Times New Roman"/>
              </w:rPr>
              <w:t xml:space="preserve">. Server checks </w:t>
            </w:r>
            <w:proofErr w:type="spellStart"/>
            <w:r>
              <w:rPr>
                <w:rStyle w:val="HTMLCode"/>
              </w:rPr>
              <w:t>aiRequestDedup</w:t>
            </w:r>
            <w:proofErr w:type="spellEnd"/>
            <w:r>
              <w:rPr>
                <w:rStyle w:val="HTMLCode"/>
              </w:rPr>
              <w:t>/{</w:t>
            </w:r>
            <w:proofErr w:type="spellStart"/>
            <w:r>
              <w:rPr>
                <w:rStyle w:val="HTMLCode"/>
              </w:rPr>
              <w:t>uid</w:t>
            </w:r>
            <w:proofErr w:type="spellEnd"/>
            <w:r>
              <w:rPr>
                <w:rStyle w:val="HTMLCode"/>
              </w:rPr>
              <w:t>}_{</w:t>
            </w:r>
            <w:proofErr w:type="spellStart"/>
            <w:r>
              <w:rPr>
                <w:rStyle w:val="HTMLCode"/>
              </w:rPr>
              <w:t>requestId</w:t>
            </w:r>
            <w:proofErr w:type="spellEnd"/>
            <w:r>
              <w:rPr>
                <w:rStyle w:val="HTMLCode"/>
              </w:rPr>
              <w:t>}</w:t>
            </w:r>
            <w:r>
              <w:rPr>
                <w:rFonts w:eastAsia="Times New Roman"/>
              </w:rPr>
              <w:t xml:space="preserve"> before calling Anthropic and writes the result doc after success. TTL policy needed: create </w:t>
            </w:r>
            <w:proofErr w:type="spellStart"/>
            <w:r>
              <w:rPr>
                <w:rFonts w:eastAsia="Times New Roman"/>
              </w:rPr>
              <w:t>Firestore</w:t>
            </w:r>
            <w:proofErr w:type="spellEnd"/>
            <w:r>
              <w:rPr>
                <w:rFonts w:eastAsia="Times New Roman"/>
              </w:rPr>
              <w:t xml:space="preserve"> TTL policy on </w:t>
            </w:r>
            <w:proofErr w:type="spellStart"/>
            <w:r>
              <w:rPr>
                <w:rStyle w:val="HTMLCode"/>
              </w:rPr>
              <w:t>aiRequestDedup</w:t>
            </w:r>
            <w:proofErr w:type="spellEnd"/>
            <w:r>
              <w:rPr>
                <w:rFonts w:eastAsia="Times New Roman"/>
              </w:rPr>
              <w:t xml:space="preserve"> using </w:t>
            </w:r>
            <w:proofErr w:type="spellStart"/>
            <w:r>
              <w:rPr>
                <w:rStyle w:val="HTMLCode"/>
              </w:rPr>
              <w:t>expiresAt</w:t>
            </w:r>
            <w:proofErr w:type="spellEnd"/>
            <w:r>
              <w:rPr>
                <w:rFonts w:eastAsia="Times New Roman"/>
              </w:rPr>
              <w:t xml:space="preserve"> field (30 min) in Firebase Console → </w:t>
            </w:r>
            <w:proofErr w:type="spellStart"/>
            <w:r>
              <w:rPr>
                <w:rFonts w:eastAsia="Times New Roman"/>
              </w:rPr>
              <w:t>Firestore</w:t>
            </w:r>
            <w:proofErr w:type="spellEnd"/>
            <w:r>
              <w:rPr>
                <w:rFonts w:eastAsia="Times New Roman"/>
              </w:rPr>
              <w:t xml:space="preserve"> → TTL policies. (2) </w:t>
            </w:r>
            <w:r>
              <w:rPr>
                <w:rStyle w:val="Strong"/>
                <w:rFonts w:eastAsia="Times New Roman"/>
              </w:rPr>
              <w:t>Failure classification:</w:t>
            </w:r>
            <w:r>
              <w:rPr>
                <w:rFonts w:eastAsia="Times New Roman"/>
              </w:rPr>
              <w:t xml:space="preserve"> added </w:t>
            </w:r>
            <w:proofErr w:type="spellStart"/>
            <w:r>
              <w:rPr>
                <w:rStyle w:val="HTMLCode"/>
              </w:rPr>
              <w:t>classifyAiError</w:t>
            </w:r>
            <w:proofErr w:type="spellEnd"/>
            <w:r>
              <w:rPr>
                <w:rStyle w:val="HTMLCode"/>
              </w:rPr>
              <w:t>(e)</w:t>
            </w:r>
            <w:r>
              <w:rPr>
                <w:rFonts w:eastAsia="Times New Roman"/>
              </w:rPr>
              <w:t xml:space="preserve"> </w:t>
            </w:r>
            <w:r>
              <w:rPr>
                <w:rFonts w:eastAsia="Times New Roman"/>
              </w:rPr>
              <w:lastRenderedPageBreak/>
              <w:t xml:space="preserve">helper mapping </w:t>
            </w:r>
            <w:proofErr w:type="spellStart"/>
            <w:r>
              <w:rPr>
                <w:rStyle w:val="HTMLCode"/>
              </w:rPr>
              <w:t>AbortError→anthropic_timeout</w:t>
            </w:r>
            <w:proofErr w:type="spellEnd"/>
            <w:r>
              <w:rPr>
                <w:rFonts w:eastAsia="Times New Roman"/>
              </w:rPr>
              <w:t xml:space="preserve">, </w:t>
            </w:r>
            <w:proofErr w:type="spellStart"/>
            <w:r>
              <w:rPr>
                <w:rStyle w:val="HTMLCode"/>
              </w:rPr>
              <w:t>SyntaxError→json_parse</w:t>
            </w:r>
            <w:proofErr w:type="spellEnd"/>
            <w:r>
              <w:rPr>
                <w:rFonts w:eastAsia="Times New Roman"/>
              </w:rPr>
              <w:t xml:space="preserve">, </w:t>
            </w:r>
            <w:r>
              <w:rPr>
                <w:rStyle w:val="HTMLCode"/>
              </w:rPr>
              <w:t>e._</w:t>
            </w:r>
            <w:proofErr w:type="spellStart"/>
            <w:r>
              <w:rPr>
                <w:rStyle w:val="HTMLCode"/>
              </w:rPr>
              <w:t>isHttpError→anthropic_http</w:t>
            </w:r>
            <w:proofErr w:type="spellEnd"/>
            <w:r>
              <w:rPr>
                <w:rFonts w:eastAsia="Times New Roman"/>
              </w:rPr>
              <w:t xml:space="preserve">, regex matches for </w:t>
            </w:r>
            <w:proofErr w:type="spellStart"/>
            <w:r>
              <w:rPr>
                <w:rStyle w:val="HTMLCode"/>
              </w:rPr>
              <w:t>network_error</w:t>
            </w:r>
            <w:proofErr w:type="spellEnd"/>
            <w:r>
              <w:rPr>
                <w:rFonts w:eastAsia="Times New Roman"/>
              </w:rPr>
              <w:t>/</w:t>
            </w:r>
            <w:proofErr w:type="spellStart"/>
            <w:r>
              <w:rPr>
                <w:rStyle w:val="HTMLCode"/>
              </w:rPr>
              <w:t>firebase_error</w:t>
            </w:r>
            <w:proofErr w:type="spellEnd"/>
            <w:r>
              <w:rPr>
                <w:rFonts w:eastAsia="Times New Roman"/>
              </w:rPr>
              <w:t xml:space="preserve">, fallback </w:t>
            </w:r>
            <w:r>
              <w:rPr>
                <w:rStyle w:val="HTMLCode"/>
              </w:rPr>
              <w:t>unknown</w:t>
            </w:r>
            <w:r>
              <w:rPr>
                <w:rFonts w:eastAsia="Times New Roman"/>
              </w:rPr>
              <w:t xml:space="preserve">. HTTP errors now set </w:t>
            </w:r>
            <w:r>
              <w:rPr>
                <w:rStyle w:val="HTMLCode"/>
              </w:rPr>
              <w:t>err._</w:t>
            </w:r>
            <w:proofErr w:type="spellStart"/>
            <w:r>
              <w:rPr>
                <w:rStyle w:val="HTMLCode"/>
              </w:rPr>
              <w:t>isHttpError</w:t>
            </w:r>
            <w:proofErr w:type="spellEnd"/>
            <w:r>
              <w:rPr>
                <w:rStyle w:val="HTMLCode"/>
              </w:rPr>
              <w:t xml:space="preserve"> = true</w:t>
            </w:r>
            <w:r>
              <w:rPr>
                <w:rFonts w:eastAsia="Times New Roman"/>
              </w:rPr>
              <w:t xml:space="preserve"> at the throw site (eliminates fragile </w:t>
            </w:r>
            <w:r>
              <w:rPr>
                <w:rStyle w:val="HTMLCode"/>
              </w:rPr>
              <w:t>.</w:t>
            </w:r>
            <w:proofErr w:type="spellStart"/>
            <w:r>
              <w:rPr>
                <w:rStyle w:val="HTMLCode"/>
              </w:rPr>
              <w:t>message.includes</w:t>
            </w:r>
            <w:proofErr w:type="spellEnd"/>
            <w:r>
              <w:rPr>
                <w:rStyle w:val="HTMLCode"/>
              </w:rPr>
              <w:t>()</w:t>
            </w:r>
            <w:r>
              <w:rPr>
                <w:rFonts w:eastAsia="Times New Roman"/>
              </w:rPr>
              <w:t xml:space="preserve"> detection). </w:t>
            </w:r>
            <w:proofErr w:type="spellStart"/>
            <w:r>
              <w:rPr>
                <w:rStyle w:val="HTMLCode"/>
              </w:rPr>
              <w:t>trackAiUsage</w:t>
            </w:r>
            <w:proofErr w:type="spellEnd"/>
            <w:r>
              <w:rPr>
                <w:rFonts w:eastAsia="Times New Roman"/>
              </w:rPr>
              <w:t xml:space="preserve"> now records </w:t>
            </w:r>
            <w:proofErr w:type="spellStart"/>
            <w:r>
              <w:rPr>
                <w:rStyle w:val="HTMLCode"/>
              </w:rPr>
              <w:t>failureType</w:t>
            </w:r>
            <w:proofErr w:type="spellEnd"/>
            <w:r>
              <w:rPr>
                <w:rFonts w:eastAsia="Times New Roman"/>
              </w:rPr>
              <w:t xml:space="preserve"> on every catch. (3) </w:t>
            </w:r>
            <w:r>
              <w:rPr>
                <w:rStyle w:val="Strong"/>
                <w:rFonts w:eastAsia="Times New Roman"/>
              </w:rPr>
              <w:t>Library doc budget:</w:t>
            </w:r>
            <w:r>
              <w:rPr>
                <w:rFonts w:eastAsia="Times New Roman"/>
              </w:rPr>
              <w:t xml:space="preserve"> replaced flat </w:t>
            </w:r>
            <w:proofErr w:type="spellStart"/>
            <w:r>
              <w:rPr>
                <w:rStyle w:val="HTMLCode"/>
              </w:rPr>
              <w:t>listing.libraryDocs.map</w:t>
            </w:r>
            <w:proofErr w:type="spellEnd"/>
            <w:r>
              <w:rPr>
                <w:rStyle w:val="HTMLCode"/>
              </w:rPr>
              <w:t>()</w:t>
            </w:r>
            <w:r>
              <w:rPr>
                <w:rFonts w:eastAsia="Times New Roman"/>
              </w:rPr>
              <w:t xml:space="preserve"> with </w:t>
            </w:r>
            <w:r>
              <w:rPr>
                <w:rStyle w:val="HTMLCode"/>
              </w:rPr>
              <w:t>reduce()</w:t>
            </w:r>
            <w:r>
              <w:rPr>
                <w:rFonts w:eastAsia="Times New Roman"/>
              </w:rPr>
              <w:t xml:space="preserve"> that enforces per-doc cap (3,000 chars) and total cap (12,000 chars). Later documents get whatever budget remains. (4) </w:t>
            </w:r>
            <w:r>
              <w:rPr>
                <w:rStyle w:val="Strong"/>
                <w:rFonts w:eastAsia="Times New Roman"/>
              </w:rPr>
              <w:t>Timing metrics:</w:t>
            </w:r>
            <w:r>
              <w:rPr>
                <w:rFonts w:eastAsia="Times New Roman"/>
              </w:rPr>
              <w:t xml:space="preserve"> added </w:t>
            </w:r>
            <w:proofErr w:type="spellStart"/>
            <w:r>
              <w:rPr>
                <w:rStyle w:val="HTMLCode"/>
              </w:rPr>
              <w:t>aiStartMs</w:t>
            </w:r>
            <w:proofErr w:type="spellEnd"/>
            <w:r>
              <w:rPr>
                <w:rFonts w:eastAsia="Times New Roman"/>
              </w:rPr>
              <w:t>/</w:t>
            </w:r>
            <w:proofErr w:type="spellStart"/>
            <w:r>
              <w:rPr>
                <w:rStyle w:val="HTMLCode"/>
              </w:rPr>
              <w:t>aiElapsedMs</w:t>
            </w:r>
            <w:proofErr w:type="spellEnd"/>
            <w:r>
              <w:rPr>
                <w:rFonts w:eastAsia="Times New Roman"/>
              </w:rPr>
              <w:t xml:space="preserve"> at each AI call site; </w:t>
            </w:r>
            <w:proofErr w:type="spellStart"/>
            <w:r>
              <w:rPr>
                <w:rStyle w:val="HTMLCode"/>
              </w:rPr>
              <w:t>adaptListing</w:t>
            </w:r>
            <w:proofErr w:type="spellEnd"/>
            <w:r>
              <w:rPr>
                <w:rFonts w:eastAsia="Times New Roman"/>
              </w:rPr>
              <w:t xml:space="preserve">, </w:t>
            </w:r>
            <w:proofErr w:type="spellStart"/>
            <w:r>
              <w:rPr>
                <w:rStyle w:val="HTMLCode"/>
              </w:rPr>
              <w:lastRenderedPageBreak/>
              <w:t>resolveCategories</w:t>
            </w:r>
            <w:proofErr w:type="spellEnd"/>
            <w:r>
              <w:rPr>
                <w:rFonts w:eastAsia="Times New Roman"/>
              </w:rPr>
              <w:t xml:space="preserve">, </w:t>
            </w:r>
            <w:proofErr w:type="spellStart"/>
            <w:r>
              <w:rPr>
                <w:rStyle w:val="HTMLCode"/>
              </w:rPr>
              <w:t>suggestPlatforms</w:t>
            </w:r>
            <w:proofErr w:type="spellEnd"/>
            <w:r>
              <w:rPr>
                <w:rFonts w:eastAsia="Times New Roman"/>
              </w:rPr>
              <w:t xml:space="preserve"> also record </w:t>
            </w:r>
            <w:proofErr w:type="spellStart"/>
            <w:r>
              <w:rPr>
                <w:rStyle w:val="HTMLCode"/>
              </w:rPr>
              <w:t>fnElapsedMs</w:t>
            </w:r>
            <w:proofErr w:type="spellEnd"/>
            <w:r>
              <w:rPr>
                <w:rFonts w:eastAsia="Times New Roman"/>
              </w:rPr>
              <w:t xml:space="preserve"> (full function time). (5) </w:t>
            </w:r>
            <w:proofErr w:type="spellStart"/>
            <w:r>
              <w:rPr>
                <w:rStyle w:val="Strong"/>
                <w:rFonts w:eastAsia="Times New Roman"/>
              </w:rPr>
              <w:t>fetchWithTimeout</w:t>
            </w:r>
            <w:proofErr w:type="spellEnd"/>
            <w:r>
              <w:rPr>
                <w:rStyle w:val="Strong"/>
                <w:rFonts w:eastAsia="Times New Roman"/>
              </w:rPr>
              <w:t>:</w:t>
            </w:r>
            <w:r>
              <w:rPr>
                <w:rFonts w:eastAsia="Times New Roman"/>
              </w:rPr>
              <w:t xml:space="preserve"> added </w:t>
            </w:r>
            <w:proofErr w:type="spellStart"/>
            <w:r>
              <w:rPr>
                <w:rStyle w:val="HTMLCode"/>
              </w:rPr>
              <w:t>fetchWithTimeout</w:t>
            </w:r>
            <w:proofErr w:type="spellEnd"/>
            <w:r>
              <w:rPr>
                <w:rStyle w:val="HTMLCode"/>
              </w:rPr>
              <w:t>(</w:t>
            </w:r>
            <w:proofErr w:type="spellStart"/>
            <w:r>
              <w:rPr>
                <w:rStyle w:val="HTMLCode"/>
              </w:rPr>
              <w:t>url</w:t>
            </w:r>
            <w:proofErr w:type="spellEnd"/>
            <w:r>
              <w:rPr>
                <w:rStyle w:val="HTMLCode"/>
              </w:rPr>
              <w:t xml:space="preserve">, options, </w:t>
            </w:r>
            <w:proofErr w:type="spellStart"/>
            <w:r>
              <w:rPr>
                <w:rStyle w:val="HTMLCode"/>
              </w:rPr>
              <w:t>timeoutMs</w:t>
            </w:r>
            <w:proofErr w:type="spellEnd"/>
            <w:r>
              <w:rPr>
                <w:rStyle w:val="HTMLCode"/>
              </w:rPr>
              <w:t>=25000)</w:t>
            </w:r>
            <w:r>
              <w:rPr>
                <w:rFonts w:eastAsia="Times New Roman"/>
              </w:rPr>
              <w:t xml:space="preserve"> helper using </w:t>
            </w:r>
            <w:proofErr w:type="spellStart"/>
            <w:r>
              <w:rPr>
                <w:rStyle w:val="HTMLCode"/>
              </w:rPr>
              <w:t>AbortController</w:t>
            </w:r>
            <w:proofErr w:type="spellEnd"/>
            <w:r>
              <w:rPr>
                <w:rFonts w:eastAsia="Times New Roman"/>
              </w:rPr>
              <w:t xml:space="preserve"> — all five AI functions now use it instead of plain </w:t>
            </w:r>
            <w:r>
              <w:rPr>
                <w:rStyle w:val="HTMLCode"/>
              </w:rPr>
              <w:t>fetch()</w:t>
            </w:r>
            <w:r>
              <w:rPr>
                <w:rFonts w:eastAsia="Times New Roman"/>
              </w:rPr>
              <w:t xml:space="preserve">. </w:t>
            </w:r>
            <w:r>
              <w:rPr>
                <w:rStyle w:val="HTMLCode"/>
              </w:rPr>
              <w:t>[AI_TIMEOUT]</w:t>
            </w:r>
            <w:r>
              <w:rPr>
                <w:rFonts w:eastAsia="Times New Roman"/>
              </w:rPr>
              <w:t xml:space="preserve"> </w:t>
            </w:r>
            <w:proofErr w:type="spellStart"/>
            <w:r>
              <w:rPr>
                <w:rStyle w:val="HTMLCode"/>
              </w:rPr>
              <w:t>console.warn</w:t>
            </w:r>
            <w:proofErr w:type="spellEnd"/>
            <w:r>
              <w:rPr>
                <w:rFonts w:eastAsia="Times New Roman"/>
              </w:rPr>
              <w:t xml:space="preserve"> on abort so Cloud Logging filter </w:t>
            </w:r>
            <w:proofErr w:type="spellStart"/>
            <w:r>
              <w:rPr>
                <w:rStyle w:val="HTMLCode"/>
              </w:rPr>
              <w:t>textPayload</w:t>
            </w:r>
            <w:proofErr w:type="spellEnd"/>
            <w:r>
              <w:rPr>
                <w:rStyle w:val="HTMLCode"/>
              </w:rPr>
              <w:t>:"[AI_TIMEOUT]"</w:t>
            </w:r>
            <w:r>
              <w:rPr>
                <w:rFonts w:eastAsia="Times New Roman"/>
              </w:rPr>
              <w:t xml:space="preserve"> catches all timeouts. No auto-retry. (6) </w:t>
            </w:r>
            <w:r>
              <w:rPr>
                <w:rStyle w:val="Strong"/>
                <w:rFonts w:eastAsia="Times New Roman"/>
              </w:rPr>
              <w:t>Attribution:</w:t>
            </w:r>
            <w:r>
              <w:rPr>
                <w:rFonts w:eastAsia="Times New Roman"/>
              </w:rPr>
              <w:t xml:space="preserve"> </w:t>
            </w:r>
            <w:proofErr w:type="spellStart"/>
            <w:r>
              <w:rPr>
                <w:rStyle w:val="HTMLCode"/>
              </w:rPr>
              <w:t>trackAiUsage</w:t>
            </w:r>
            <w:proofErr w:type="spellEnd"/>
            <w:r>
              <w:rPr>
                <w:rFonts w:eastAsia="Times New Roman"/>
              </w:rPr>
              <w:t xml:space="preserve"> signature changed to </w:t>
            </w:r>
            <w:r>
              <w:rPr>
                <w:rStyle w:val="HTMLCode"/>
              </w:rPr>
              <w:t>(</w:t>
            </w:r>
            <w:proofErr w:type="spellStart"/>
            <w:r>
              <w:rPr>
                <w:rStyle w:val="HTMLCode"/>
              </w:rPr>
              <w:t>uid</w:t>
            </w:r>
            <w:proofErr w:type="spellEnd"/>
            <w:r>
              <w:rPr>
                <w:rStyle w:val="HTMLCode"/>
              </w:rPr>
              <w:t xml:space="preserve">, </w:t>
            </w:r>
            <w:proofErr w:type="spellStart"/>
            <w:r>
              <w:rPr>
                <w:rStyle w:val="HTMLCode"/>
              </w:rPr>
              <w:t>fnName</w:t>
            </w:r>
            <w:proofErr w:type="spellEnd"/>
            <w:r>
              <w:rPr>
                <w:rStyle w:val="HTMLCode"/>
              </w:rPr>
              <w:t>, model, usage, opts={})</w:t>
            </w:r>
            <w:r>
              <w:rPr>
                <w:rFonts w:eastAsia="Times New Roman"/>
              </w:rPr>
              <w:t xml:space="preserve"> where </w:t>
            </w:r>
            <w:r>
              <w:rPr>
                <w:rStyle w:val="HTMLCode"/>
              </w:rPr>
              <w:t xml:space="preserve">opts = { </w:t>
            </w:r>
            <w:proofErr w:type="spellStart"/>
            <w:r>
              <w:rPr>
                <w:rStyle w:val="HTMLCode"/>
              </w:rPr>
              <w:t>failureType</w:t>
            </w:r>
            <w:proofErr w:type="spellEnd"/>
            <w:r>
              <w:rPr>
                <w:rStyle w:val="HTMLCode"/>
              </w:rPr>
              <w:t>, timing, context }</w:t>
            </w:r>
            <w:r>
              <w:rPr>
                <w:rFonts w:eastAsia="Times New Roman"/>
              </w:rPr>
              <w:t xml:space="preserve"> — </w:t>
            </w:r>
            <w:proofErr w:type="spellStart"/>
            <w:r>
              <w:rPr>
                <w:rStyle w:val="HTMLCode"/>
              </w:rPr>
              <w:t>aiUsageLogs</w:t>
            </w:r>
            <w:proofErr w:type="spellEnd"/>
            <w:r>
              <w:rPr>
                <w:rFonts w:eastAsia="Times New Roman"/>
              </w:rPr>
              <w:t xml:space="preserve"> now writes </w:t>
            </w:r>
            <w:proofErr w:type="spellStart"/>
            <w:r>
              <w:rPr>
                <w:rStyle w:val="HTMLCode"/>
              </w:rPr>
              <w:t>failureType</w:t>
            </w:r>
            <w:proofErr w:type="spellEnd"/>
            <w:r>
              <w:rPr>
                <w:rFonts w:eastAsia="Times New Roman"/>
              </w:rPr>
              <w:t xml:space="preserve">, </w:t>
            </w:r>
            <w:proofErr w:type="spellStart"/>
            <w:r>
              <w:rPr>
                <w:rStyle w:val="HTMLCode"/>
              </w:rPr>
              <w:t>aiElapsedMs</w:t>
            </w:r>
            <w:proofErr w:type="spellEnd"/>
            <w:r>
              <w:rPr>
                <w:rFonts w:eastAsia="Times New Roman"/>
              </w:rPr>
              <w:t xml:space="preserve">, </w:t>
            </w:r>
            <w:proofErr w:type="spellStart"/>
            <w:r>
              <w:rPr>
                <w:rStyle w:val="HTMLCode"/>
              </w:rPr>
              <w:t>fnElapsedMs</w:t>
            </w:r>
            <w:proofErr w:type="spellEnd"/>
            <w:r>
              <w:rPr>
                <w:rFonts w:eastAsia="Times New Roman"/>
              </w:rPr>
              <w:t xml:space="preserve">, </w:t>
            </w:r>
            <w:proofErr w:type="spellStart"/>
            <w:r>
              <w:rPr>
                <w:rStyle w:val="HTMLCode"/>
              </w:rPr>
              <w:t>businessId</w:t>
            </w:r>
            <w:proofErr w:type="spellEnd"/>
            <w:r>
              <w:rPr>
                <w:rFonts w:eastAsia="Times New Roman"/>
              </w:rPr>
              <w:t xml:space="preserve">, </w:t>
            </w:r>
            <w:proofErr w:type="spellStart"/>
            <w:r>
              <w:rPr>
                <w:rStyle w:val="HTMLCode"/>
              </w:rPr>
              <w:t>campaignId</w:t>
            </w:r>
            <w:proofErr w:type="spellEnd"/>
            <w:r>
              <w:rPr>
                <w:rFonts w:eastAsia="Times New Roman"/>
              </w:rPr>
              <w:t xml:space="preserve">, </w:t>
            </w:r>
            <w:proofErr w:type="spellStart"/>
            <w:r>
              <w:rPr>
                <w:rStyle w:val="HTMLCode"/>
              </w:rPr>
              <w:t>scheduleId</w:t>
            </w:r>
            <w:proofErr w:type="spellEnd"/>
            <w:r>
              <w:rPr>
                <w:rFonts w:eastAsia="Times New Roman"/>
              </w:rPr>
              <w:t xml:space="preserve">. All 5 AI </w:t>
            </w:r>
            <w:r>
              <w:rPr>
                <w:rFonts w:eastAsia="Times New Roman"/>
              </w:rPr>
              <w:lastRenderedPageBreak/>
              <w:t>functions (</w:t>
            </w:r>
            <w:proofErr w:type="spellStart"/>
            <w:r>
              <w:rPr>
                <w:rStyle w:val="HTMLCode"/>
              </w:rPr>
              <w:t>generateEnrichmentQuestions</w:t>
            </w:r>
            <w:proofErr w:type="spellEnd"/>
            <w:r>
              <w:rPr>
                <w:rFonts w:eastAsia="Times New Roman"/>
              </w:rPr>
              <w:t xml:space="preserve">, </w:t>
            </w:r>
            <w:proofErr w:type="spellStart"/>
            <w:r>
              <w:rPr>
                <w:rStyle w:val="HTMLCode"/>
              </w:rPr>
              <w:t>adaptListing</w:t>
            </w:r>
            <w:proofErr w:type="spellEnd"/>
            <w:r>
              <w:rPr>
                <w:rFonts w:eastAsia="Times New Roman"/>
              </w:rPr>
              <w:t xml:space="preserve">, </w:t>
            </w:r>
            <w:proofErr w:type="spellStart"/>
            <w:r>
              <w:rPr>
                <w:rStyle w:val="HTMLCode"/>
              </w:rPr>
              <w:t>resolveCategories</w:t>
            </w:r>
            <w:proofErr w:type="spellEnd"/>
            <w:r>
              <w:rPr>
                <w:rFonts w:eastAsia="Times New Roman"/>
              </w:rPr>
              <w:t xml:space="preserve">, </w:t>
            </w:r>
            <w:proofErr w:type="spellStart"/>
            <w:r>
              <w:rPr>
                <w:rStyle w:val="HTMLCode"/>
              </w:rPr>
              <w:t>suggestPlatforms</w:t>
            </w:r>
            <w:proofErr w:type="spellEnd"/>
            <w:r>
              <w:rPr>
                <w:rFonts w:eastAsia="Times New Roman"/>
              </w:rPr>
              <w:t xml:space="preserve">, </w:t>
            </w:r>
            <w:r>
              <w:rPr>
                <w:rStyle w:val="HTMLCode"/>
              </w:rPr>
              <w:t>_</w:t>
            </w:r>
            <w:proofErr w:type="spellStart"/>
            <w:r>
              <w:rPr>
                <w:rStyle w:val="HTMLCode"/>
              </w:rPr>
              <w:t>runScheduledPost</w:t>
            </w:r>
            <w:proofErr w:type="spellEnd"/>
            <w:r>
              <w:rPr>
                <w:rFonts w:eastAsia="Times New Roman"/>
              </w:rPr>
              <w:t>) updated. Functions deployed. HTML deployed and curl-verified (</w:t>
            </w:r>
            <w:proofErr w:type="spellStart"/>
            <w:r>
              <w:rPr>
                <w:rStyle w:val="HTMLCode"/>
              </w:rPr>
              <w:t>requestId</w:t>
            </w:r>
            <w:proofErr w:type="spellEnd"/>
            <w:r>
              <w:rPr>
                <w:rStyle w:val="HTMLCode"/>
              </w:rPr>
              <w:t xml:space="preserve">: </w:t>
            </w:r>
            <w:proofErr w:type="spellStart"/>
            <w:r>
              <w:rPr>
                <w:rStyle w:val="HTMLCode"/>
              </w:rPr>
              <w:t>crypto.randomUUID</w:t>
            </w:r>
            <w:proofErr w:type="spellEnd"/>
            <w:r>
              <w:rPr>
                <w:rStyle w:val="HTMLCode"/>
              </w:rPr>
              <w:t>()</w:t>
            </w:r>
            <w:r>
              <w:rPr>
                <w:rFonts w:eastAsia="Times New Roman"/>
              </w:rPr>
              <w:t xml:space="preserve"> confirmed live).</w:t>
            </w:r>
          </w:p>
        </w:tc>
      </w:tr>
      <w:tr w:rsidR="00421C69" w14:paraId="35E23D3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4308CE" w14:textId="77777777" w:rsidR="00421C69" w:rsidRDefault="00421C69">
            <w:pPr>
              <w:spacing w:before="150" w:after="150"/>
              <w:rPr>
                <w:rFonts w:eastAsia="Times New Roman"/>
              </w:rPr>
            </w:pPr>
            <w:r>
              <w:rPr>
                <w:rFonts w:eastAsia="Times New Roman"/>
              </w:rPr>
              <w:lastRenderedPageBreak/>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B58B52" w14:textId="77777777" w:rsidR="00421C69" w:rsidRDefault="00421C69">
            <w:pPr>
              <w:spacing w:before="150" w:after="150"/>
              <w:rPr>
                <w:rFonts w:eastAsia="Times New Roman"/>
              </w:rPr>
            </w:pPr>
            <w:r>
              <w:rPr>
                <w:rStyle w:val="HTMLCode"/>
              </w:rPr>
              <w:t>global-</w:t>
            </w:r>
            <w:proofErr w:type="spellStart"/>
            <w:r>
              <w:rPr>
                <w:rStyle w:val="HTMLCode"/>
              </w:rPr>
              <w:t>style.css</w:t>
            </w:r>
            <w:proofErr w:type="spellEnd"/>
            <w:r>
              <w:rPr>
                <w:rFonts w:eastAsia="Times New Roman"/>
              </w:rPr>
              <w:t xml:space="preserve">, </w:t>
            </w:r>
            <w:r>
              <w:rPr>
                <w:rStyle w:val="HTMLCode"/>
              </w:rPr>
              <w:t>BlastyBiz-Home.html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AEA361" w14:textId="77777777" w:rsidR="00421C69" w:rsidRDefault="00421C69">
            <w:pPr>
              <w:spacing w:before="150" w:after="150"/>
              <w:rPr>
                <w:rFonts w:eastAsia="Times New Roman"/>
              </w:rPr>
            </w:pPr>
            <w:r>
              <w:rPr>
                <w:rStyle w:val="Strong"/>
                <w:rFonts w:eastAsia="Times New Roman"/>
              </w:rPr>
              <w:t>Double-padding gap on home page:</w:t>
            </w:r>
            <w:r>
              <w:rPr>
                <w:rFonts w:eastAsia="Times New Roman"/>
              </w:rPr>
              <w:t xml:space="preserve"> JS </w:t>
            </w:r>
            <w:r>
              <w:rPr>
                <w:rStyle w:val="HTMLCode"/>
              </w:rPr>
              <w:t>_</w:t>
            </w:r>
            <w:proofErr w:type="spellStart"/>
            <w:r>
              <w:rPr>
                <w:rStyle w:val="HTMLCode"/>
              </w:rPr>
              <w:t>setHeaderOffset</w:t>
            </w:r>
            <w:proofErr w:type="spellEnd"/>
            <w:r>
              <w:rPr>
                <w:rStyle w:val="HTMLCode"/>
              </w:rPr>
              <w:t>()</w:t>
            </w:r>
            <w:r>
              <w:rPr>
                <w:rFonts w:eastAsia="Times New Roman"/>
              </w:rPr>
              <w:t xml:space="preserve"> already sets </w:t>
            </w:r>
            <w:proofErr w:type="spellStart"/>
            <w:r>
              <w:rPr>
                <w:rStyle w:val="HTMLCode"/>
              </w:rPr>
              <w:t>body.style.paddingTop</w:t>
            </w:r>
            <w:proofErr w:type="spellEnd"/>
            <w:r>
              <w:rPr>
                <w:rFonts w:eastAsia="Times New Roman"/>
              </w:rPr>
              <w:t xml:space="preserve"> to the full header height (</w:t>
            </w:r>
            <w:proofErr w:type="spellStart"/>
            <w:r>
              <w:rPr>
                <w:rFonts w:eastAsia="Times New Roman"/>
              </w:rPr>
              <w:t>nav</w:t>
            </w:r>
            <w:proofErr w:type="spellEnd"/>
            <w:r>
              <w:rPr>
                <w:rFonts w:eastAsia="Times New Roman"/>
              </w:rPr>
              <w:t xml:space="preserve"> + badge bar). CSS then ALSO added </w:t>
            </w:r>
            <w:r>
              <w:rPr>
                <w:rStyle w:val="HTMLCode"/>
              </w:rPr>
              <w:t>padding-top</w:t>
            </w:r>
            <w:r>
              <w:rPr>
                <w:rFonts w:eastAsia="Times New Roman"/>
              </w:rPr>
              <w:t xml:space="preserve"> to </w:t>
            </w:r>
            <w:r>
              <w:rPr>
                <w:rStyle w:val="HTMLCode"/>
              </w:rPr>
              <w:t>.main</w:t>
            </w:r>
            <w:r>
              <w:rPr>
                <w:rFonts w:eastAsia="Times New Roman"/>
              </w:rPr>
              <w:t xml:space="preserve"> via </w:t>
            </w:r>
            <w:proofErr w:type="spellStart"/>
            <w:r>
              <w:rPr>
                <w:rStyle w:val="HTMLCode"/>
              </w:rPr>
              <w:t>body.has</w:t>
            </w:r>
            <w:proofErr w:type="spellEnd"/>
            <w:r>
              <w:rPr>
                <w:rStyle w:val="HTMLCode"/>
              </w:rPr>
              <w:t xml:space="preserve">-site-header .main { padding-top: </w:t>
            </w:r>
            <w:proofErr w:type="spellStart"/>
            <w:r>
              <w:rPr>
                <w:rStyle w:val="HTMLCode"/>
              </w:rPr>
              <w:t>var</w:t>
            </w:r>
            <w:proofErr w:type="spellEnd"/>
            <w:r>
              <w:rPr>
                <w:rStyle w:val="HTMLCode"/>
              </w:rPr>
              <w:t>(--main-offset) }</w:t>
            </w:r>
            <w:r>
              <w:rPr>
                <w:rFonts w:eastAsia="Times New Roman"/>
              </w:rPr>
              <w:t>. The two stacked, creating a large black gap below the badge bar before hero content.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BE8ADD" w14:textId="77777777" w:rsidR="00421C69" w:rsidRDefault="00421C69">
            <w:pPr>
              <w:spacing w:before="150" w:after="150"/>
              <w:rPr>
                <w:rFonts w:eastAsia="Times New Roman"/>
              </w:rPr>
            </w:pPr>
            <w:r>
              <w:rPr>
                <w:rFonts w:eastAsia="Times New Roman"/>
              </w:rPr>
              <w:t xml:space="preserve">Added </w:t>
            </w:r>
            <w:proofErr w:type="spellStart"/>
            <w:r>
              <w:rPr>
                <w:rStyle w:val="HTMLCode"/>
              </w:rPr>
              <w:t>body.home</w:t>
            </w:r>
            <w:proofErr w:type="spellEnd"/>
            <w:r>
              <w:rPr>
                <w:rStyle w:val="HTMLCode"/>
              </w:rPr>
              <w:t>-page .main { padding-top: 0 !important }</w:t>
            </w:r>
            <w:r>
              <w:rPr>
                <w:rFonts w:eastAsia="Times New Roman"/>
              </w:rPr>
              <w:t xml:space="preserve"> so the JS-owned body padding is the only clearance applied on the home page. CSS v33. Playwright confirmed hero starts cleanly ~24px below badge bar.</w:t>
            </w:r>
          </w:p>
        </w:tc>
      </w:tr>
      <w:tr w:rsidR="00421C69" w14:paraId="0E30CC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5252D9" w14:textId="77777777" w:rsidR="00421C69" w:rsidRDefault="00421C69">
            <w:pPr>
              <w:spacing w:before="150" w:after="150"/>
              <w:rPr>
                <w:rFonts w:eastAsia="Times New Roman"/>
              </w:rPr>
            </w:pPr>
            <w:r>
              <w:rPr>
                <w:rFonts w:eastAsia="Times New Roman"/>
              </w:rPr>
              <w:t>Jun 30, 20</w:t>
            </w:r>
            <w:r>
              <w:rPr>
                <w:rFonts w:eastAsia="Times New Roman"/>
              </w:rPr>
              <w:lastRenderedPageBreak/>
              <w:t>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4124B3" w14:textId="77777777" w:rsidR="00421C69" w:rsidRDefault="00421C69">
            <w:pPr>
              <w:spacing w:before="150" w:after="150"/>
              <w:rPr>
                <w:rFonts w:eastAsia="Times New Roman"/>
              </w:rPr>
            </w:pPr>
            <w:r>
              <w:rPr>
                <w:rStyle w:val="HTMLCode"/>
              </w:rPr>
              <w:lastRenderedPageBreak/>
              <w:t>global-</w:t>
            </w:r>
            <w:proofErr w:type="spellStart"/>
            <w:r>
              <w:rPr>
                <w:rStyle w:val="HTMLCode"/>
              </w:rPr>
              <w:t>style.css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29C704" w14:textId="77777777" w:rsidR="00421C69" w:rsidRDefault="00421C69">
            <w:pPr>
              <w:spacing w:before="150" w:after="150"/>
              <w:rPr>
                <w:rFonts w:eastAsia="Times New Roman"/>
              </w:rPr>
            </w:pPr>
            <w:r>
              <w:rPr>
                <w:rStyle w:val="Strong"/>
                <w:rFonts w:eastAsia="Times New Roman"/>
              </w:rPr>
              <w:t>Header clearance gap on all pages + create-page tab drift:</w:t>
            </w:r>
            <w:r>
              <w:rPr>
                <w:rFonts w:eastAsia="Times New Roman"/>
              </w:rPr>
              <w:t xml:space="preserve"> </w:t>
            </w:r>
            <w:r>
              <w:rPr>
                <w:rStyle w:val="HTMLCode"/>
              </w:rPr>
              <w:t>.main { padding-top: 80px }</w:t>
            </w:r>
            <w:r>
              <w:rPr>
                <w:rFonts w:eastAsia="Times New Roman"/>
              </w:rPr>
              <w:t xml:space="preserve"> left only ~4px gap below the 77px desktop nav. Home page desktop had badge-bar (36px) making total header 113px but only 80px clearance — hero </w:t>
            </w:r>
            <w:r>
              <w:rPr>
                <w:rFonts w:eastAsia="Times New Roman"/>
              </w:rPr>
              <w:lastRenderedPageBreak/>
              <w:t xml:space="preserve">content was hidden behind header. Create-page tab strip used hardcoded </w:t>
            </w:r>
            <w:r>
              <w:rPr>
                <w:rStyle w:val="HTMLCode"/>
              </w:rPr>
              <w:t>top: 56px / 80px</w:t>
            </w:r>
            <w:r>
              <w:rPr>
                <w:rFonts w:eastAsia="Times New Roman"/>
              </w:rPr>
              <w:t xml:space="preserve"> that had to be manually kept in sync with the header height. Form </w:t>
            </w:r>
            <w:r>
              <w:rPr>
                <w:rStyle w:val="HTMLCode"/>
              </w:rPr>
              <w:t>input/</w:t>
            </w:r>
            <w:proofErr w:type="spellStart"/>
            <w:r>
              <w:rPr>
                <w:rStyle w:val="HTMLCode"/>
              </w:rPr>
              <w:t>textarea</w:t>
            </w:r>
            <w:proofErr w:type="spellEnd"/>
            <w:r>
              <w:rPr>
                <w:rStyle w:val="HTMLCode"/>
              </w:rPr>
              <w:t>/select</w:t>
            </w:r>
            <w:r>
              <w:rPr>
                <w:rFonts w:eastAsia="Times New Roman"/>
              </w:rPr>
              <w:t xml:space="preserve"> had a global </w:t>
            </w:r>
            <w:r>
              <w:rPr>
                <w:rStyle w:val="HTMLCode"/>
              </w:rPr>
              <w:t>max-width: 560px</w:t>
            </w:r>
            <w:r>
              <w:rPr>
                <w:rFonts w:eastAsia="Times New Roman"/>
              </w:rPr>
              <w:t xml:space="preserve"> constraining fields to a narrow column on mobile. Width utilities (</w:t>
            </w:r>
            <w:r>
              <w:rPr>
                <w:rStyle w:val="HTMLCode"/>
              </w:rPr>
              <w:t>.w-form</w:t>
            </w:r>
            <w:r>
              <w:rPr>
                <w:rFonts w:eastAsia="Times New Roman"/>
              </w:rPr>
              <w:t xml:space="preserve">, </w:t>
            </w:r>
            <w:r>
              <w:rPr>
                <w:rStyle w:val="HTMLCode"/>
              </w:rPr>
              <w:t>.w-narrow</w:t>
            </w:r>
            <w:r>
              <w:rPr>
                <w:rFonts w:eastAsia="Times New Roman"/>
              </w:rPr>
              <w:t xml:space="preserve">, </w:t>
            </w:r>
            <w:r>
              <w:rPr>
                <w:rStyle w:val="HTMLCode"/>
              </w:rPr>
              <w:t>.w-mid</w:t>
            </w:r>
            <w:r>
              <w:rPr>
                <w:rFonts w:eastAsia="Times New Roman"/>
              </w:rPr>
              <w:t xml:space="preserve">) applied </w:t>
            </w:r>
            <w:r>
              <w:rPr>
                <w:rStyle w:val="HTMLCode"/>
              </w:rPr>
              <w:t>max-width</w:t>
            </w:r>
            <w:r>
              <w:rPr>
                <w:rFonts w:eastAsia="Times New Roman"/>
              </w:rPr>
              <w:t xml:space="preserve"> at all breakpoints including mobile.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C48BB8" w14:textId="77777777" w:rsidR="00421C69" w:rsidRDefault="00421C69">
            <w:pPr>
              <w:spacing w:before="150" w:after="150"/>
              <w:rPr>
                <w:rFonts w:eastAsia="Times New Roman"/>
              </w:rPr>
            </w:pPr>
            <w:r>
              <w:rPr>
                <w:rFonts w:eastAsia="Times New Roman"/>
              </w:rPr>
              <w:lastRenderedPageBreak/>
              <w:t xml:space="preserve">Introduced </w:t>
            </w:r>
            <w:r>
              <w:rPr>
                <w:rStyle w:val="HTMLCode"/>
              </w:rPr>
              <w:t>--main-offset</w:t>
            </w:r>
            <w:r>
              <w:rPr>
                <w:rFonts w:eastAsia="Times New Roman"/>
              </w:rPr>
              <w:t xml:space="preserve"> CSS variable (67px mobile / 90px desktop) and </w:t>
            </w:r>
            <w:r>
              <w:rPr>
                <w:rStyle w:val="HTMLCode"/>
              </w:rPr>
              <w:t>--badge-bar-h: 36px</w:t>
            </w:r>
            <w:r>
              <w:rPr>
                <w:rFonts w:eastAsia="Times New Roman"/>
              </w:rPr>
              <w:t xml:space="preserve"> in </w:t>
            </w:r>
            <w:r>
              <w:rPr>
                <w:rStyle w:val="HTMLCode"/>
              </w:rPr>
              <w:t>:root</w:t>
            </w:r>
            <w:r>
              <w:rPr>
                <w:rFonts w:eastAsia="Times New Roman"/>
              </w:rPr>
              <w:t xml:space="preserve">. All clearance and sticky-top values now </w:t>
            </w:r>
            <w:r>
              <w:rPr>
                <w:rFonts w:eastAsia="Times New Roman"/>
              </w:rPr>
              <w:lastRenderedPageBreak/>
              <w:t xml:space="preserve">reference the variable — one change propagates everywhere. Fixed clearances: mobile 67px (+12px over 55px header), desktop 90px (+13px over 77px header), home desktop </w:t>
            </w:r>
            <w:proofErr w:type="spellStart"/>
            <w:r>
              <w:rPr>
                <w:rStyle w:val="HTMLCode"/>
              </w:rPr>
              <w:t>calc</w:t>
            </w:r>
            <w:proofErr w:type="spellEnd"/>
            <w:r>
              <w:rPr>
                <w:rStyle w:val="HTMLCode"/>
              </w:rPr>
              <w:t>(</w:t>
            </w:r>
            <w:proofErr w:type="spellStart"/>
            <w:r>
              <w:rPr>
                <w:rStyle w:val="HTMLCode"/>
              </w:rPr>
              <w:t>var</w:t>
            </w:r>
            <w:proofErr w:type="spellEnd"/>
            <w:r>
              <w:rPr>
                <w:rStyle w:val="HTMLCode"/>
              </w:rPr>
              <w:t xml:space="preserve">(--main-offset) + </w:t>
            </w:r>
            <w:proofErr w:type="spellStart"/>
            <w:r>
              <w:rPr>
                <w:rStyle w:val="HTMLCode"/>
              </w:rPr>
              <w:t>var</w:t>
            </w:r>
            <w:proofErr w:type="spellEnd"/>
            <w:r>
              <w:rPr>
                <w:rStyle w:val="HTMLCode"/>
              </w:rPr>
              <w:t>(--badge-bar-h))</w:t>
            </w:r>
            <w:r>
              <w:rPr>
                <w:rFonts w:eastAsia="Times New Roman"/>
              </w:rPr>
              <w:t xml:space="preserve"> = 126px. Create-page </w:t>
            </w:r>
            <w:r>
              <w:rPr>
                <w:rStyle w:val="HTMLCode"/>
              </w:rPr>
              <w:t xml:space="preserve">.tabs { top: </w:t>
            </w:r>
            <w:proofErr w:type="spellStart"/>
            <w:r>
              <w:rPr>
                <w:rStyle w:val="HTMLCode"/>
              </w:rPr>
              <w:t>var</w:t>
            </w:r>
            <w:proofErr w:type="spellEnd"/>
            <w:r>
              <w:rPr>
                <w:rStyle w:val="HTMLCode"/>
              </w:rPr>
              <w:t>(--main-offset) }</w:t>
            </w:r>
            <w:r>
              <w:rPr>
                <w:rFonts w:eastAsia="Times New Roman"/>
              </w:rPr>
              <w:t xml:space="preserve"> — no separate mobile override needed. Moved </w:t>
            </w:r>
            <w:r>
              <w:rPr>
                <w:rStyle w:val="HTMLCode"/>
              </w:rPr>
              <w:t>input/</w:t>
            </w:r>
            <w:proofErr w:type="spellStart"/>
            <w:r>
              <w:rPr>
                <w:rStyle w:val="HTMLCode"/>
              </w:rPr>
              <w:t>textarea</w:t>
            </w:r>
            <w:proofErr w:type="spellEnd"/>
            <w:r>
              <w:rPr>
                <w:rStyle w:val="HTMLCode"/>
              </w:rPr>
              <w:t>/select max-width: 560px</w:t>
            </w:r>
            <w:r>
              <w:rPr>
                <w:rFonts w:eastAsia="Times New Roman"/>
              </w:rPr>
              <w:t xml:space="preserve"> and </w:t>
            </w:r>
            <w:r>
              <w:rPr>
                <w:rStyle w:val="HTMLCode"/>
              </w:rPr>
              <w:t>.w-form/.w-narrow/.w-mid</w:t>
            </w:r>
            <w:r>
              <w:rPr>
                <w:rFonts w:eastAsia="Times New Roman"/>
              </w:rPr>
              <w:t xml:space="preserve"> </w:t>
            </w:r>
            <w:r>
              <w:rPr>
                <w:rStyle w:val="HTMLCode"/>
              </w:rPr>
              <w:t>max-width</w:t>
            </w:r>
            <w:r>
              <w:rPr>
                <w:rFonts w:eastAsia="Times New Roman"/>
              </w:rPr>
              <w:t xml:space="preserve"> behind </w:t>
            </w:r>
            <w:r>
              <w:rPr>
                <w:rStyle w:val="HTMLCode"/>
              </w:rPr>
              <w:t>@media (min-width: 600px)</w:t>
            </w:r>
            <w:r>
              <w:rPr>
                <w:rFonts w:eastAsia="Times New Roman"/>
              </w:rPr>
              <w:t xml:space="preserve"> so mobile is always full-width/stackable. Deployed CSS v32.</w:t>
            </w:r>
          </w:p>
        </w:tc>
      </w:tr>
      <w:tr w:rsidR="00421C69" w14:paraId="47A191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172091" w14:textId="77777777" w:rsidR="00421C69" w:rsidRDefault="00421C69">
            <w:pPr>
              <w:spacing w:before="150" w:after="150"/>
              <w:rPr>
                <w:rFonts w:eastAsia="Times New Roman"/>
              </w:rPr>
            </w:pPr>
            <w:r>
              <w:rPr>
                <w:rFonts w:eastAsia="Times New Roman"/>
              </w:rPr>
              <w:lastRenderedPageBreak/>
              <w:t>Jun 30, 20</w:t>
            </w:r>
            <w:r>
              <w:rPr>
                <w:rFonts w:eastAsia="Times New Roman"/>
              </w:rPr>
              <w:lastRenderedPageBreak/>
              <w:t>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491232" w14:textId="77777777" w:rsidR="00421C69" w:rsidRDefault="00421C69">
            <w:pPr>
              <w:spacing w:before="150" w:after="150"/>
              <w:rPr>
                <w:rFonts w:eastAsia="Times New Roman"/>
              </w:rPr>
            </w:pPr>
            <w:r>
              <w:rPr>
                <w:rStyle w:val="HTMLCode"/>
              </w:rPr>
              <w:lastRenderedPageBreak/>
              <w:t>global-</w:t>
            </w:r>
            <w:proofErr w:type="spellStart"/>
            <w:r>
              <w:rPr>
                <w:rStyle w:val="HTMLCode"/>
              </w:rPr>
              <w:t>style.css</w:t>
            </w:r>
            <w:proofErr w:type="spellEnd"/>
            <w:r>
              <w:rPr>
                <w:rFonts w:eastAsia="Times New Roman"/>
              </w:rPr>
              <w:t xml:space="preserve">, </w:t>
            </w:r>
            <w:proofErr w:type="spellStart"/>
            <w:r>
              <w:rPr>
                <w:rStyle w:val="HTMLCode"/>
              </w:rPr>
              <w:t>BlastyBiz</w:t>
            </w:r>
            <w:proofErr w:type="spellEnd"/>
            <w:r>
              <w:rPr>
                <w:rStyle w:val="HTMLCode"/>
              </w:rPr>
              <w:t>-About/Contact/Privacy/Terms.html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4BF8DB" w14:textId="77777777" w:rsidR="00421C69" w:rsidRDefault="00421C69">
            <w:pPr>
              <w:spacing w:before="150" w:after="150"/>
              <w:rPr>
                <w:rFonts w:eastAsia="Times New Roman"/>
              </w:rPr>
            </w:pPr>
            <w:r>
              <w:rPr>
                <w:rStyle w:val="Strong"/>
                <w:rFonts w:eastAsia="Times New Roman"/>
              </w:rPr>
              <w:t xml:space="preserve">Breadcrumb too large and </w:t>
            </w:r>
            <w:proofErr w:type="spellStart"/>
            <w:r>
              <w:rPr>
                <w:rStyle w:val="Strong"/>
                <w:rFonts w:eastAsia="Times New Roman"/>
              </w:rPr>
              <w:t>unstyled</w:t>
            </w:r>
            <w:proofErr w:type="spellEnd"/>
            <w:r>
              <w:rPr>
                <w:rStyle w:val="Strong"/>
                <w:rFonts w:eastAsia="Times New Roman"/>
              </w:rPr>
              <w:t>:</w:t>
            </w:r>
            <w:r>
              <w:rPr>
                <w:rFonts w:eastAsia="Times New Roman"/>
              </w:rPr>
              <w:t xml:space="preserve"> Breadcrumb was 12px, same muted gray for all items — current page indistinguishable from links.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96D621" w14:textId="77777777" w:rsidR="00421C69" w:rsidRDefault="00421C69">
            <w:pPr>
              <w:spacing w:before="150" w:after="150"/>
              <w:rPr>
                <w:rFonts w:eastAsia="Times New Roman"/>
              </w:rPr>
            </w:pPr>
            <w:r>
              <w:rPr>
                <w:rFonts w:eastAsia="Times New Roman"/>
              </w:rPr>
              <w:t xml:space="preserve">Reduced to 11px with </w:t>
            </w:r>
            <w:r>
              <w:rPr>
                <w:rStyle w:val="HTMLCode"/>
              </w:rPr>
              <w:t>letter-spacing: 0.02em</w:t>
            </w:r>
            <w:r>
              <w:rPr>
                <w:rFonts w:eastAsia="Times New Roman"/>
              </w:rPr>
              <w:t xml:space="preserve">. Added </w:t>
            </w:r>
            <w:r>
              <w:rPr>
                <w:rStyle w:val="HTMLCode"/>
              </w:rPr>
              <w:t>.</w:t>
            </w:r>
            <w:proofErr w:type="spellStart"/>
            <w:r>
              <w:rPr>
                <w:rStyle w:val="HTMLCode"/>
              </w:rPr>
              <w:t>bc-sep</w:t>
            </w:r>
            <w:proofErr w:type="spellEnd"/>
            <w:r>
              <w:rPr>
                <w:rFonts w:eastAsia="Times New Roman"/>
              </w:rPr>
              <w:t xml:space="preserve"> class (opacity 0.35) to the separator and </w:t>
            </w:r>
            <w:r>
              <w:rPr>
                <w:rStyle w:val="HTMLCode"/>
              </w:rPr>
              <w:t>.</w:t>
            </w:r>
            <w:proofErr w:type="spellStart"/>
            <w:r>
              <w:rPr>
                <w:rStyle w:val="HTMLCode"/>
              </w:rPr>
              <w:t>bc</w:t>
            </w:r>
            <w:proofErr w:type="spellEnd"/>
            <w:r>
              <w:rPr>
                <w:rStyle w:val="HTMLCode"/>
              </w:rPr>
              <w:t>-current</w:t>
            </w:r>
            <w:r>
              <w:rPr>
                <w:rFonts w:eastAsia="Times New Roman"/>
              </w:rPr>
              <w:t xml:space="preserve"> class (color: </w:t>
            </w:r>
            <w:proofErr w:type="spellStart"/>
            <w:r>
              <w:rPr>
                <w:rStyle w:val="HTMLCode"/>
              </w:rPr>
              <w:t>var</w:t>
            </w:r>
            <w:proofErr w:type="spellEnd"/>
            <w:r>
              <w:rPr>
                <w:rStyle w:val="HTMLCode"/>
              </w:rPr>
              <w:t>(--blue)</w:t>
            </w:r>
            <w:r>
              <w:rPr>
                <w:rFonts w:eastAsia="Times New Roman"/>
              </w:rPr>
              <w:t xml:space="preserve"> = #54a8ff, </w:t>
            </w:r>
            <w:r>
              <w:rPr>
                <w:rFonts w:eastAsia="Times New Roman"/>
              </w:rPr>
              <w:lastRenderedPageBreak/>
              <w:t xml:space="preserve">font-weight 500) to the active page item in all 4 HTML files. </w:t>
            </w:r>
            <w:r>
              <w:rPr>
                <w:rStyle w:val="HTMLCode"/>
              </w:rPr>
              <w:t>--blue</w:t>
            </w:r>
            <w:r>
              <w:rPr>
                <w:rFonts w:eastAsia="Times New Roman"/>
              </w:rPr>
              <w:t xml:space="preserve"> already existed as a site-wide CSS variable and utility class (</w:t>
            </w:r>
            <w:r>
              <w:rPr>
                <w:rStyle w:val="HTMLCode"/>
              </w:rPr>
              <w:t>.text-blue</w:t>
            </w:r>
            <w:r>
              <w:rPr>
                <w:rFonts w:eastAsia="Times New Roman"/>
              </w:rPr>
              <w:t xml:space="preserve">, </w:t>
            </w:r>
            <w:r>
              <w:rPr>
                <w:rStyle w:val="HTMLCode"/>
              </w:rPr>
              <w:t>.blue</w:t>
            </w:r>
            <w:r>
              <w:rPr>
                <w:rFonts w:eastAsia="Times New Roman"/>
              </w:rPr>
              <w:t xml:space="preserve">, </w:t>
            </w:r>
            <w:r>
              <w:rPr>
                <w:rStyle w:val="HTMLCode"/>
              </w:rPr>
              <w:t>.link-blue</w:t>
            </w:r>
            <w:r>
              <w:rPr>
                <w:rFonts w:eastAsia="Times New Roman"/>
              </w:rPr>
              <w:t>) so it's now the complementary accent color reusable anywhere. Deployed CSS v30–v32.</w:t>
            </w:r>
          </w:p>
        </w:tc>
      </w:tr>
      <w:tr w:rsidR="00421C69" w14:paraId="6190A3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53AEA1" w14:textId="77777777" w:rsidR="00421C69" w:rsidRDefault="00421C69">
            <w:pPr>
              <w:spacing w:before="150" w:after="150"/>
              <w:rPr>
                <w:rFonts w:eastAsia="Times New Roman"/>
              </w:rPr>
            </w:pPr>
            <w:r>
              <w:rPr>
                <w:rFonts w:eastAsia="Times New Roman"/>
              </w:rPr>
              <w:lastRenderedPageBreak/>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5F0F48"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-Admin-Operate.html</w:t>
            </w:r>
            <w:r>
              <w:rPr>
                <w:rFonts w:eastAsia="Times New Roman"/>
              </w:rPr>
              <w:t xml:space="preserve">, </w:t>
            </w:r>
            <w:r>
              <w:rPr>
                <w:rStyle w:val="HTMLCode"/>
              </w:rPr>
              <w:t>functions/</w:t>
            </w:r>
            <w:proofErr w:type="spellStart"/>
            <w:r>
              <w:rPr>
                <w:rStyle w:val="HTMLCode"/>
              </w:rPr>
              <w:t>index.js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DA3138" w14:textId="77777777" w:rsidR="00421C69" w:rsidRDefault="00421C69">
            <w:pPr>
              <w:spacing w:before="150" w:after="150"/>
              <w:rPr>
                <w:rFonts w:eastAsia="Times New Roman"/>
              </w:rPr>
            </w:pPr>
            <w:r>
              <w:rPr>
                <w:rStyle w:val="Strong"/>
                <w:rFonts w:eastAsia="Times New Roman"/>
              </w:rPr>
              <w:t>Facebook &amp; Instagram OAuth setup section still showing after all steps completed.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9F190C" w14:textId="77777777" w:rsidR="00421C69" w:rsidRDefault="00421C69">
            <w:pPr>
              <w:spacing w:before="150" w:after="150"/>
              <w:rPr>
                <w:rFonts w:eastAsia="Times New Roman"/>
              </w:rPr>
            </w:pPr>
            <w:r>
              <w:rPr>
                <w:rFonts w:eastAsia="Times New Roman"/>
              </w:rPr>
              <w:t>Created Meta Developer App (</w:t>
            </w:r>
            <w:proofErr w:type="spellStart"/>
            <w:r>
              <w:rPr>
                <w:rFonts w:eastAsia="Times New Roman"/>
              </w:rPr>
              <w:t>BlastyBiz</w:t>
            </w:r>
            <w:proofErr w:type="spellEnd"/>
            <w:r>
              <w:rPr>
                <w:rFonts w:eastAsia="Times New Roman"/>
              </w:rPr>
              <w:t xml:space="preserve">, App ID 2638514243217447) with use cases: Manage everything on your Page + Manage messaging &amp; content on Instagram. Saved FACEBOOK_APP_ID and FACEBOOK_APP_SECRET to Firebase Secret Manager via Operate page. Registered </w:t>
            </w:r>
            <w:proofErr w:type="spellStart"/>
            <w:r>
              <w:rPr>
                <w:rStyle w:val="HTMLCode"/>
              </w:rPr>
              <w:t>facebookOAuthCallback</w:t>
            </w:r>
            <w:proofErr w:type="spellEnd"/>
            <w:r>
              <w:rPr>
                <w:rFonts w:eastAsia="Times New Roman"/>
              </w:rPr>
              <w:t xml:space="preserve"> redirect URI in Facebook Login for Business settings. Redeployed </w:t>
            </w:r>
            <w:proofErr w:type="spellStart"/>
            <w:r>
              <w:rPr>
                <w:rStyle w:val="HTMLCode"/>
              </w:rPr>
              <w:t>initiateFacebookOAut</w:t>
            </w:r>
            <w:r>
              <w:rPr>
                <w:rStyle w:val="HTMLCode"/>
              </w:rPr>
              <w:lastRenderedPageBreak/>
              <w:t>h</w:t>
            </w:r>
            <w:proofErr w:type="spellEnd"/>
            <w:r>
              <w:rPr>
                <w:rFonts w:eastAsia="Times New Roman"/>
              </w:rPr>
              <w:t xml:space="preserve"> and </w:t>
            </w:r>
            <w:proofErr w:type="spellStart"/>
            <w:r>
              <w:rPr>
                <w:rStyle w:val="HTMLCode"/>
              </w:rPr>
              <w:t>facebookOAuthCallback</w:t>
            </w:r>
            <w:proofErr w:type="spellEnd"/>
            <w:r>
              <w:rPr>
                <w:rFonts w:eastAsia="Times New Roman"/>
              </w:rPr>
              <w:t xml:space="preserve"> functions. Removed Facebook OAuth section from Operate page.</w:t>
            </w:r>
          </w:p>
        </w:tc>
      </w:tr>
      <w:tr w:rsidR="00421C69" w14:paraId="6CDB2C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E98D8E" w14:textId="77777777" w:rsidR="00421C69" w:rsidRDefault="00421C69">
            <w:pPr>
              <w:spacing w:before="150" w:after="150"/>
              <w:rPr>
                <w:rFonts w:eastAsia="Times New Roman"/>
              </w:rPr>
            </w:pPr>
            <w:r>
              <w:rPr>
                <w:rFonts w:eastAsia="Times New Roman"/>
              </w:rPr>
              <w:lastRenderedPageBreak/>
              <w:t>Jul 1,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E82109" w14:textId="77777777" w:rsidR="00421C69" w:rsidRDefault="00421C69">
            <w:pPr>
              <w:spacing w:before="150" w:after="150"/>
              <w:rPr>
                <w:rFonts w:eastAsia="Times New Roman"/>
              </w:rPr>
            </w:pPr>
            <w:r>
              <w:rPr>
                <w:rFonts w:eastAsia="Times New Roman"/>
              </w:rPr>
              <w:t>Google Cloud Console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47FC54" w14:textId="77777777" w:rsidR="00421C69" w:rsidRDefault="00421C69">
            <w:pPr>
              <w:spacing w:before="150" w:after="150"/>
              <w:rPr>
                <w:rFonts w:eastAsia="Times New Roman"/>
              </w:rPr>
            </w:pPr>
            <w:r>
              <w:rPr>
                <w:rStyle w:val="Strong"/>
                <w:rFonts w:eastAsia="Times New Roman"/>
              </w:rPr>
              <w:t xml:space="preserve">Google OAuth consent screen missing </w:t>
            </w:r>
            <w:proofErr w:type="spellStart"/>
            <w:r>
              <w:rPr>
                <w:rStyle w:val="Strong"/>
                <w:rFonts w:eastAsia="Times New Roman"/>
              </w:rPr>
              <w:t>business.manage</w:t>
            </w:r>
            <w:proofErr w:type="spellEnd"/>
            <w:r>
              <w:rPr>
                <w:rStyle w:val="Strong"/>
                <w:rFonts w:eastAsia="Times New Roman"/>
              </w:rPr>
              <w:t xml:space="preserve"> scope and logo.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A82D35" w14:textId="77777777" w:rsidR="00421C69" w:rsidRDefault="00421C69">
            <w:pPr>
              <w:spacing w:before="150" w:after="150"/>
              <w:rPr>
                <w:rFonts w:eastAsia="Times New Roman"/>
              </w:rPr>
            </w:pPr>
            <w:r>
              <w:rPr>
                <w:rFonts w:eastAsia="Times New Roman"/>
              </w:rPr>
              <w:t xml:space="preserve">Added </w:t>
            </w:r>
            <w:r>
              <w:rPr>
                <w:rStyle w:val="HTMLCode"/>
              </w:rPr>
              <w:t>https://www.googleapis.com/auth/business.manage</w:t>
            </w:r>
            <w:r>
              <w:rPr>
                <w:rFonts w:eastAsia="Times New Roman"/>
              </w:rPr>
              <w:t xml:space="preserve"> via Data Access → Manually add scopes. Resized </w:t>
            </w:r>
            <w:proofErr w:type="spellStart"/>
            <w:r>
              <w:rPr>
                <w:rFonts w:eastAsia="Times New Roman"/>
              </w:rPr>
              <w:t>BlastyBiz</w:t>
            </w:r>
            <w:proofErr w:type="spellEnd"/>
            <w:r>
              <w:rPr>
                <w:rFonts w:eastAsia="Times New Roman"/>
              </w:rPr>
              <w:t xml:space="preserve"> logo to 120×120px and uploaded to Branding. App confirmed In production, External users, 100-user cap. Verification not formally required for non-sensitive scope.</w:t>
            </w:r>
          </w:p>
        </w:tc>
      </w:tr>
      <w:tr w:rsidR="00421C69" w14:paraId="5FCB44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466FE8" w14:textId="77777777" w:rsidR="00421C69" w:rsidRDefault="00421C69">
            <w:pPr>
              <w:spacing w:before="150" w:after="150"/>
              <w:rPr>
                <w:rFonts w:eastAsia="Times New Roman"/>
              </w:rPr>
            </w:pPr>
            <w:r>
              <w:rPr>
                <w:rFonts w:eastAsia="Times New Roman"/>
              </w:rPr>
              <w:t>Jul 1,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3FEF79"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-Admin-Operate.html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D2C6C7" w14:textId="77777777" w:rsidR="00421C69" w:rsidRDefault="00421C69">
            <w:pPr>
              <w:spacing w:before="150" w:after="150"/>
              <w:rPr>
                <w:rFonts w:eastAsia="Times New Roman"/>
              </w:rPr>
            </w:pPr>
            <w:r>
              <w:rPr>
                <w:rStyle w:val="Strong"/>
                <w:rFonts w:eastAsia="Times New Roman"/>
              </w:rPr>
              <w:t>Logo task missing from Operate page</w:t>
            </w:r>
            <w:r>
              <w:rPr>
                <w:rFonts w:eastAsia="Times New Roman"/>
              </w:rPr>
              <w:t xml:space="preserve"> — 120×120px logo needed for Google OAuth consent screen before verification can be submitted.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20A79E" w14:textId="77777777" w:rsidR="00421C69" w:rsidRDefault="00421C69">
            <w:pPr>
              <w:spacing w:before="150" w:after="150"/>
              <w:rPr>
                <w:rFonts w:eastAsia="Times New Roman"/>
              </w:rPr>
            </w:pPr>
            <w:r>
              <w:rPr>
                <w:rFonts w:eastAsia="Times New Roman"/>
              </w:rPr>
              <w:t>Added logo card to Google OAuth Verification section with upload instructions.</w:t>
            </w:r>
          </w:p>
        </w:tc>
      </w:tr>
      <w:tr w:rsidR="00421C69" w14:paraId="0AE514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1BFFC3" w14:textId="77777777" w:rsidR="00421C69" w:rsidRDefault="00421C69">
            <w:pPr>
              <w:spacing w:before="150" w:after="150"/>
              <w:rPr>
                <w:rFonts w:eastAsia="Times New Roman"/>
              </w:rPr>
            </w:pPr>
            <w:r>
              <w:rPr>
                <w:rFonts w:eastAsia="Times New Roman"/>
              </w:rPr>
              <w:lastRenderedPageBreak/>
              <w:t>Jul 1,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2F9CA8" w14:textId="77777777" w:rsidR="00421C69" w:rsidRDefault="00421C69">
            <w:pPr>
              <w:spacing w:before="150" w:after="150"/>
              <w:rPr>
                <w:rFonts w:eastAsia="Times New Roman"/>
              </w:rPr>
            </w:pPr>
            <w:r>
              <w:rPr>
                <w:rStyle w:val="HTMLCode"/>
              </w:rPr>
              <w:t>BlastyBiz-Onboarding.html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999113" w14:textId="77777777" w:rsidR="00421C69" w:rsidRDefault="00421C69">
            <w:pPr>
              <w:spacing w:before="150" w:after="150"/>
              <w:rPr>
                <w:rFonts w:eastAsia="Times New Roman"/>
              </w:rPr>
            </w:pPr>
            <w:proofErr w:type="spellStart"/>
            <w:r>
              <w:rPr>
                <w:rStyle w:val="Strong"/>
                <w:rFonts w:eastAsia="Times New Roman"/>
              </w:rPr>
              <w:t>Angi</w:t>
            </w:r>
            <w:proofErr w:type="spellEnd"/>
            <w:r>
              <w:rPr>
                <w:rStyle w:val="Strong"/>
                <w:rFonts w:eastAsia="Times New Roman"/>
              </w:rPr>
              <w:t xml:space="preserve"> shown for online-only businesses</w:t>
            </w:r>
            <w:r>
              <w:rPr>
                <w:rFonts w:eastAsia="Times New Roman"/>
              </w:rPr>
              <w:t xml:space="preserve"> — </w:t>
            </w:r>
            <w:proofErr w:type="spellStart"/>
            <w:r>
              <w:rPr>
                <w:rFonts w:eastAsia="Times New Roman"/>
              </w:rPr>
              <w:t>Angi</w:t>
            </w:r>
            <w:proofErr w:type="spellEnd"/>
            <w:r>
              <w:rPr>
                <w:rFonts w:eastAsia="Times New Roman"/>
              </w:rPr>
              <w:t xml:space="preserve"> requires a physical location but was not filtered out for online-only accounts.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5F8103" w14:textId="77777777" w:rsidR="00421C69" w:rsidRDefault="00421C69">
            <w:pPr>
              <w:spacing w:before="150" w:after="150"/>
              <w:rPr>
                <w:rFonts w:eastAsia="Times New Roman"/>
              </w:rPr>
            </w:pPr>
            <w:r>
              <w:rPr>
                <w:rFonts w:eastAsia="Times New Roman"/>
              </w:rPr>
              <w:t xml:space="preserve">Added </w:t>
            </w:r>
            <w:r>
              <w:rPr>
                <w:rStyle w:val="HTMLCode"/>
              </w:rPr>
              <w:t>'</w:t>
            </w:r>
            <w:proofErr w:type="spellStart"/>
            <w:r>
              <w:rPr>
                <w:rStyle w:val="HTMLCode"/>
              </w:rPr>
              <w:t>angi</w:t>
            </w:r>
            <w:proofErr w:type="spellEnd"/>
            <w:r>
              <w:rPr>
                <w:rStyle w:val="HTMLCode"/>
              </w:rPr>
              <w:t>'</w:t>
            </w:r>
            <w:r>
              <w:rPr>
                <w:rFonts w:eastAsia="Times New Roman"/>
              </w:rPr>
              <w:t xml:space="preserve"> to </w:t>
            </w:r>
            <w:proofErr w:type="spellStart"/>
            <w:r>
              <w:rPr>
                <w:rStyle w:val="HTMLCode"/>
              </w:rPr>
              <w:t>skipForOnline</w:t>
            </w:r>
            <w:proofErr w:type="spellEnd"/>
            <w:r>
              <w:rPr>
                <w:rFonts w:eastAsia="Times New Roman"/>
              </w:rPr>
              <w:t xml:space="preserve"> array alongside </w:t>
            </w:r>
            <w:r>
              <w:rPr>
                <w:rStyle w:val="HTMLCode"/>
              </w:rPr>
              <w:t>'</w:t>
            </w:r>
            <w:proofErr w:type="spellStart"/>
            <w:r>
              <w:rPr>
                <w:rStyle w:val="HTMLCode"/>
              </w:rPr>
              <w:t>applemaps</w:t>
            </w:r>
            <w:proofErr w:type="spellEnd"/>
            <w:r>
              <w:rPr>
                <w:rStyle w:val="HTMLCode"/>
              </w:rPr>
              <w:t>'</w:t>
            </w:r>
            <w:r>
              <w:rPr>
                <w:rFonts w:eastAsia="Times New Roman"/>
              </w:rPr>
              <w:t xml:space="preserve">. Added inline note shown when Online Only is selected: "10 of 12 platforms — Apple Maps and </w:t>
            </w:r>
            <w:proofErr w:type="spellStart"/>
            <w:r>
              <w:rPr>
                <w:rFonts w:eastAsia="Times New Roman"/>
              </w:rPr>
              <w:t>Angi</w:t>
            </w:r>
            <w:proofErr w:type="spellEnd"/>
            <w:r>
              <w:rPr>
                <w:rFonts w:eastAsia="Times New Roman"/>
              </w:rPr>
              <w:t xml:space="preserve"> require a physical location."</w:t>
            </w:r>
          </w:p>
        </w:tc>
      </w:tr>
      <w:tr w:rsidR="00421C69" w14:paraId="70A106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47A683" w14:textId="77777777" w:rsidR="00421C69" w:rsidRDefault="00421C69">
            <w:pPr>
              <w:spacing w:before="150" w:after="150"/>
              <w:rPr>
                <w:rFonts w:eastAsia="Times New Roman"/>
              </w:rPr>
            </w:pPr>
            <w:r>
              <w:rPr>
                <w:rFonts w:eastAsia="Times New Roman"/>
              </w:rPr>
              <w:t>Jul 1,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CBA458" w14:textId="77777777" w:rsidR="00421C69" w:rsidRDefault="00421C69">
            <w:pPr>
              <w:spacing w:before="150" w:after="150"/>
              <w:rPr>
                <w:rFonts w:eastAsia="Times New Roman"/>
              </w:rPr>
            </w:pPr>
            <w:r>
              <w:rPr>
                <w:rStyle w:val="HTMLCode"/>
              </w:rPr>
              <w:t>BlastyBiz-BizContext.html</w:t>
            </w:r>
            <w:r>
              <w:rPr>
                <w:rFonts w:eastAsia="Times New Roman"/>
              </w:rPr>
              <w:t xml:space="preserve">, </w:t>
            </w:r>
            <w:r>
              <w:rPr>
                <w:rStyle w:val="HTMLCode"/>
              </w:rPr>
              <w:t>BlastyBiz.html</w:t>
            </w:r>
            <w:r>
              <w:rPr>
                <w:rFonts w:eastAsia="Times New Roman"/>
              </w:rPr>
              <w:t xml:space="preserve">, </w:t>
            </w:r>
            <w:proofErr w:type="spellStart"/>
            <w:r>
              <w:rPr>
                <w:rStyle w:val="HTMLCode"/>
              </w:rPr>
              <w:t>BlastyBiz</w:t>
            </w:r>
            <w:proofErr w:type="spellEnd"/>
            <w:r>
              <w:rPr>
                <w:rStyle w:val="HTMLCode"/>
              </w:rPr>
              <w:t>-Listing-Preview.html</w:t>
            </w:r>
            <w:r>
              <w:rPr>
                <w:rFonts w:eastAsia="Times New Roman"/>
              </w:rPr>
              <w:t xml:space="preserve">, </w:t>
            </w:r>
            <w:r>
              <w:rPr>
                <w:rStyle w:val="HTMLCode"/>
              </w:rPr>
              <w:t>functions/</w:t>
            </w:r>
            <w:proofErr w:type="spellStart"/>
            <w:r>
              <w:rPr>
                <w:rStyle w:val="HTMLCode"/>
              </w:rPr>
              <w:t>index.js</w:t>
            </w:r>
            <w:proofErr w:type="spellEnd"/>
            <w:r>
              <w:rPr>
                <w:rFonts w:eastAsia="Times New Roman"/>
              </w:rPr>
              <w:t xml:space="preserve">, </w:t>
            </w:r>
            <w:proofErr w:type="spellStart"/>
            <w:r>
              <w:rPr>
                <w:rStyle w:val="HTMLCode"/>
              </w:rPr>
              <w:t>firestore.rules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6C72A7" w14:textId="77777777" w:rsidR="00421C69" w:rsidRDefault="00421C69">
            <w:pPr>
              <w:spacing w:before="150" w:after="150"/>
              <w:rPr>
                <w:rFonts w:eastAsia="Times New Roman"/>
              </w:rPr>
            </w:pPr>
            <w:r>
              <w:rPr>
                <w:rStyle w:val="Strong"/>
                <w:rFonts w:eastAsia="Times New Roman"/>
              </w:rPr>
              <w:t>New feature: Business Library document upload (Pro/Agency).</w:t>
            </w:r>
            <w:r>
              <w:rPr>
                <w:rFonts w:eastAsia="Times New Roman"/>
              </w:rPr>
              <w:t xml:space="preserve"> Pro and Agency users can now upload .txt and .pdf files to a Business Library on the </w:t>
            </w:r>
            <w:proofErr w:type="spellStart"/>
            <w:r>
              <w:rPr>
                <w:rFonts w:eastAsia="Times New Roman"/>
              </w:rPr>
              <w:t>BizContext</w:t>
            </w:r>
            <w:proofErr w:type="spellEnd"/>
            <w:r>
              <w:rPr>
                <w:rFonts w:eastAsia="Times New Roman"/>
              </w:rPr>
              <w:t xml:space="preserve"> page. Text is extracted client-side (</w:t>
            </w:r>
            <w:proofErr w:type="spellStart"/>
            <w:r>
              <w:rPr>
                <w:rFonts w:eastAsia="Times New Roman"/>
              </w:rPr>
              <w:t>FileReader</w:t>
            </w:r>
            <w:proofErr w:type="spellEnd"/>
            <w:r>
              <w:rPr>
                <w:rFonts w:eastAsia="Times New Roman"/>
              </w:rPr>
              <w:t xml:space="preserve"> for .txt, </w:t>
            </w:r>
            <w:proofErr w:type="spellStart"/>
            <w:r>
              <w:rPr>
                <w:rFonts w:eastAsia="Times New Roman"/>
              </w:rPr>
              <w:t>PDF.js</w:t>
            </w:r>
            <w:proofErr w:type="spellEnd"/>
            <w:r>
              <w:rPr>
                <w:rFonts w:eastAsia="Times New Roman"/>
              </w:rPr>
              <w:t xml:space="preserve"> CDN for .pdf) and stored in </w:t>
            </w:r>
            <w:proofErr w:type="spellStart"/>
            <w:r>
              <w:rPr>
                <w:rFonts w:eastAsia="Times New Roman"/>
              </w:rPr>
              <w:t>Firestore</w:t>
            </w:r>
            <w:proofErr w:type="spellEnd"/>
            <w:r>
              <w:rPr>
                <w:rFonts w:eastAsia="Times New Roman"/>
              </w:rPr>
              <w:t xml:space="preserve"> </w:t>
            </w:r>
            <w:r>
              <w:rPr>
                <w:rStyle w:val="HTMLCode"/>
              </w:rPr>
              <w:t>businesses/{</w:t>
            </w:r>
            <w:proofErr w:type="spellStart"/>
            <w:r>
              <w:rPr>
                <w:rStyle w:val="HTMLCode"/>
              </w:rPr>
              <w:t>bizId</w:t>
            </w:r>
            <w:proofErr w:type="spellEnd"/>
            <w:r>
              <w:rPr>
                <w:rStyle w:val="HTMLCode"/>
              </w:rPr>
              <w:t>}/documents</w:t>
            </w:r>
            <w:r>
              <w:rPr>
                <w:rFonts w:eastAsia="Times New Roman"/>
              </w:rPr>
              <w:t xml:space="preserve"> </w:t>
            </w:r>
            <w:proofErr w:type="spellStart"/>
            <w:r>
              <w:rPr>
                <w:rFonts w:eastAsia="Times New Roman"/>
              </w:rPr>
              <w:t>subcollection</w:t>
            </w:r>
            <w:proofErr w:type="spellEnd"/>
            <w:r>
              <w:rPr>
                <w:rFonts w:eastAsia="Times New Roman"/>
              </w:rPr>
              <w:t xml:space="preserve">. Library docs are loaded when BlastyBiz.html </w:t>
            </w:r>
            <w:proofErr w:type="spellStart"/>
            <w:r>
              <w:rPr>
                <w:rFonts w:eastAsia="Times New Roman"/>
              </w:rPr>
              <w:t>initialises</w:t>
            </w:r>
            <w:proofErr w:type="spellEnd"/>
            <w:r>
              <w:rPr>
                <w:rFonts w:eastAsia="Times New Roman"/>
              </w:rPr>
              <w:t xml:space="preserve"> and passed as </w:t>
            </w:r>
            <w:proofErr w:type="spellStart"/>
            <w:r>
              <w:rPr>
                <w:rStyle w:val="HTMLCode"/>
              </w:rPr>
              <w:t>libraryDocs</w:t>
            </w:r>
            <w:proofErr w:type="spellEnd"/>
            <w:r>
              <w:rPr>
                <w:rFonts w:eastAsia="Times New Roman"/>
              </w:rPr>
              <w:t xml:space="preserve"> in every </w:t>
            </w:r>
            <w:proofErr w:type="spellStart"/>
            <w:r>
              <w:rPr>
                <w:rStyle w:val="HTMLCode"/>
              </w:rPr>
              <w:t>adaptListing</w:t>
            </w:r>
            <w:proofErr w:type="spellEnd"/>
            <w:r>
              <w:rPr>
                <w:rFonts w:eastAsia="Times New Roman"/>
              </w:rPr>
              <w:t xml:space="preserve"> call. The adapt Cloud Function builds a </w:t>
            </w:r>
            <w:r>
              <w:rPr>
                <w:rStyle w:val="HTMLCode"/>
                <w:rFonts w:ascii="Segoe UI Emoji" w:hAnsi="Segoe UI Emoji" w:cs="Segoe UI Emoji"/>
              </w:rPr>
              <w:t>📂</w:t>
            </w:r>
            <w:r>
              <w:rPr>
                <w:rStyle w:val="HTMLCode"/>
              </w:rPr>
              <w:t xml:space="preserve"> BUSINESS LIBRARY DOCUMENTS</w:t>
            </w:r>
            <w:r>
              <w:rPr>
                <w:rFonts w:eastAsia="Times New Roman"/>
              </w:rPr>
              <w:t xml:space="preserve"> prompt block so Claude reads real menus, service sheets, and sales pieces before writing copy. </w:t>
            </w:r>
            <w:proofErr w:type="spellStart"/>
            <w:r>
              <w:rPr>
                <w:rFonts w:eastAsia="Times New Roman"/>
              </w:rPr>
              <w:t>Firestore</w:t>
            </w:r>
            <w:proofErr w:type="spellEnd"/>
            <w:r>
              <w:rPr>
                <w:rFonts w:eastAsia="Times New Roman"/>
              </w:rPr>
              <w:t xml:space="preserve"> rules updated with </w:t>
            </w:r>
            <w:proofErr w:type="spellStart"/>
            <w:r>
              <w:rPr>
                <w:rFonts w:eastAsia="Times New Roman"/>
              </w:rPr>
              <w:t>subcollection</w:t>
            </w:r>
            <w:proofErr w:type="spellEnd"/>
            <w:r>
              <w:rPr>
                <w:rFonts w:eastAsia="Times New Roman"/>
              </w:rPr>
              <w:t xml:space="preserve"> read/write/delete rule. </w:t>
            </w:r>
            <w:r>
              <w:rPr>
                <w:rFonts w:eastAsia="Times New Roman"/>
              </w:rPr>
              <w:lastRenderedPageBreak/>
              <w:t>Max file size 500 KB; extracted text capped at 20,000 chars.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772A5D" w14:textId="77777777" w:rsidR="00421C69" w:rsidRDefault="00421C69">
            <w:pPr>
              <w:spacing w:before="150" w:after="150"/>
              <w:rPr>
                <w:rFonts w:eastAsia="Times New Roman"/>
              </w:rPr>
            </w:pPr>
          </w:p>
        </w:tc>
      </w:tr>
      <w:tr w:rsidR="00421C69" w14:paraId="100D56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7E93D9" w14:textId="77777777" w:rsidR="00421C69" w:rsidRDefault="00421C69">
            <w:pPr>
              <w:spacing w:before="150" w:after="150"/>
              <w:rPr>
                <w:rFonts w:eastAsia="Times New Roman"/>
              </w:rPr>
            </w:pPr>
            <w:r>
              <w:rPr>
                <w:rFonts w:eastAsia="Times New Roman"/>
              </w:rPr>
              <w:t>Jul 1,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FAD927"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-Admin-Operate.html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69879C" w14:textId="77777777" w:rsidR="00421C69" w:rsidRDefault="00421C69">
            <w:pPr>
              <w:spacing w:before="150" w:after="150"/>
              <w:rPr>
                <w:rFonts w:eastAsia="Times New Roman"/>
              </w:rPr>
            </w:pPr>
            <w:r>
              <w:rPr>
                <w:rStyle w:val="Strong"/>
                <w:rFonts w:eastAsia="Times New Roman"/>
              </w:rPr>
              <w:t>Google OAuth Consent Screen Verification missing from Operate page</w:t>
            </w:r>
            <w:r>
              <w:rPr>
                <w:rFonts w:eastAsia="Times New Roman"/>
              </w:rPr>
              <w:t xml:space="preserve"> — unverified apps show a red warning to users when connecting Google Business Profile.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84285D" w14:textId="77777777" w:rsidR="00421C69" w:rsidRDefault="00421C69">
            <w:pPr>
              <w:spacing w:before="150" w:after="150"/>
              <w:rPr>
                <w:rFonts w:eastAsia="Times New Roman"/>
              </w:rPr>
            </w:pPr>
            <w:r>
              <w:rPr>
                <w:rFonts w:eastAsia="Times New Roman"/>
              </w:rPr>
              <w:t xml:space="preserve">Added Google OAuth Verification section with step-by-step instructions: fill consent screen fields, confirm </w:t>
            </w:r>
            <w:proofErr w:type="spellStart"/>
            <w:r>
              <w:rPr>
                <w:rFonts w:eastAsia="Times New Roman"/>
              </w:rPr>
              <w:t>business.manage</w:t>
            </w:r>
            <w:proofErr w:type="spellEnd"/>
            <w:r>
              <w:rPr>
                <w:rFonts w:eastAsia="Times New Roman"/>
              </w:rPr>
              <w:t xml:space="preserve"> scope, click Prepare for verification, submit.</w:t>
            </w:r>
          </w:p>
        </w:tc>
      </w:tr>
      <w:tr w:rsidR="00421C69" w14:paraId="46BF45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BEF042" w14:textId="77777777" w:rsidR="00421C69" w:rsidRDefault="00421C69">
            <w:pPr>
              <w:spacing w:before="150" w:after="150"/>
              <w:rPr>
                <w:rFonts w:eastAsia="Times New Roman"/>
              </w:rPr>
            </w:pPr>
            <w:r>
              <w:rPr>
                <w:rFonts w:eastAsia="Times New Roman"/>
              </w:rPr>
              <w:t>Jul 1,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141049"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-Admin-Operate.html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C1811C" w14:textId="77777777" w:rsidR="00421C69" w:rsidRDefault="00421C69">
            <w:pPr>
              <w:spacing w:before="150" w:after="150"/>
              <w:rPr>
                <w:rFonts w:eastAsia="Times New Roman"/>
              </w:rPr>
            </w:pPr>
            <w:r>
              <w:rPr>
                <w:rStyle w:val="Strong"/>
                <w:rFonts w:eastAsia="Times New Roman"/>
              </w:rPr>
              <w:t>Meta App Review task missing from Operate page</w:t>
            </w:r>
            <w:r>
              <w:rPr>
                <w:rFonts w:eastAsia="Times New Roman"/>
              </w:rPr>
              <w:t xml:space="preserve"> — Facebook/Instagram OAuth in Development mode requires Meta App Review before public users can connect.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82D8AD" w14:textId="77777777" w:rsidR="00421C69" w:rsidRDefault="00421C69">
            <w:pPr>
              <w:spacing w:before="150" w:after="150"/>
              <w:rPr>
                <w:rFonts w:eastAsia="Times New Roman"/>
              </w:rPr>
            </w:pPr>
            <w:r>
              <w:rPr>
                <w:rFonts w:eastAsia="Times New Roman"/>
              </w:rPr>
              <w:t>Added Meta App Review section to Operate page with step-by-step instructions: add permissions, record screencast, submit, switch to Live mode once approved.</w:t>
            </w:r>
          </w:p>
        </w:tc>
      </w:tr>
      <w:tr w:rsidR="00421C69" w14:paraId="08D197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EB8B11" w14:textId="77777777" w:rsidR="00421C69" w:rsidRDefault="00421C69">
            <w:pPr>
              <w:spacing w:before="150" w:after="150"/>
              <w:rPr>
                <w:rFonts w:eastAsia="Times New Roman"/>
              </w:rPr>
            </w:pPr>
            <w:r>
              <w:rPr>
                <w:rFonts w:eastAsia="Times New Roman"/>
              </w:rPr>
              <w:t>Jul 3,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42D475"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DD58B5" w14:textId="77777777" w:rsidR="00421C69" w:rsidRDefault="00421C69">
            <w:pPr>
              <w:spacing w:before="150" w:after="150"/>
              <w:rPr>
                <w:rFonts w:eastAsia="Times New Roman"/>
              </w:rPr>
            </w:pPr>
            <w:r>
              <w:rPr>
                <w:rStyle w:val="Strong"/>
                <w:rFonts w:eastAsia="Times New Roman"/>
              </w:rPr>
              <w:t>Email system missing unsubscribe infrastructure and CAN-SPAM branding (6-correction addendum).</w:t>
            </w:r>
            <w:r>
              <w:rPr>
                <w:rFonts w:eastAsia="Times New Roman"/>
              </w:rPr>
              <w:t xml:space="preserve"> (1) </w:t>
            </w:r>
            <w:proofErr w:type="spellStart"/>
            <w:r>
              <w:rPr>
                <w:rStyle w:val="HTMLCode"/>
              </w:rPr>
              <w:t>unsubscribeEmail</w:t>
            </w:r>
            <w:proofErr w:type="spellEnd"/>
            <w:r>
              <w:rPr>
                <w:rFonts w:eastAsia="Times New Roman"/>
              </w:rPr>
              <w:t xml:space="preserve"> CF did not exist. (2) </w:t>
            </w:r>
            <w:proofErr w:type="spellStart"/>
            <w:r>
              <w:rPr>
                <w:rStyle w:val="HTMLCode"/>
              </w:rPr>
              <w:t>scheduledSetupNudge</w:t>
            </w:r>
            <w:proofErr w:type="spellEnd"/>
            <w:r>
              <w:rPr>
                <w:rFonts w:eastAsia="Times New Roman"/>
              </w:rPr>
              <w:t xml:space="preserve"> CF did not exist. (3) </w:t>
            </w:r>
            <w:proofErr w:type="spellStart"/>
            <w:r>
              <w:rPr>
                <w:rStyle w:val="HTMLCode"/>
              </w:rPr>
              <w:t>userCreatedTrigger</w:t>
            </w:r>
            <w:proofErr w:type="spellEnd"/>
            <w:r>
              <w:rPr>
                <w:rFonts w:eastAsia="Times New Roman"/>
              </w:rPr>
              <w:t xml:space="preserve"> was a no-op — never created </w:t>
            </w:r>
            <w:proofErr w:type="spellStart"/>
            <w:r>
              <w:rPr>
                <w:rStyle w:val="HTMLCode"/>
              </w:rPr>
              <w:t>setupNudges</w:t>
            </w:r>
            <w:proofErr w:type="spellEnd"/>
            <w:r>
              <w:rPr>
                <w:rFonts w:eastAsia="Times New Roman"/>
              </w:rPr>
              <w:t xml:space="preserve"> docs. (4) Scheduled email footers lacked sender ID ("a </w:t>
            </w:r>
            <w:proofErr w:type="spellStart"/>
            <w:r>
              <w:rPr>
                <w:rFonts w:eastAsia="Times New Roman"/>
              </w:rPr>
              <w:t>Fluba</w:t>
            </w:r>
            <w:proofErr w:type="spellEnd"/>
            <w:r>
              <w:rPr>
                <w:rFonts w:eastAsia="Times New Roman"/>
              </w:rPr>
              <w:t xml:space="preserve"> Designs </w:t>
            </w:r>
            <w:r>
              <w:rPr>
                <w:rFonts w:eastAsia="Times New Roman"/>
              </w:rPr>
              <w:lastRenderedPageBreak/>
              <w:t xml:space="preserve">LLC brand") and unsubscribe links. (5) </w:t>
            </w:r>
            <w:proofErr w:type="spellStart"/>
            <w:r>
              <w:rPr>
                <w:rStyle w:val="HTMLCode"/>
              </w:rPr>
              <w:t>scheduledUpgradeNudge</w:t>
            </w:r>
            <w:proofErr w:type="spellEnd"/>
            <w:r>
              <w:rPr>
                <w:rFonts w:eastAsia="Times New Roman"/>
              </w:rPr>
              <w:t xml:space="preserve"> and </w:t>
            </w:r>
            <w:proofErr w:type="spellStart"/>
            <w:r>
              <w:rPr>
                <w:rStyle w:val="HTMLCode"/>
              </w:rPr>
              <w:t>scheduledWeeklyDigest</w:t>
            </w:r>
            <w:proofErr w:type="spellEnd"/>
            <w:r>
              <w:rPr>
                <w:rFonts w:eastAsia="Times New Roman"/>
              </w:rPr>
              <w:t xml:space="preserve"> never skipped </w:t>
            </w:r>
            <w:proofErr w:type="spellStart"/>
            <w:r>
              <w:rPr>
                <w:rStyle w:val="HTMLCode"/>
              </w:rPr>
              <w:t>emailUnsubscribed</w:t>
            </w:r>
            <w:proofErr w:type="spellEnd"/>
            <w:r>
              <w:rPr>
                <w:rFonts w:eastAsia="Times New Roman"/>
              </w:rPr>
              <w:t xml:space="preserve"> users.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A0E72F" w14:textId="77777777" w:rsidR="00421C69" w:rsidRDefault="00421C69">
            <w:pPr>
              <w:spacing w:before="150" w:after="150"/>
              <w:rPr>
                <w:rFonts w:eastAsia="Times New Roman"/>
              </w:rPr>
            </w:pPr>
            <w:r>
              <w:rPr>
                <w:rFonts w:eastAsia="Times New Roman"/>
              </w:rPr>
              <w:lastRenderedPageBreak/>
              <w:t xml:space="preserve">Built </w:t>
            </w:r>
            <w:proofErr w:type="spellStart"/>
            <w:r>
              <w:rPr>
                <w:rStyle w:val="HTMLCode"/>
              </w:rPr>
              <w:t>unsubscribeEmail</w:t>
            </w:r>
            <w:proofErr w:type="spellEnd"/>
            <w:r>
              <w:rPr>
                <w:rFonts w:eastAsia="Times New Roman"/>
              </w:rPr>
              <w:t xml:space="preserve"> (HTTPS, public, us-central1): decodes </w:t>
            </w:r>
            <w:proofErr w:type="spellStart"/>
            <w:r>
              <w:rPr>
                <w:rStyle w:val="HTMLCode"/>
              </w:rPr>
              <w:t>encodeURIComponent</w:t>
            </w:r>
            <w:proofErr w:type="spellEnd"/>
            <w:r>
              <w:rPr>
                <w:rStyle w:val="HTMLCode"/>
              </w:rPr>
              <w:t>(base64(</w:t>
            </w:r>
            <w:proofErr w:type="spellStart"/>
            <w:r>
              <w:rPr>
                <w:rStyle w:val="HTMLCode"/>
              </w:rPr>
              <w:t>uid</w:t>
            </w:r>
            <w:proofErr w:type="spellEnd"/>
            <w:r>
              <w:rPr>
                <w:rStyle w:val="HTMLCode"/>
              </w:rPr>
              <w:t>))</w:t>
            </w:r>
            <w:r>
              <w:rPr>
                <w:rFonts w:eastAsia="Times New Roman"/>
              </w:rPr>
              <w:t xml:space="preserve"> token; returns 400 missing/invalid, 404 unknown </w:t>
            </w:r>
            <w:proofErr w:type="spellStart"/>
            <w:r>
              <w:rPr>
                <w:rFonts w:eastAsia="Times New Roman"/>
              </w:rPr>
              <w:t>uid</w:t>
            </w:r>
            <w:proofErr w:type="spellEnd"/>
            <w:r>
              <w:rPr>
                <w:rFonts w:eastAsia="Times New Roman"/>
              </w:rPr>
              <w:t xml:space="preserve">, 200 confirmed. Built </w:t>
            </w:r>
            <w:proofErr w:type="spellStart"/>
            <w:r>
              <w:rPr>
                <w:rStyle w:val="HTMLCode"/>
              </w:rPr>
              <w:t>scheduledSetupNudge</w:t>
            </w:r>
            <w:proofErr w:type="spellEnd"/>
            <w:r>
              <w:rPr>
                <w:rFonts w:eastAsia="Times New Roman"/>
              </w:rPr>
              <w:t xml:space="preserve"> </w:t>
            </w:r>
            <w:r>
              <w:rPr>
                <w:rFonts w:eastAsia="Times New Roman"/>
              </w:rPr>
              <w:lastRenderedPageBreak/>
              <w:t xml:space="preserve">(daily 9am ET): queries </w:t>
            </w:r>
            <w:proofErr w:type="spellStart"/>
            <w:r>
              <w:rPr>
                <w:rStyle w:val="HTMLCode"/>
              </w:rPr>
              <w:t>setupNudges</w:t>
            </w:r>
            <w:proofErr w:type="spellEnd"/>
            <w:r>
              <w:rPr>
                <w:rFonts w:eastAsia="Times New Roman"/>
              </w:rPr>
              <w:t xml:space="preserve"> with </w:t>
            </w:r>
            <w:r>
              <w:rPr>
                <w:rStyle w:val="HTMLCode"/>
              </w:rPr>
              <w:t>sent==false</w:t>
            </w:r>
            <w:r>
              <w:rPr>
                <w:rFonts w:eastAsia="Times New Roman"/>
              </w:rPr>
              <w:t xml:space="preserve"> + </w:t>
            </w:r>
            <w:proofErr w:type="spellStart"/>
            <w:r>
              <w:rPr>
                <w:rStyle w:val="HTMLCode"/>
              </w:rPr>
              <w:t>sendAfter</w:t>
            </w:r>
            <w:proofErr w:type="spellEnd"/>
            <w:r>
              <w:rPr>
                <w:rStyle w:val="HTMLCode"/>
              </w:rPr>
              <w:t>&lt;=now</w:t>
            </w:r>
            <w:r>
              <w:rPr>
                <w:rFonts w:eastAsia="Times New Roman"/>
              </w:rPr>
              <w:t xml:space="preserve"> composite filter (fallback to single filter if index missing); direct </w:t>
            </w:r>
            <w:r>
              <w:rPr>
                <w:rStyle w:val="HTMLCode"/>
              </w:rPr>
              <w:t>businesses/{</w:t>
            </w:r>
            <w:proofErr w:type="spellStart"/>
            <w:r>
              <w:rPr>
                <w:rStyle w:val="HTMLCode"/>
              </w:rPr>
              <w:t>uid</w:t>
            </w:r>
            <w:proofErr w:type="spellEnd"/>
            <w:r>
              <w:rPr>
                <w:rStyle w:val="HTMLCode"/>
              </w:rPr>
              <w:t>}</w:t>
            </w:r>
            <w:r>
              <w:rPr>
                <w:rFonts w:eastAsia="Times New Roman"/>
              </w:rPr>
              <w:t xml:space="preserve"> lookup first then </w:t>
            </w:r>
            <w:r>
              <w:rPr>
                <w:rStyle w:val="HTMLCode"/>
              </w:rPr>
              <w:t>where("</w:t>
            </w:r>
            <w:proofErr w:type="spellStart"/>
            <w:r>
              <w:rPr>
                <w:rStyle w:val="HTMLCode"/>
              </w:rPr>
              <w:t>uid</w:t>
            </w:r>
            <w:proofErr w:type="spellEnd"/>
            <w:r>
              <w:rPr>
                <w:rStyle w:val="HTMLCode"/>
              </w:rPr>
              <w:t>","==",</w:t>
            </w:r>
            <w:proofErr w:type="spellStart"/>
            <w:r>
              <w:rPr>
                <w:rStyle w:val="HTMLCode"/>
              </w:rPr>
              <w:t>uid</w:t>
            </w:r>
            <w:proofErr w:type="spellEnd"/>
            <w:r>
              <w:rPr>
                <w:rStyle w:val="HTMLCode"/>
              </w:rPr>
              <w:t>)</w:t>
            </w:r>
            <w:r>
              <w:rPr>
                <w:rFonts w:eastAsia="Times New Roman"/>
              </w:rPr>
              <w:t xml:space="preserve"> fallback; deletes stale nudge docs when business found, user unsubscribed, or no email; sends nudge email with </w:t>
            </w:r>
            <w:proofErr w:type="spellStart"/>
            <w:r>
              <w:rPr>
                <w:rStyle w:val="HTMLCode"/>
              </w:rPr>
              <w:t>unsubscribeUrl</w:t>
            </w:r>
            <w:proofErr w:type="spellEnd"/>
            <w:r>
              <w:rPr>
                <w:rFonts w:eastAsia="Times New Roman"/>
              </w:rPr>
              <w:t xml:space="preserve"> in </w:t>
            </w:r>
            <w:proofErr w:type="spellStart"/>
            <w:r>
              <w:rPr>
                <w:rFonts w:eastAsia="Times New Roman"/>
              </w:rPr>
              <w:t>mergeData</w:t>
            </w:r>
            <w:proofErr w:type="spellEnd"/>
            <w:r>
              <w:rPr>
                <w:rFonts w:eastAsia="Times New Roman"/>
              </w:rPr>
              <w:t xml:space="preserve"> and branded footer. Updated </w:t>
            </w:r>
            <w:proofErr w:type="spellStart"/>
            <w:r>
              <w:rPr>
                <w:rStyle w:val="HTMLCode"/>
              </w:rPr>
              <w:t>userCreatedTrigger</w:t>
            </w:r>
            <w:proofErr w:type="spellEnd"/>
            <w:r>
              <w:rPr>
                <w:rFonts w:eastAsia="Times New Roman"/>
              </w:rPr>
              <w:t xml:space="preserve"> from no-op to write </w:t>
            </w:r>
            <w:proofErr w:type="spellStart"/>
            <w:r>
              <w:rPr>
                <w:rStyle w:val="HTMLCode"/>
              </w:rPr>
              <w:t>setupNudges</w:t>
            </w:r>
            <w:proofErr w:type="spellEnd"/>
            <w:r>
              <w:rPr>
                <w:rStyle w:val="HTMLCode"/>
              </w:rPr>
              <w:t>/{</w:t>
            </w:r>
            <w:proofErr w:type="spellStart"/>
            <w:r>
              <w:rPr>
                <w:rStyle w:val="HTMLCode"/>
              </w:rPr>
              <w:t>uid</w:t>
            </w:r>
            <w:proofErr w:type="spellEnd"/>
            <w:r>
              <w:rPr>
                <w:rStyle w:val="HTMLCode"/>
              </w:rPr>
              <w:t>}</w:t>
            </w:r>
            <w:r>
              <w:rPr>
                <w:rFonts w:eastAsia="Times New Roman"/>
              </w:rPr>
              <w:t xml:space="preserve"> with </w:t>
            </w:r>
            <w:proofErr w:type="spellStart"/>
            <w:r>
              <w:rPr>
                <w:rStyle w:val="HTMLCode"/>
              </w:rPr>
              <w:t>sent:false</w:t>
            </w:r>
            <w:proofErr w:type="spellEnd"/>
            <w:r>
              <w:rPr>
                <w:rFonts w:eastAsia="Times New Roman"/>
              </w:rPr>
              <w:t xml:space="preserve">, </w:t>
            </w:r>
            <w:proofErr w:type="spellStart"/>
            <w:r>
              <w:rPr>
                <w:rStyle w:val="HTMLCode"/>
              </w:rPr>
              <w:t>sendAfter</w:t>
            </w:r>
            <w:proofErr w:type="spellEnd"/>
            <w:r>
              <w:rPr>
                <w:rStyle w:val="HTMLCode"/>
              </w:rPr>
              <w:t>:+24h</w:t>
            </w:r>
            <w:r>
              <w:rPr>
                <w:rFonts w:eastAsia="Times New Roman"/>
              </w:rPr>
              <w:t xml:space="preserve">. Added </w:t>
            </w:r>
            <w:proofErr w:type="spellStart"/>
            <w:r>
              <w:rPr>
                <w:rStyle w:val="HTMLCode"/>
              </w:rPr>
              <w:t>encodeURIComponent</w:t>
            </w:r>
            <w:proofErr w:type="spellEnd"/>
            <w:r>
              <w:rPr>
                <w:rStyle w:val="HTMLCode"/>
              </w:rPr>
              <w:t>(token)</w:t>
            </w:r>
            <w:r>
              <w:rPr>
                <w:rFonts w:eastAsia="Times New Roman"/>
              </w:rPr>
              <w:t xml:space="preserve"> unsubscribe URL + skip for </w:t>
            </w:r>
            <w:proofErr w:type="spellStart"/>
            <w:r>
              <w:rPr>
                <w:rStyle w:val="HTMLCode"/>
              </w:rPr>
              <w:t>emailUnsubscribed</w:t>
            </w:r>
            <w:proofErr w:type="spellEnd"/>
            <w:r>
              <w:rPr>
                <w:rFonts w:eastAsia="Times New Roman"/>
              </w:rPr>
              <w:t xml:space="preserve"> users to </w:t>
            </w:r>
            <w:proofErr w:type="spellStart"/>
            <w:r>
              <w:rPr>
                <w:rStyle w:val="HTMLCode"/>
              </w:rPr>
              <w:t>scheduledUpgradeNudge</w:t>
            </w:r>
            <w:proofErr w:type="spellEnd"/>
            <w:r>
              <w:rPr>
                <w:rFonts w:eastAsia="Times New Roman"/>
              </w:rPr>
              <w:t xml:space="preserve"> and </w:t>
            </w:r>
            <w:proofErr w:type="spellStart"/>
            <w:r>
              <w:rPr>
                <w:rStyle w:val="HTMLCode"/>
              </w:rPr>
              <w:t>scheduledWeeklyDigest</w:t>
            </w:r>
            <w:proofErr w:type="spellEnd"/>
            <w:r>
              <w:rPr>
                <w:rFonts w:eastAsia="Times New Roman"/>
              </w:rPr>
              <w:t xml:space="preserve">. Updated footers in both schedulers: "© </w:t>
            </w:r>
            <w:proofErr w:type="spellStart"/>
            <w:r>
              <w:rPr>
                <w:rFonts w:eastAsia="Times New Roman"/>
              </w:rPr>
              <w:lastRenderedPageBreak/>
              <w:t>BlastyBiz</w:t>
            </w:r>
            <w:proofErr w:type="spellEnd"/>
            <w:r>
              <w:rPr>
                <w:rFonts w:eastAsia="Times New Roman"/>
              </w:rPr>
              <w:t xml:space="preserve">, a </w:t>
            </w:r>
            <w:proofErr w:type="spellStart"/>
            <w:r>
              <w:rPr>
                <w:rFonts w:eastAsia="Times New Roman"/>
              </w:rPr>
              <w:t>Fluba</w:t>
            </w:r>
            <w:proofErr w:type="spellEnd"/>
            <w:r>
              <w:rPr>
                <w:rFonts w:eastAsia="Times New Roman"/>
              </w:rPr>
              <w:t xml:space="preserve"> Designs LLC brand. · Unsubscribe". All 5 functions deployed and curl-verified.</w:t>
            </w:r>
          </w:p>
        </w:tc>
      </w:tr>
      <w:tr w:rsidR="00421C69" w14:paraId="3AD034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BBF66A" w14:textId="77777777" w:rsidR="00421C69" w:rsidRDefault="00421C69">
            <w:pPr>
              <w:spacing w:before="150" w:after="150"/>
              <w:rPr>
                <w:rFonts w:eastAsia="Times New Roman"/>
              </w:rPr>
            </w:pPr>
            <w:r>
              <w:rPr>
                <w:rFonts w:eastAsia="Times New Roman"/>
              </w:rPr>
              <w:lastRenderedPageBreak/>
              <w:t>Jul 1,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E92763"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-Admin-Operate.html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98C394" w14:textId="77777777" w:rsidR="00421C69" w:rsidRDefault="00421C69">
            <w:pPr>
              <w:spacing w:before="150" w:after="150"/>
              <w:rPr>
                <w:rFonts w:eastAsia="Times New Roman"/>
              </w:rPr>
            </w:pPr>
            <w:r>
              <w:rPr>
                <w:rStyle w:val="Strong"/>
                <w:rFonts w:eastAsia="Times New Roman"/>
              </w:rPr>
              <w:t>Google Business Profile Credentials section removed from Operate page after credentials confirmed set and functions live.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93CA99" w14:textId="77777777" w:rsidR="00421C69" w:rsidRDefault="00421C69">
            <w:pPr>
              <w:spacing w:before="150" w:after="150"/>
              <w:rPr>
                <w:rFonts w:eastAsia="Times New Roman"/>
              </w:rPr>
            </w:pPr>
            <w:r>
              <w:rPr>
                <w:rFonts w:eastAsia="Times New Roman"/>
              </w:rPr>
              <w:t xml:space="preserve">Removed credentials input section. Operate page now only has </w:t>
            </w:r>
            <w:proofErr w:type="spellStart"/>
            <w:r>
              <w:rPr>
                <w:rFonts w:eastAsia="Times New Roman"/>
              </w:rPr>
              <w:t>BlastyBiz</w:t>
            </w:r>
            <w:proofErr w:type="spellEnd"/>
            <w:r>
              <w:rPr>
                <w:rFonts w:eastAsia="Times New Roman"/>
              </w:rPr>
              <w:t xml:space="preserve"> as First Client and Ongoing Operator Commands.</w:t>
            </w:r>
          </w:p>
        </w:tc>
      </w:tr>
      <w:tr w:rsidR="00421C69" w14:paraId="1D044C2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7B52C4" w14:textId="77777777" w:rsidR="00421C69" w:rsidRDefault="00421C69">
            <w:pPr>
              <w:spacing w:before="150" w:after="150"/>
              <w:rPr>
                <w:rFonts w:eastAsia="Times New Roman"/>
              </w:rPr>
            </w:pPr>
            <w:r>
              <w:rPr>
                <w:rFonts w:eastAsia="Times New Roman"/>
              </w:rPr>
              <w:t>Jul 1,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23067C"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w:t>
            </w:r>
            <w:proofErr w:type="spellStart"/>
            <w:r>
              <w:rPr>
                <w:rFonts w:eastAsia="Times New Roman"/>
              </w:rPr>
              <w:t>initiateGoogleOAuth</w:t>
            </w:r>
            <w:proofErr w:type="spellEnd"/>
            <w:r>
              <w:rPr>
                <w:rFonts w:eastAsia="Times New Roman"/>
              </w:rPr>
              <w:t xml:space="preserve">, </w:t>
            </w:r>
            <w:proofErr w:type="spellStart"/>
            <w:r>
              <w:rPr>
                <w:rFonts w:eastAsia="Times New Roman"/>
              </w:rPr>
              <w:t>googleOAuthCallback</w:t>
            </w:r>
            <w:proofErr w:type="spellEnd"/>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BCC8B8" w14:textId="77777777" w:rsidR="00421C69" w:rsidRDefault="00421C69">
            <w:pPr>
              <w:spacing w:before="150" w:after="150"/>
              <w:rPr>
                <w:rFonts w:eastAsia="Times New Roman"/>
              </w:rPr>
            </w:pPr>
            <w:r>
              <w:rPr>
                <w:rStyle w:val="Strong"/>
                <w:rFonts w:eastAsia="Times New Roman"/>
              </w:rPr>
              <w:t>Google OAuth credentials were wrong — Firebase auto-created OAuth client secret not accessible via UI; entered API key value by mistake.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6D167B" w14:textId="77777777" w:rsidR="00421C69" w:rsidRDefault="00421C69">
            <w:pPr>
              <w:spacing w:before="150" w:after="150"/>
              <w:rPr>
                <w:rFonts w:eastAsia="Times New Roman"/>
              </w:rPr>
            </w:pPr>
            <w:r>
              <w:rPr>
                <w:rFonts w:eastAsia="Times New Roman"/>
              </w:rPr>
              <w:t xml:space="preserve">Created a dedicated </w:t>
            </w:r>
            <w:proofErr w:type="spellStart"/>
            <w:r>
              <w:rPr>
                <w:rFonts w:eastAsia="Times New Roman"/>
              </w:rPr>
              <w:t>BlastyBiz</w:t>
            </w:r>
            <w:proofErr w:type="spellEnd"/>
            <w:r>
              <w:rPr>
                <w:rFonts w:eastAsia="Times New Roman"/>
              </w:rPr>
              <w:t xml:space="preserve"> OAuth 2.0 web client in Google Cloud Console with correct redirect URI (</w:t>
            </w:r>
            <w:proofErr w:type="spellStart"/>
            <w:r>
              <w:rPr>
                <w:rFonts w:eastAsia="Times New Roman"/>
              </w:rPr>
              <w:t>googleOAuthCallback</w:t>
            </w:r>
            <w:proofErr w:type="spellEnd"/>
            <w:r>
              <w:rPr>
                <w:rFonts w:eastAsia="Times New Roman"/>
              </w:rPr>
              <w:t>). Dave saved new Client ID and Client Secret via Operate page. Both functions redeployed with correct credentials. Google OAuth fully wired.</w:t>
            </w:r>
          </w:p>
        </w:tc>
      </w:tr>
      <w:tr w:rsidR="00421C69" w14:paraId="0925410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E9EAA7" w14:textId="77777777" w:rsidR="00421C69" w:rsidRDefault="00421C69">
            <w:pPr>
              <w:spacing w:before="150" w:after="150"/>
              <w:rPr>
                <w:rFonts w:eastAsia="Times New Roman"/>
              </w:rPr>
            </w:pPr>
            <w:r>
              <w:rPr>
                <w:rFonts w:eastAsia="Times New Roman"/>
              </w:rPr>
              <w:t xml:space="preserve">Jun </w:t>
            </w:r>
            <w:r>
              <w:rPr>
                <w:rFonts w:eastAsia="Times New Roman"/>
              </w:rPr>
              <w:lastRenderedPageBreak/>
              <w:t>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DBDFE2" w14:textId="77777777" w:rsidR="00421C69" w:rsidRDefault="00421C69">
            <w:pPr>
              <w:spacing w:before="150" w:after="150"/>
              <w:rPr>
                <w:rFonts w:eastAsia="Times New Roman"/>
              </w:rPr>
            </w:pPr>
            <w:proofErr w:type="spellStart"/>
            <w:r>
              <w:rPr>
                <w:rStyle w:val="HTMLCode"/>
              </w:rPr>
              <w:lastRenderedPageBreak/>
              <w:t>BlastyBiz</w:t>
            </w:r>
            <w:proofErr w:type="spellEnd"/>
            <w:r>
              <w:rPr>
                <w:rStyle w:val="HTMLCode"/>
              </w:rPr>
              <w:t>-Admin-Operate.html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28CB6D" w14:textId="77777777" w:rsidR="00421C69" w:rsidRDefault="00421C69">
            <w:pPr>
              <w:spacing w:before="150" w:after="150"/>
              <w:rPr>
                <w:rFonts w:eastAsia="Times New Roman"/>
              </w:rPr>
            </w:pPr>
            <w:r>
              <w:rPr>
                <w:rStyle w:val="Strong"/>
                <w:rFonts w:eastAsia="Times New Roman"/>
              </w:rPr>
              <w:t xml:space="preserve">Google Business Profile OAuth setup section still showing on </w:t>
            </w:r>
            <w:r>
              <w:rPr>
                <w:rStyle w:val="Strong"/>
                <w:rFonts w:eastAsia="Times New Roman"/>
              </w:rPr>
              <w:lastRenderedPageBreak/>
              <w:t>Operate page after all steps were completed.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10E4C6" w14:textId="77777777" w:rsidR="00421C69" w:rsidRDefault="00421C69">
            <w:pPr>
              <w:spacing w:before="150" w:after="150"/>
              <w:rPr>
                <w:rFonts w:eastAsia="Times New Roman"/>
              </w:rPr>
            </w:pPr>
            <w:r>
              <w:rPr>
                <w:rFonts w:eastAsia="Times New Roman"/>
              </w:rPr>
              <w:lastRenderedPageBreak/>
              <w:t xml:space="preserve">Removed the entire Google OAuth section (Enable API, Create </w:t>
            </w:r>
            <w:r>
              <w:rPr>
                <w:rFonts w:eastAsia="Times New Roman"/>
              </w:rPr>
              <w:lastRenderedPageBreak/>
              <w:t xml:space="preserve">credentials, Redeploy functions) — all three tasks confirmed done: API enabled, </w:t>
            </w:r>
            <w:proofErr w:type="spellStart"/>
            <w:r>
              <w:rPr>
                <w:rStyle w:val="HTMLCode"/>
              </w:rPr>
              <w:t>business.manage</w:t>
            </w:r>
            <w:proofErr w:type="spellEnd"/>
            <w:r>
              <w:rPr>
                <w:rFonts w:eastAsia="Times New Roman"/>
              </w:rPr>
              <w:t xml:space="preserve"> scope added, redirect URI registered, secrets set, functions deployed.</w:t>
            </w:r>
          </w:p>
        </w:tc>
      </w:tr>
      <w:tr w:rsidR="00421C69" w14:paraId="6636E7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3D16EA" w14:textId="77777777" w:rsidR="00421C69" w:rsidRDefault="00421C69">
            <w:pPr>
              <w:spacing w:before="150" w:after="150"/>
              <w:rPr>
                <w:rFonts w:eastAsia="Times New Roman"/>
              </w:rPr>
            </w:pPr>
            <w:r>
              <w:rPr>
                <w:rFonts w:eastAsia="Times New Roman"/>
              </w:rPr>
              <w:lastRenderedPageBreak/>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A4F9A2"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09819D" w14:textId="77777777" w:rsidR="00421C69" w:rsidRDefault="00421C69">
            <w:pPr>
              <w:spacing w:before="150" w:after="150"/>
              <w:rPr>
                <w:rFonts w:eastAsia="Times New Roman"/>
              </w:rPr>
            </w:pPr>
            <w:r>
              <w:rPr>
                <w:rStyle w:val="HTMLCode"/>
                <w:b/>
                <w:bCs/>
              </w:rPr>
              <w:t>rep-test@blastybiz.com</w:t>
            </w:r>
            <w:r>
              <w:rPr>
                <w:rStyle w:val="Strong"/>
                <w:rFonts w:eastAsia="Times New Roman"/>
              </w:rPr>
              <w:t xml:space="preserve"> had permanent admin access — was a dev account, not a real inbox.</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BE1BA2" w14:textId="77777777" w:rsidR="00421C69" w:rsidRDefault="00421C69">
            <w:pPr>
              <w:spacing w:before="150" w:after="150"/>
              <w:rPr>
                <w:rFonts w:eastAsia="Times New Roman"/>
              </w:rPr>
            </w:pPr>
            <w:r>
              <w:rPr>
                <w:rFonts w:eastAsia="Times New Roman"/>
              </w:rPr>
              <w:t xml:space="preserve">Removed from </w:t>
            </w:r>
            <w:r>
              <w:rPr>
                <w:rStyle w:val="HTMLCode"/>
              </w:rPr>
              <w:t>ADMIN_EMAILS</w:t>
            </w:r>
            <w:r>
              <w:rPr>
                <w:rFonts w:eastAsia="Times New Roman"/>
              </w:rPr>
              <w:t xml:space="preserve">. Only </w:t>
            </w:r>
            <w:r>
              <w:rPr>
                <w:rStyle w:val="HTMLCode"/>
              </w:rPr>
              <w:t>perceys@gmail.com</w:t>
            </w:r>
            <w:r>
              <w:rPr>
                <w:rFonts w:eastAsia="Times New Roman"/>
              </w:rPr>
              <w:t xml:space="preserve"> retains admin rights. All 37 Cloud Functions redeployed. </w:t>
            </w:r>
            <w:proofErr w:type="spellStart"/>
            <w:r>
              <w:rPr>
                <w:rStyle w:val="HTMLCode"/>
              </w:rPr>
              <w:t>storage.rules</w:t>
            </w:r>
            <w:proofErr w:type="spellEnd"/>
            <w:r>
              <w:rPr>
                <w:rFonts w:eastAsia="Times New Roman"/>
              </w:rPr>
              <w:t xml:space="preserve"> confirmed present in project root (was simply missing from the zip).</w:t>
            </w:r>
          </w:p>
        </w:tc>
      </w:tr>
      <w:tr w:rsidR="00421C69" w14:paraId="74020C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4E79B7" w14:textId="77777777" w:rsidR="00421C69" w:rsidRDefault="00421C69">
            <w:pPr>
              <w:spacing w:before="150" w:after="150"/>
              <w:rPr>
                <w:rFonts w:eastAsia="Times New Roman"/>
              </w:rPr>
            </w:pPr>
            <w:r>
              <w:rPr>
                <w:rFonts w:eastAsia="Times New Roman"/>
              </w:rPr>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A0444F"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-Admin-Failed-Jobs.html</w:t>
            </w:r>
            <w:r>
              <w:rPr>
                <w:rFonts w:eastAsia="Times New Roman"/>
              </w:rPr>
              <w:t xml:space="preserve">, </w:t>
            </w:r>
            <w:r>
              <w:rPr>
                <w:rStyle w:val="HTMLCode"/>
              </w:rPr>
              <w:t>global-</w:t>
            </w:r>
            <w:proofErr w:type="spellStart"/>
            <w:r>
              <w:rPr>
                <w:rStyle w:val="HTMLCode"/>
              </w:rPr>
              <w:t>style.css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697AF2" w14:textId="77777777" w:rsidR="00421C69" w:rsidRDefault="00421C69">
            <w:pPr>
              <w:spacing w:before="150" w:after="150"/>
              <w:rPr>
                <w:rFonts w:eastAsia="Times New Roman"/>
              </w:rPr>
            </w:pPr>
            <w:r>
              <w:rPr>
                <w:rStyle w:val="Strong"/>
                <w:rFonts w:eastAsia="Times New Roman"/>
              </w:rPr>
              <w:t>Failed Jobs page not mobile-friendly — 7-column table unreadable on small screens.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9E4D23" w14:textId="77777777" w:rsidR="00421C69" w:rsidRDefault="00421C69">
            <w:pPr>
              <w:spacing w:before="150" w:after="150"/>
              <w:rPr>
                <w:rFonts w:eastAsia="Times New Roman"/>
              </w:rPr>
            </w:pPr>
            <w:r>
              <w:rPr>
                <w:rFonts w:eastAsia="Times New Roman"/>
              </w:rPr>
              <w:t xml:space="preserve">On mobile (≤767px) the table is hidden and each job renders as a card showing: checkbox + business name + status badge, job type · platform, reason text, and action buttons. Desktop table unchanged. Added </w:t>
            </w:r>
            <w:r>
              <w:rPr>
                <w:rFonts w:eastAsia="Times New Roman"/>
              </w:rPr>
              <w:lastRenderedPageBreak/>
              <w:t>"Close Selected" bulk button. CSS v34.</w:t>
            </w:r>
          </w:p>
        </w:tc>
      </w:tr>
      <w:tr w:rsidR="00421C69" w14:paraId="55374B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A7AEED" w14:textId="77777777" w:rsidR="00421C69" w:rsidRDefault="00421C69">
            <w:pPr>
              <w:spacing w:before="150" w:after="150"/>
              <w:rPr>
                <w:rFonts w:eastAsia="Times New Roman"/>
              </w:rPr>
            </w:pPr>
            <w:r>
              <w:rPr>
                <w:rFonts w:eastAsia="Times New Roman"/>
              </w:rPr>
              <w:lastRenderedPageBreak/>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EE74C3"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-Admin-Failed-Jobs.html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0265A8" w14:textId="77777777" w:rsidR="00421C69" w:rsidRDefault="00421C69">
            <w:pPr>
              <w:spacing w:before="150" w:after="150"/>
              <w:rPr>
                <w:rFonts w:eastAsia="Times New Roman"/>
              </w:rPr>
            </w:pPr>
            <w:r>
              <w:rPr>
                <w:rStyle w:val="Strong"/>
                <w:rFonts w:eastAsia="Times New Roman"/>
              </w:rPr>
              <w:t xml:space="preserve">Business column showed raw </w:t>
            </w:r>
            <w:proofErr w:type="spellStart"/>
            <w:r>
              <w:rPr>
                <w:rStyle w:val="Strong"/>
                <w:rFonts w:eastAsia="Times New Roman"/>
              </w:rPr>
              <w:t>Firestore</w:t>
            </w:r>
            <w:proofErr w:type="spellEnd"/>
            <w:r>
              <w:rPr>
                <w:rStyle w:val="Strong"/>
                <w:rFonts w:eastAsia="Times New Roman"/>
              </w:rPr>
              <w:t xml:space="preserve"> document IDs instead of business names; hero summary had hardcoded counts.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02D1CC" w14:textId="77777777" w:rsidR="00421C69" w:rsidRDefault="00421C69">
            <w:pPr>
              <w:spacing w:before="150" w:after="150"/>
              <w:rPr>
                <w:rFonts w:eastAsia="Times New Roman"/>
              </w:rPr>
            </w:pPr>
            <w:r>
              <w:rPr>
                <w:rFonts w:eastAsia="Times New Roman"/>
              </w:rPr>
              <w:t xml:space="preserve">Added </w:t>
            </w:r>
            <w:proofErr w:type="spellStart"/>
            <w:r>
              <w:rPr>
                <w:rStyle w:val="HTMLCode"/>
              </w:rPr>
              <w:t>resolveBizNames</w:t>
            </w:r>
            <w:proofErr w:type="spellEnd"/>
            <w:r>
              <w:rPr>
                <w:rStyle w:val="HTMLCode"/>
              </w:rPr>
              <w:t>()</w:t>
            </w:r>
            <w:r>
              <w:rPr>
                <w:rFonts w:eastAsia="Times New Roman"/>
              </w:rPr>
              <w:t xml:space="preserve"> to batch-fetch business names from the </w:t>
            </w:r>
            <w:r>
              <w:rPr>
                <w:rStyle w:val="HTMLCode"/>
              </w:rPr>
              <w:t>businesses</w:t>
            </w:r>
            <w:r>
              <w:rPr>
                <w:rFonts w:eastAsia="Times New Roman"/>
              </w:rPr>
              <w:t xml:space="preserve"> collection before rendering, with an in-memory cache. Business column now shows </w:t>
            </w:r>
            <w:proofErr w:type="spellStart"/>
            <w:r>
              <w:rPr>
                <w:rStyle w:val="HTMLCode"/>
              </w:rPr>
              <w:t>bizName</w:t>
            </w:r>
            <w:proofErr w:type="spellEnd"/>
            <w:r>
              <w:rPr>
                <w:rFonts w:eastAsia="Times New Roman"/>
              </w:rPr>
              <w:t xml:space="preserve"> / </w:t>
            </w:r>
            <w:r>
              <w:rPr>
                <w:rStyle w:val="HTMLCode"/>
              </w:rPr>
              <w:t>name</w:t>
            </w:r>
            <w:r>
              <w:rPr>
                <w:rFonts w:eastAsia="Times New Roman"/>
              </w:rPr>
              <w:t xml:space="preserve"> from </w:t>
            </w:r>
            <w:proofErr w:type="spellStart"/>
            <w:r>
              <w:rPr>
                <w:rFonts w:eastAsia="Times New Roman"/>
              </w:rPr>
              <w:t>Firestore</w:t>
            </w:r>
            <w:proofErr w:type="spellEnd"/>
            <w:r>
              <w:rPr>
                <w:rFonts w:eastAsia="Times New Roman"/>
              </w:rPr>
              <w:t>. Hero "Open failed jobs" count (</w:t>
            </w:r>
            <w:r>
              <w:rPr>
                <w:rStyle w:val="HTMLCode"/>
              </w:rPr>
              <w:t>id="hero-open-count"</w:t>
            </w:r>
            <w:r>
              <w:rPr>
                <w:rFonts w:eastAsia="Times New Roman"/>
              </w:rPr>
              <w:t>) is now updated live from the snapshot. Deployed.</w:t>
            </w:r>
          </w:p>
        </w:tc>
      </w:tr>
      <w:tr w:rsidR="00421C69" w14:paraId="74C925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458C01" w14:textId="77777777" w:rsidR="00421C69" w:rsidRDefault="00421C69">
            <w:pPr>
              <w:spacing w:before="150" w:after="150"/>
              <w:rPr>
                <w:rFonts w:eastAsia="Times New Roman"/>
              </w:rPr>
            </w:pPr>
            <w:r>
              <w:rPr>
                <w:rFonts w:eastAsia="Times New Roman"/>
              </w:rPr>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18DB02" w14:textId="77777777" w:rsidR="00421C69" w:rsidRDefault="00421C69">
            <w:pPr>
              <w:spacing w:before="150" w:after="150"/>
              <w:rPr>
                <w:rFonts w:eastAsia="Times New Roman"/>
              </w:rPr>
            </w:pPr>
            <w:r>
              <w:rPr>
                <w:rStyle w:val="HTMLCode"/>
              </w:rPr>
              <w:t>global-</w:t>
            </w:r>
            <w:proofErr w:type="spellStart"/>
            <w:r>
              <w:rPr>
                <w:rStyle w:val="HTMLCode"/>
              </w:rPr>
              <w:t>style.css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968AA3" w14:textId="77777777" w:rsidR="00421C69" w:rsidRDefault="00421C69">
            <w:pPr>
              <w:spacing w:before="150" w:after="150"/>
              <w:rPr>
                <w:rFonts w:eastAsia="Times New Roman"/>
              </w:rPr>
            </w:pPr>
            <w:r>
              <w:rPr>
                <w:rStyle w:val="Strong"/>
                <w:rFonts w:eastAsia="Times New Roman"/>
              </w:rPr>
              <w:t>Massive gap between header and page content on all app pages:</w:t>
            </w:r>
            <w:r>
              <w:rPr>
                <w:rFonts w:eastAsia="Times New Roman"/>
              </w:rPr>
              <w:t xml:space="preserve"> </w:t>
            </w:r>
            <w:proofErr w:type="spellStart"/>
            <w:r>
              <w:rPr>
                <w:rStyle w:val="HTMLCode"/>
              </w:rPr>
              <w:t>body.app</w:t>
            </w:r>
            <w:proofErr w:type="spellEnd"/>
            <w:r>
              <w:rPr>
                <w:rStyle w:val="HTMLCode"/>
              </w:rPr>
              <w:t>-page .main-inner</w:t>
            </w:r>
            <w:r>
              <w:rPr>
                <w:rFonts w:eastAsia="Times New Roman"/>
              </w:rPr>
              <w:t xml:space="preserve"> had </w:t>
            </w:r>
            <w:r>
              <w:rPr>
                <w:rStyle w:val="HTMLCode"/>
              </w:rPr>
              <w:t>padding-top: 120px</w:t>
            </w:r>
            <w:r>
              <w:rPr>
                <w:rFonts w:eastAsia="Times New Roman"/>
              </w:rPr>
              <w:t xml:space="preserve"> (desktop) and </w:t>
            </w:r>
            <w:r>
              <w:rPr>
                <w:rStyle w:val="HTMLCode"/>
              </w:rPr>
              <w:t>56px</w:t>
            </w:r>
            <w:r>
              <w:rPr>
                <w:rFonts w:eastAsia="Times New Roman"/>
              </w:rPr>
              <w:t xml:space="preserve"> (mobile) which stacked on top of </w:t>
            </w:r>
            <w:proofErr w:type="spellStart"/>
            <w:r>
              <w:rPr>
                <w:rStyle w:val="HTMLCode"/>
              </w:rPr>
              <w:t>body.has</w:t>
            </w:r>
            <w:proofErr w:type="spellEnd"/>
            <w:r>
              <w:rPr>
                <w:rStyle w:val="HTMLCode"/>
              </w:rPr>
              <w:t>-site-header .main { padding-top: 80px }</w:t>
            </w:r>
            <w:r>
              <w:rPr>
                <w:rFonts w:eastAsia="Times New Roman"/>
              </w:rPr>
              <w:t xml:space="preserve"> — the actual header clearance. Total dead space was up to 200px on desktop, 114px on mobile. Create page tab strip was also sticky at </w:t>
            </w:r>
            <w:r>
              <w:rPr>
                <w:rStyle w:val="HTMLCode"/>
              </w:rPr>
              <w:t>top: 120px</w:t>
            </w:r>
            <w:r>
              <w:rPr>
                <w:rFonts w:eastAsia="Times New Roman"/>
              </w:rPr>
              <w:t xml:space="preserve"> despite </w:t>
            </w:r>
            <w:r>
              <w:rPr>
                <w:rFonts w:eastAsia="Times New Roman"/>
              </w:rPr>
              <w:lastRenderedPageBreak/>
              <w:t>the header being only ~76–80px, leaving a visible float gap.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513775" w14:textId="77777777" w:rsidR="00421C69" w:rsidRDefault="00421C69">
            <w:pPr>
              <w:spacing w:before="150" w:after="150"/>
              <w:rPr>
                <w:rFonts w:eastAsia="Times New Roman"/>
              </w:rPr>
            </w:pPr>
            <w:r>
              <w:rPr>
                <w:rFonts w:eastAsia="Times New Roman"/>
              </w:rPr>
              <w:lastRenderedPageBreak/>
              <w:t xml:space="preserve">Changed </w:t>
            </w:r>
            <w:proofErr w:type="spellStart"/>
            <w:r>
              <w:rPr>
                <w:rStyle w:val="HTMLCode"/>
              </w:rPr>
              <w:t>body.app</w:t>
            </w:r>
            <w:proofErr w:type="spellEnd"/>
            <w:r>
              <w:rPr>
                <w:rStyle w:val="HTMLCode"/>
              </w:rPr>
              <w:t>-page .main-inner</w:t>
            </w:r>
            <w:r>
              <w:rPr>
                <w:rFonts w:eastAsia="Times New Roman"/>
              </w:rPr>
              <w:t xml:space="preserve"> padding-top to </w:t>
            </w:r>
            <w:r>
              <w:rPr>
                <w:rStyle w:val="HTMLCode"/>
              </w:rPr>
              <w:t>10px</w:t>
            </w:r>
            <w:r>
              <w:rPr>
                <w:rFonts w:eastAsia="Times New Roman"/>
              </w:rPr>
              <w:t xml:space="preserve"> on both breakpoints — the </w:t>
            </w:r>
            <w:r>
              <w:rPr>
                <w:rStyle w:val="HTMLCode"/>
              </w:rPr>
              <w:t>.main</w:t>
            </w:r>
            <w:r>
              <w:rPr>
                <w:rFonts w:eastAsia="Times New Roman"/>
              </w:rPr>
              <w:t xml:space="preserve"> rule already handles header clearance. Changed </w:t>
            </w:r>
            <w:proofErr w:type="spellStart"/>
            <w:r>
              <w:rPr>
                <w:rStyle w:val="HTMLCode"/>
              </w:rPr>
              <w:t>body.create</w:t>
            </w:r>
            <w:proofErr w:type="spellEnd"/>
            <w:r>
              <w:rPr>
                <w:rStyle w:val="HTMLCode"/>
              </w:rPr>
              <w:t>-page .tabs</w:t>
            </w:r>
            <w:r>
              <w:rPr>
                <w:rFonts w:eastAsia="Times New Roman"/>
              </w:rPr>
              <w:t xml:space="preserve"> sticky </w:t>
            </w:r>
            <w:r>
              <w:rPr>
                <w:rStyle w:val="HTMLCode"/>
              </w:rPr>
              <w:t>top</w:t>
            </w:r>
            <w:r>
              <w:rPr>
                <w:rFonts w:eastAsia="Times New Roman"/>
              </w:rPr>
              <w:t xml:space="preserve"> from </w:t>
            </w:r>
            <w:r>
              <w:rPr>
                <w:rStyle w:val="HTMLCode"/>
              </w:rPr>
              <w:t>120px</w:t>
            </w:r>
            <w:r>
              <w:rPr>
                <w:rFonts w:eastAsia="Times New Roman"/>
              </w:rPr>
              <w:t xml:space="preserve"> → </w:t>
            </w:r>
            <w:r>
              <w:rPr>
                <w:rStyle w:val="HTMLCode"/>
              </w:rPr>
              <w:t>80px</w:t>
            </w:r>
            <w:r>
              <w:rPr>
                <w:rFonts w:eastAsia="Times New Roman"/>
              </w:rPr>
              <w:t xml:space="preserve"> on desktop (mobile stays </w:t>
            </w:r>
            <w:r>
              <w:rPr>
                <w:rStyle w:val="HTMLCode"/>
              </w:rPr>
              <w:t>56px</w:t>
            </w:r>
            <w:r>
              <w:rPr>
                <w:rFonts w:eastAsia="Times New Roman"/>
              </w:rPr>
              <w:t>). Deployed v=28.</w:t>
            </w:r>
          </w:p>
        </w:tc>
      </w:tr>
      <w:tr w:rsidR="00421C69" w14:paraId="670B14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AB8B3F" w14:textId="77777777" w:rsidR="00421C69" w:rsidRDefault="00421C69">
            <w:pPr>
              <w:spacing w:before="150" w:after="150"/>
              <w:rPr>
                <w:rFonts w:eastAsia="Times New Roman"/>
              </w:rPr>
            </w:pPr>
            <w:r>
              <w:rPr>
                <w:rFonts w:eastAsia="Times New Roman"/>
              </w:rPr>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09D2B8" w14:textId="77777777" w:rsidR="00421C69" w:rsidRDefault="00421C69">
            <w:pPr>
              <w:spacing w:before="150" w:after="150"/>
              <w:rPr>
                <w:rFonts w:eastAsia="Times New Roman"/>
              </w:rPr>
            </w:pPr>
            <w:r>
              <w:rPr>
                <w:rStyle w:val="HTMLCode"/>
              </w:rPr>
              <w:t>global-</w:t>
            </w:r>
            <w:proofErr w:type="spellStart"/>
            <w:r>
              <w:rPr>
                <w:rStyle w:val="HTMLCode"/>
              </w:rPr>
              <w:t>style.css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E5A6B9" w14:textId="77777777" w:rsidR="00421C69" w:rsidRDefault="00421C69">
            <w:pPr>
              <w:spacing w:before="150" w:after="150"/>
              <w:rPr>
                <w:rFonts w:eastAsia="Times New Roman"/>
              </w:rPr>
            </w:pPr>
            <w:r>
              <w:rPr>
                <w:rStyle w:val="Strong"/>
                <w:rFonts w:eastAsia="Times New Roman"/>
              </w:rPr>
              <w:t>Form elements stretched wall-to-wall on desktop; buttons not centered:</w:t>
            </w:r>
            <w:r>
              <w:rPr>
                <w:rFonts w:eastAsia="Times New Roman"/>
              </w:rPr>
              <w:t xml:space="preserve"> </w:t>
            </w:r>
            <w:r>
              <w:rPr>
                <w:rStyle w:val="HTMLCode"/>
              </w:rPr>
              <w:t>input</w:t>
            </w:r>
            <w:r>
              <w:rPr>
                <w:rFonts w:eastAsia="Times New Roman"/>
              </w:rPr>
              <w:t xml:space="preserve">, </w:t>
            </w:r>
            <w:proofErr w:type="spellStart"/>
            <w:r>
              <w:rPr>
                <w:rStyle w:val="HTMLCode"/>
              </w:rPr>
              <w:t>textarea</w:t>
            </w:r>
            <w:proofErr w:type="spellEnd"/>
            <w:r>
              <w:rPr>
                <w:rFonts w:eastAsia="Times New Roman"/>
              </w:rPr>
              <w:t xml:space="preserve">, </w:t>
            </w:r>
            <w:r>
              <w:rPr>
                <w:rStyle w:val="HTMLCode"/>
              </w:rPr>
              <w:t>select</w:t>
            </w:r>
            <w:r>
              <w:rPr>
                <w:rFonts w:eastAsia="Times New Roman"/>
              </w:rPr>
              <w:t xml:space="preserve"> had no max-width so they spanned the full page on wide screens. Buttons had no default centering.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39E4CB" w14:textId="77777777" w:rsidR="00421C69" w:rsidRDefault="00421C69">
            <w:pPr>
              <w:spacing w:before="150" w:after="150"/>
              <w:rPr>
                <w:rFonts w:eastAsia="Times New Roman"/>
              </w:rPr>
            </w:pPr>
            <w:r>
              <w:rPr>
                <w:rFonts w:eastAsia="Times New Roman"/>
              </w:rPr>
              <w:t xml:space="preserve">Added </w:t>
            </w:r>
            <w:r>
              <w:rPr>
                <w:rStyle w:val="HTMLCode"/>
              </w:rPr>
              <w:t>min-width: 160px; max-width: 560px</w:t>
            </w:r>
            <w:r>
              <w:rPr>
                <w:rFonts w:eastAsia="Times New Roman"/>
              </w:rPr>
              <w:t xml:space="preserve"> to base </w:t>
            </w:r>
            <w:r>
              <w:rPr>
                <w:rStyle w:val="HTMLCode"/>
              </w:rPr>
              <w:t>input/</w:t>
            </w:r>
            <w:proofErr w:type="spellStart"/>
            <w:r>
              <w:rPr>
                <w:rStyle w:val="HTMLCode"/>
              </w:rPr>
              <w:t>textarea</w:t>
            </w:r>
            <w:proofErr w:type="spellEnd"/>
            <w:r>
              <w:rPr>
                <w:rStyle w:val="HTMLCode"/>
              </w:rPr>
              <w:t>/select</w:t>
            </w:r>
            <w:r>
              <w:rPr>
                <w:rFonts w:eastAsia="Times New Roman"/>
              </w:rPr>
              <w:t xml:space="preserve"> rule — inputs now fill their container naturally on mobile and cap at 560px on desktop. Added </w:t>
            </w:r>
            <w:r>
              <w:rPr>
                <w:rStyle w:val="HTMLCode"/>
              </w:rPr>
              <w:t>display: block; width: fit-content; margin-left: auto; margin-right: auto</w:t>
            </w:r>
            <w:r>
              <w:rPr>
                <w:rFonts w:eastAsia="Times New Roman"/>
              </w:rPr>
              <w:t xml:space="preserve"> to the shared button base block — all buttons are now centered by default, </w:t>
            </w:r>
            <w:proofErr w:type="spellStart"/>
            <w:r>
              <w:rPr>
                <w:rFonts w:eastAsia="Times New Roman"/>
              </w:rPr>
              <w:t>overridable</w:t>
            </w:r>
            <w:proofErr w:type="spellEnd"/>
            <w:r>
              <w:rPr>
                <w:rFonts w:eastAsia="Times New Roman"/>
              </w:rPr>
              <w:t xml:space="preserve"> with specific classes when needed. Deployed v=27.</w:t>
            </w:r>
          </w:p>
        </w:tc>
      </w:tr>
      <w:tr w:rsidR="00421C69" w14:paraId="709D4A2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20C9D5" w14:textId="77777777" w:rsidR="00421C69" w:rsidRDefault="00421C69">
            <w:pPr>
              <w:spacing w:before="150" w:after="150"/>
              <w:rPr>
                <w:rFonts w:eastAsia="Times New Roman"/>
              </w:rPr>
            </w:pPr>
            <w:r>
              <w:rPr>
                <w:rFonts w:eastAsia="Times New Roman"/>
              </w:rPr>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EBAAFA" w14:textId="77777777" w:rsidR="00421C69" w:rsidRDefault="00421C69">
            <w:pPr>
              <w:spacing w:before="150" w:after="150"/>
              <w:rPr>
                <w:rFonts w:eastAsia="Times New Roman"/>
              </w:rPr>
            </w:pPr>
            <w:r>
              <w:rPr>
                <w:rStyle w:val="HTMLCode"/>
              </w:rPr>
              <w:t>global-</w:t>
            </w:r>
            <w:proofErr w:type="spellStart"/>
            <w:r>
              <w:rPr>
                <w:rStyle w:val="HTMLCode"/>
              </w:rPr>
              <w:t>style.css</w:t>
            </w:r>
            <w:proofErr w:type="spellEnd"/>
            <w:r>
              <w:rPr>
                <w:rFonts w:eastAsia="Times New Roman"/>
              </w:rPr>
              <w:t xml:space="preserve">, </w:t>
            </w:r>
            <w:r>
              <w:rPr>
                <w:rStyle w:val="HTMLCode"/>
              </w:rPr>
              <w:t>BlastyBiz.html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0AEDF2" w14:textId="77777777" w:rsidR="00421C69" w:rsidRDefault="00421C69">
            <w:pPr>
              <w:spacing w:before="150" w:after="150"/>
              <w:rPr>
                <w:rFonts w:eastAsia="Times New Roman"/>
              </w:rPr>
            </w:pPr>
            <w:r>
              <w:rPr>
                <w:rStyle w:val="Strong"/>
                <w:rFonts w:eastAsia="Times New Roman"/>
              </w:rPr>
              <w:t>Profile tab Business Profile card full-width on desktop; tab strip bleeding edge-to-edge:</w:t>
            </w:r>
            <w:r>
              <w:rPr>
                <w:rFonts w:eastAsia="Times New Roman"/>
              </w:rPr>
              <w:t xml:space="preserve"> (1) Tab strip used negative margins to bleed outside </w:t>
            </w:r>
            <w:r>
              <w:rPr>
                <w:rStyle w:val="HTMLCode"/>
              </w:rPr>
              <w:t>.main-inner</w:t>
            </w:r>
            <w:r>
              <w:rPr>
                <w:rFonts w:eastAsia="Times New Roman"/>
              </w:rPr>
              <w:t>. (2) Business Profile form had no layout constraint on wide screens.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572E71" w14:textId="77777777" w:rsidR="00421C69" w:rsidRDefault="00421C69">
            <w:pPr>
              <w:spacing w:before="150" w:after="150"/>
              <w:rPr>
                <w:rFonts w:eastAsia="Times New Roman"/>
              </w:rPr>
            </w:pPr>
            <w:r>
              <w:rPr>
                <w:rFonts w:eastAsia="Times New Roman"/>
              </w:rPr>
              <w:t xml:space="preserve">(1) Removed negative margins from </w:t>
            </w:r>
            <w:r>
              <w:rPr>
                <w:rStyle w:val="HTMLCode"/>
              </w:rPr>
              <w:t>.create-page .tabs</w:t>
            </w:r>
            <w:r>
              <w:rPr>
                <w:rFonts w:eastAsia="Times New Roman"/>
              </w:rPr>
              <w:t xml:space="preserve"> and added </w:t>
            </w:r>
            <w:r>
              <w:rPr>
                <w:rStyle w:val="HTMLCode"/>
              </w:rPr>
              <w:t xml:space="preserve">border-radius: 10px </w:t>
            </w:r>
            <w:proofErr w:type="spellStart"/>
            <w:r>
              <w:rPr>
                <w:rStyle w:val="HTMLCode"/>
              </w:rPr>
              <w:t>10px</w:t>
            </w:r>
            <w:proofErr w:type="spellEnd"/>
            <w:r>
              <w:rPr>
                <w:rStyle w:val="HTMLCode"/>
              </w:rPr>
              <w:t xml:space="preserve"> 0 0; overflow: hidden</w:t>
            </w:r>
            <w:r>
              <w:rPr>
                <w:rFonts w:eastAsia="Times New Roman"/>
              </w:rPr>
              <w:t xml:space="preserve"> so strip stays within content width. (2) Wrapped Business Profile card in </w:t>
            </w:r>
            <w:r>
              <w:rPr>
                <w:rStyle w:val="HTMLCode"/>
              </w:rPr>
              <w:t>.profile-biz-split</w:t>
            </w:r>
            <w:r>
              <w:rPr>
                <w:rFonts w:eastAsia="Times New Roman"/>
              </w:rPr>
              <w:t xml:space="preserve"> 2-</w:t>
            </w:r>
            <w:r>
              <w:rPr>
                <w:rFonts w:eastAsia="Times New Roman"/>
              </w:rPr>
              <w:lastRenderedPageBreak/>
              <w:t xml:space="preserve">1 grid — storefront image (Option A, warm plant shop) on left 2fr, form on right 1fr on tablet+; image </w:t>
            </w:r>
            <w:proofErr w:type="spellStart"/>
            <w:r>
              <w:rPr>
                <w:rStyle w:val="HTMLCode"/>
              </w:rPr>
              <w:t>display:none</w:t>
            </w:r>
            <w:proofErr w:type="spellEnd"/>
            <w:r>
              <w:rPr>
                <w:rFonts w:eastAsia="Times New Roman"/>
              </w:rPr>
              <w:t xml:space="preserve"> on mobile (</w:t>
            </w:r>
            <w:r>
              <w:rPr>
                <w:rStyle w:val="HTMLCode"/>
              </w:rPr>
              <w:t>max-width: 767px</w:t>
            </w:r>
            <w:r>
              <w:rPr>
                <w:rFonts w:eastAsia="Times New Roman"/>
              </w:rPr>
              <w:t xml:space="preserve">). Image is </w:t>
            </w:r>
            <w:r>
              <w:rPr>
                <w:rStyle w:val="HTMLCode"/>
              </w:rPr>
              <w:t>position: sticky; top: 160px</w:t>
            </w:r>
            <w:r>
              <w:rPr>
                <w:rFonts w:eastAsia="Times New Roman"/>
              </w:rPr>
              <w:t xml:space="preserve"> so it stays level with the form while scrolling. Deployed v=26.</w:t>
            </w:r>
          </w:p>
        </w:tc>
      </w:tr>
      <w:tr w:rsidR="00421C69" w14:paraId="5219DFF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321D8B" w14:textId="77777777" w:rsidR="00421C69" w:rsidRDefault="00421C69">
            <w:pPr>
              <w:spacing w:before="150" w:after="150"/>
              <w:rPr>
                <w:rFonts w:eastAsia="Times New Roman"/>
              </w:rPr>
            </w:pPr>
            <w:r>
              <w:rPr>
                <w:rFonts w:eastAsia="Times New Roman"/>
              </w:rPr>
              <w:lastRenderedPageBreak/>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A44EDC" w14:textId="77777777" w:rsidR="00421C69" w:rsidRDefault="00421C69">
            <w:pPr>
              <w:spacing w:before="150" w:after="150"/>
              <w:rPr>
                <w:rFonts w:eastAsia="Times New Roman"/>
              </w:rPr>
            </w:pPr>
            <w:r>
              <w:rPr>
                <w:rStyle w:val="HTMLCode"/>
              </w:rPr>
              <w:t>BlastyBiz.html</w:t>
            </w:r>
            <w:r>
              <w:rPr>
                <w:rFonts w:eastAsia="Times New Roman"/>
              </w:rPr>
              <w:t xml:space="preserve">, </w:t>
            </w:r>
            <w:r>
              <w:rPr>
                <w:rStyle w:val="HTMLCode"/>
              </w:rPr>
              <w:t>BlastyBiz-Dashboard.html</w:t>
            </w:r>
            <w:r>
              <w:rPr>
                <w:rFonts w:eastAsia="Times New Roman"/>
              </w:rPr>
              <w:t xml:space="preserve">, </w:t>
            </w:r>
            <w:r>
              <w:rPr>
                <w:rStyle w:val="HTMLCode"/>
              </w:rPr>
              <w:t>functions/</w:t>
            </w:r>
            <w:proofErr w:type="spellStart"/>
            <w:r>
              <w:rPr>
                <w:rStyle w:val="HTMLCode"/>
              </w:rPr>
              <w:t>index.js</w:t>
            </w:r>
            <w:proofErr w:type="spellEnd"/>
            <w:r>
              <w:rPr>
                <w:rFonts w:eastAsia="Times New Roman"/>
              </w:rPr>
              <w:t xml:space="preserve">, </w:t>
            </w:r>
            <w:r>
              <w:rPr>
                <w:rStyle w:val="HTMLCode"/>
              </w:rPr>
              <w:t>global-</w:t>
            </w:r>
            <w:proofErr w:type="spellStart"/>
            <w:r>
              <w:rPr>
                <w:rStyle w:val="HTMLCode"/>
              </w:rPr>
              <w:t>style.css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72474E" w14:textId="77777777" w:rsidR="00421C69" w:rsidRDefault="00421C69">
            <w:pPr>
              <w:spacing w:before="150" w:after="150"/>
              <w:rPr>
                <w:rFonts w:eastAsia="Times New Roman"/>
              </w:rPr>
            </w:pPr>
            <w:r>
              <w:rPr>
                <w:rStyle w:val="Strong"/>
                <w:rFonts w:eastAsia="Times New Roman"/>
              </w:rPr>
              <w:t>Two-tier AI context system + campaign detail sheet:</w:t>
            </w:r>
            <w:r>
              <w:rPr>
                <w:rFonts w:eastAsia="Times New Roman"/>
              </w:rPr>
              <w:t xml:space="preserve"> No distinction existed between global brand context and campaign-specific AI info; clicking activity rows did nothing.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265F10" w14:textId="77777777" w:rsidR="00421C69" w:rsidRDefault="00421C69">
            <w:pPr>
              <w:spacing w:before="150" w:after="150"/>
              <w:rPr>
                <w:rFonts w:eastAsia="Times New Roman"/>
              </w:rPr>
            </w:pPr>
            <w:r>
              <w:rPr>
                <w:rFonts w:eastAsia="Times New Roman"/>
              </w:rPr>
              <w:t xml:space="preserve">(1) Added "Campaign Context" card to Create page with </w:t>
            </w:r>
            <w:r>
              <w:rPr>
                <w:rStyle w:val="HTMLCode"/>
              </w:rPr>
              <w:t>id="campaign-context"</w:t>
            </w:r>
            <w:r>
              <w:rPr>
                <w:rFonts w:eastAsia="Times New Roman"/>
              </w:rPr>
              <w:t xml:space="preserve"> </w:t>
            </w:r>
            <w:proofErr w:type="spellStart"/>
            <w:r>
              <w:rPr>
                <w:rFonts w:eastAsia="Times New Roman"/>
              </w:rPr>
              <w:t>textarea</w:t>
            </w:r>
            <w:proofErr w:type="spellEnd"/>
            <w:r>
              <w:rPr>
                <w:rFonts w:eastAsia="Times New Roman"/>
              </w:rPr>
              <w:t xml:space="preserve"> — saved into listing doc as </w:t>
            </w:r>
            <w:proofErr w:type="spellStart"/>
            <w:r>
              <w:rPr>
                <w:rStyle w:val="HTMLCode"/>
              </w:rPr>
              <w:t>campaignContext</w:t>
            </w:r>
            <w:proofErr w:type="spellEnd"/>
            <w:r>
              <w:rPr>
                <w:rFonts w:eastAsia="Times New Roman"/>
              </w:rPr>
              <w:t xml:space="preserve">, passed in both API call payloads. (2) Updated Cloud Function </w:t>
            </w:r>
            <w:proofErr w:type="spellStart"/>
            <w:r>
              <w:rPr>
                <w:rStyle w:val="HTMLCode"/>
              </w:rPr>
              <w:t>adaptListing</w:t>
            </w:r>
            <w:proofErr w:type="spellEnd"/>
            <w:r>
              <w:rPr>
                <w:rFonts w:eastAsia="Times New Roman"/>
              </w:rPr>
              <w:t xml:space="preserve"> prompt to label tiers: </w:t>
            </w:r>
            <w:r>
              <w:rPr>
                <w:rStyle w:val="HTMLCode"/>
                <w:rFonts w:ascii="Segoe UI Emoji" w:hAnsi="Segoe UI Emoji" w:cs="Segoe UI Emoji"/>
              </w:rPr>
              <w:t>📖</w:t>
            </w:r>
            <w:r>
              <w:rPr>
                <w:rStyle w:val="HTMLCode"/>
              </w:rPr>
              <w:t xml:space="preserve"> BRAND STORY — ALL CAMPAIGNS</w:t>
            </w:r>
            <w:r>
              <w:rPr>
                <w:rFonts w:eastAsia="Times New Roman"/>
              </w:rPr>
              <w:t xml:space="preserve"> (</w:t>
            </w:r>
            <w:proofErr w:type="spellStart"/>
            <w:r>
              <w:rPr>
                <w:rFonts w:eastAsia="Times New Roman"/>
              </w:rPr>
              <w:t>aiContext</w:t>
            </w:r>
            <w:proofErr w:type="spellEnd"/>
            <w:r>
              <w:rPr>
                <w:rFonts w:eastAsia="Times New Roman"/>
              </w:rPr>
              <w:t xml:space="preserve">) and </w:t>
            </w:r>
            <w:r>
              <w:rPr>
                <w:rStyle w:val="HTMLCode"/>
                <w:rFonts w:ascii="Segoe UI Emoji" w:hAnsi="Segoe UI Emoji" w:cs="Segoe UI Emoji"/>
              </w:rPr>
              <w:t>🎯</w:t>
            </w:r>
            <w:r>
              <w:rPr>
                <w:rStyle w:val="HTMLCode"/>
              </w:rPr>
              <w:t xml:space="preserve"> THIS CAMPAIGN ONLY — HIGH PRIORITY</w:t>
            </w:r>
            <w:r>
              <w:rPr>
                <w:rFonts w:eastAsia="Times New Roman"/>
              </w:rPr>
              <w:t xml:space="preserve"> (</w:t>
            </w:r>
            <w:proofErr w:type="spellStart"/>
            <w:r>
              <w:rPr>
                <w:rFonts w:eastAsia="Times New Roman"/>
              </w:rPr>
              <w:t>campaignContext</w:t>
            </w:r>
            <w:proofErr w:type="spellEnd"/>
            <w:r>
              <w:rPr>
                <w:rFonts w:eastAsia="Times New Roman"/>
              </w:rPr>
              <w:t xml:space="preserve">). (3) Teach AI card now carries </w:t>
            </w:r>
            <w:r>
              <w:rPr>
                <w:rStyle w:val="HTMLCode"/>
              </w:rPr>
              <w:t>tier-badge--</w:t>
            </w:r>
            <w:r>
              <w:rPr>
                <w:rStyle w:val="HTMLCode"/>
              </w:rPr>
              <w:lastRenderedPageBreak/>
              <w:t>global</w:t>
            </w:r>
            <w:r>
              <w:rPr>
                <w:rFonts w:eastAsia="Times New Roman"/>
              </w:rPr>
              <w:t xml:space="preserve"> badge; Campaign Context card carries </w:t>
            </w:r>
            <w:r>
              <w:rPr>
                <w:rStyle w:val="HTMLCode"/>
              </w:rPr>
              <w:t>tier-badge--campaign</w:t>
            </w:r>
            <w:r>
              <w:rPr>
                <w:rFonts w:eastAsia="Times New Roman"/>
              </w:rPr>
              <w:t xml:space="preserve"> badge. (4) Dashboard "Recent Activity" rows are now </w:t>
            </w:r>
            <w:proofErr w:type="spellStart"/>
            <w:r>
              <w:rPr>
                <w:rFonts w:eastAsia="Times New Roman"/>
              </w:rPr>
              <w:t>tappable</w:t>
            </w:r>
            <w:proofErr w:type="spellEnd"/>
            <w:r>
              <w:rPr>
                <w:rFonts w:eastAsia="Times New Roman"/>
              </w:rPr>
              <w:t xml:space="preserve"> — each row with a </w:t>
            </w:r>
            <w:proofErr w:type="spellStart"/>
            <w:r>
              <w:rPr>
                <w:rStyle w:val="HTMLCode"/>
              </w:rPr>
              <w:t>draftId</w:t>
            </w:r>
            <w:proofErr w:type="spellEnd"/>
            <w:r>
              <w:rPr>
                <w:rFonts w:eastAsia="Times New Roman"/>
              </w:rPr>
              <w:t xml:space="preserve"> opens a slide-up campaign detail sheet showing: campaign context, AI insights Q&amp;As, and platform adaptations loaded live from </w:t>
            </w:r>
            <w:proofErr w:type="spellStart"/>
            <w:r>
              <w:rPr>
                <w:rFonts w:eastAsia="Times New Roman"/>
              </w:rPr>
              <w:t>Firestore</w:t>
            </w:r>
            <w:proofErr w:type="spellEnd"/>
            <w:r>
              <w:rPr>
                <w:rFonts w:eastAsia="Times New Roman"/>
              </w:rPr>
              <w:t xml:space="preserve">. (5) CSS: </w:t>
            </w:r>
            <w:r>
              <w:rPr>
                <w:rStyle w:val="HTMLCode"/>
              </w:rPr>
              <w:t>.tier-badge</w:t>
            </w:r>
            <w:r>
              <w:rPr>
                <w:rFonts w:eastAsia="Times New Roman"/>
              </w:rPr>
              <w:t xml:space="preserve">, </w:t>
            </w:r>
            <w:r>
              <w:rPr>
                <w:rStyle w:val="HTMLCode"/>
              </w:rPr>
              <w:t>.tier-badge--global</w:t>
            </w:r>
            <w:r>
              <w:rPr>
                <w:rFonts w:eastAsia="Times New Roman"/>
              </w:rPr>
              <w:t xml:space="preserve">, </w:t>
            </w:r>
            <w:r>
              <w:rPr>
                <w:rStyle w:val="HTMLCode"/>
              </w:rPr>
              <w:t>.tier-badge--campaign</w:t>
            </w:r>
            <w:r>
              <w:rPr>
                <w:rFonts w:eastAsia="Times New Roman"/>
              </w:rPr>
              <w:t xml:space="preserve">, </w:t>
            </w:r>
            <w:r>
              <w:rPr>
                <w:rStyle w:val="HTMLCode"/>
              </w:rPr>
              <w:t>.activity-</w:t>
            </w:r>
            <w:proofErr w:type="spellStart"/>
            <w:r>
              <w:rPr>
                <w:rStyle w:val="HTMLCode"/>
              </w:rPr>
              <w:t>row.clickable</w:t>
            </w:r>
            <w:proofErr w:type="spellEnd"/>
            <w:r>
              <w:rPr>
                <w:rFonts w:eastAsia="Times New Roman"/>
              </w:rPr>
              <w:t xml:space="preserve">, </w:t>
            </w:r>
            <w:r>
              <w:rPr>
                <w:rStyle w:val="HTMLCode"/>
              </w:rPr>
              <w:t>.</w:t>
            </w:r>
            <w:proofErr w:type="spellStart"/>
            <w:r>
              <w:rPr>
                <w:rStyle w:val="HTMLCode"/>
              </w:rPr>
              <w:t>cs</w:t>
            </w:r>
            <w:proofErr w:type="spellEnd"/>
            <w:r>
              <w:rPr>
                <w:rStyle w:val="HTMLCode"/>
              </w:rPr>
              <w:t>-insight-row</w:t>
            </w:r>
            <w:r>
              <w:rPr>
                <w:rFonts w:eastAsia="Times New Roman"/>
              </w:rPr>
              <w:t xml:space="preserve">, </w:t>
            </w:r>
            <w:r>
              <w:rPr>
                <w:rStyle w:val="HTMLCode"/>
              </w:rPr>
              <w:t>.</w:t>
            </w:r>
            <w:proofErr w:type="spellStart"/>
            <w:r>
              <w:rPr>
                <w:rStyle w:val="HTMLCode"/>
              </w:rPr>
              <w:t>cs</w:t>
            </w:r>
            <w:proofErr w:type="spellEnd"/>
            <w:r>
              <w:rPr>
                <w:rStyle w:val="HTMLCode"/>
              </w:rPr>
              <w:t>-empty</w:t>
            </w:r>
            <w:r>
              <w:rPr>
                <w:rFonts w:eastAsia="Times New Roman"/>
              </w:rPr>
              <w:t xml:space="preserve">, </w:t>
            </w:r>
            <w:r>
              <w:rPr>
                <w:rStyle w:val="HTMLCode"/>
              </w:rPr>
              <w:t>.campaign-</w:t>
            </w:r>
            <w:proofErr w:type="spellStart"/>
            <w:r>
              <w:rPr>
                <w:rStyle w:val="HTMLCode"/>
              </w:rPr>
              <w:t>ctx</w:t>
            </w:r>
            <w:proofErr w:type="spellEnd"/>
            <w:r>
              <w:rPr>
                <w:rStyle w:val="HTMLCode"/>
              </w:rPr>
              <w:t>-body</w:t>
            </w:r>
            <w:r>
              <w:rPr>
                <w:rFonts w:eastAsia="Times New Roman"/>
              </w:rPr>
              <w:t xml:space="preserve"> added to global-</w:t>
            </w:r>
            <w:proofErr w:type="spellStart"/>
            <w:r>
              <w:rPr>
                <w:rFonts w:eastAsia="Times New Roman"/>
              </w:rPr>
              <w:t>style.css</w:t>
            </w:r>
            <w:proofErr w:type="spellEnd"/>
            <w:r>
              <w:rPr>
                <w:rFonts w:eastAsia="Times New Roman"/>
              </w:rPr>
              <w:t>. Deployed v=25.</w:t>
            </w:r>
          </w:p>
        </w:tc>
      </w:tr>
      <w:tr w:rsidR="00421C69" w14:paraId="12D9FE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B13FC6" w14:textId="77777777" w:rsidR="00421C69" w:rsidRDefault="00421C69">
            <w:pPr>
              <w:spacing w:before="150" w:after="150"/>
              <w:rPr>
                <w:rFonts w:eastAsia="Times New Roman"/>
              </w:rPr>
            </w:pPr>
            <w:r>
              <w:rPr>
                <w:rFonts w:eastAsia="Times New Roman"/>
              </w:rPr>
              <w:lastRenderedPageBreak/>
              <w:t>Jun 30, 2</w:t>
            </w:r>
            <w:r>
              <w:rPr>
                <w:rFonts w:eastAsia="Times New Roman"/>
              </w:rPr>
              <w:lastRenderedPageBreak/>
              <w:t>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E8683F" w14:textId="77777777" w:rsidR="00421C69" w:rsidRDefault="00421C69">
            <w:pPr>
              <w:spacing w:before="150" w:after="150"/>
              <w:rPr>
                <w:rFonts w:eastAsia="Times New Roman"/>
              </w:rPr>
            </w:pPr>
            <w:r>
              <w:rPr>
                <w:rStyle w:val="HTMLCode"/>
              </w:rPr>
              <w:lastRenderedPageBreak/>
              <w:t>global-</w:t>
            </w:r>
            <w:proofErr w:type="spellStart"/>
            <w:r>
              <w:rPr>
                <w:rStyle w:val="HTMLCode"/>
              </w:rPr>
              <w:t>style.css</w:t>
            </w:r>
            <w:proofErr w:type="spellEnd"/>
            <w:r>
              <w:rPr>
                <w:rFonts w:eastAsia="Times New Roman"/>
              </w:rPr>
              <w:t xml:space="preserve"> — </w:t>
            </w:r>
            <w:r>
              <w:rPr>
                <w:rStyle w:val="HTMLCode"/>
              </w:rPr>
              <w:t>.login-form-col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F40024" w14:textId="77777777" w:rsidR="00421C69" w:rsidRDefault="00421C69">
            <w:pPr>
              <w:spacing w:before="150" w:after="150"/>
              <w:rPr>
                <w:rFonts w:eastAsia="Times New Roman"/>
              </w:rPr>
            </w:pPr>
            <w:r>
              <w:rPr>
                <w:rStyle w:val="Strong"/>
                <w:rFonts w:eastAsia="Times New Roman"/>
              </w:rPr>
              <w:t>Login form vertically centered instead of top-anchored:</w:t>
            </w:r>
            <w:r>
              <w:rPr>
                <w:rFonts w:eastAsia="Times New Roman"/>
              </w:rPr>
              <w:t xml:space="preserve"> </w:t>
            </w:r>
            <w:r>
              <w:rPr>
                <w:rStyle w:val="HTMLCode"/>
              </w:rPr>
              <w:t>justify-content: center</w:t>
            </w:r>
            <w:r>
              <w:rPr>
                <w:rFonts w:eastAsia="Times New Roman"/>
              </w:rPr>
              <w:t xml:space="preserve"> on </w:t>
            </w:r>
            <w:r>
              <w:rPr>
                <w:rStyle w:val="HTMLCode"/>
              </w:rPr>
              <w:t>.login-form-col</w:t>
            </w:r>
            <w:r>
              <w:rPr>
                <w:rFonts w:eastAsia="Times New Roman"/>
              </w:rPr>
              <w:t xml:space="preserve"> floated the </w:t>
            </w:r>
            <w:proofErr w:type="spellStart"/>
            <w:r>
              <w:rPr>
                <w:rFonts w:eastAsia="Times New Roman"/>
              </w:rPr>
              <w:t>auth</w:t>
            </w:r>
            <w:proofErr w:type="spellEnd"/>
            <w:r>
              <w:rPr>
                <w:rFonts w:eastAsia="Times New Roman"/>
              </w:rPr>
              <w:t xml:space="preserve"> card in the middle of the left column.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B65B50" w14:textId="77777777" w:rsidR="00421C69" w:rsidRDefault="00421C69">
            <w:pPr>
              <w:spacing w:before="150" w:after="150"/>
              <w:rPr>
                <w:rFonts w:eastAsia="Times New Roman"/>
              </w:rPr>
            </w:pPr>
            <w:r>
              <w:rPr>
                <w:rFonts w:eastAsia="Times New Roman"/>
              </w:rPr>
              <w:t xml:space="preserve">Changed to </w:t>
            </w:r>
            <w:r>
              <w:rPr>
                <w:rStyle w:val="HTMLCode"/>
              </w:rPr>
              <w:t>justify-content: flex-start</w:t>
            </w:r>
            <w:r>
              <w:rPr>
                <w:rFonts w:eastAsia="Times New Roman"/>
              </w:rPr>
              <w:t>. Deployed v=23.</w:t>
            </w:r>
          </w:p>
        </w:tc>
      </w:tr>
      <w:tr w:rsidR="00421C69" w14:paraId="572E6F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F33705" w14:textId="77777777" w:rsidR="00421C69" w:rsidRDefault="00421C69">
            <w:pPr>
              <w:spacing w:before="150" w:after="150"/>
              <w:rPr>
                <w:rFonts w:eastAsia="Times New Roman"/>
              </w:rPr>
            </w:pPr>
            <w:r>
              <w:rPr>
                <w:rFonts w:eastAsia="Times New Roman"/>
              </w:rPr>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92AAE9" w14:textId="77777777" w:rsidR="00421C69" w:rsidRDefault="00421C69">
            <w:pPr>
              <w:spacing w:before="150" w:after="150"/>
              <w:rPr>
                <w:rFonts w:eastAsia="Times New Roman"/>
              </w:rPr>
            </w:pPr>
            <w:r>
              <w:rPr>
                <w:rStyle w:val="HTMLCode"/>
              </w:rPr>
              <w:t>global-</w:t>
            </w:r>
            <w:proofErr w:type="spellStart"/>
            <w:r>
              <w:rPr>
                <w:rStyle w:val="HTMLCode"/>
              </w:rPr>
              <w:t>style.css</w:t>
            </w:r>
            <w:proofErr w:type="spellEnd"/>
            <w:r>
              <w:rPr>
                <w:rFonts w:eastAsia="Times New Roman"/>
              </w:rPr>
              <w:t xml:space="preserve"> — </w:t>
            </w:r>
            <w:r>
              <w:rPr>
                <w:rStyle w:val="HTMLCode"/>
              </w:rPr>
              <w:t>.login-</w:t>
            </w:r>
            <w:proofErr w:type="spellStart"/>
            <w:r>
              <w:rPr>
                <w:rStyle w:val="HTMLCode"/>
              </w:rPr>
              <w:t>img</w:t>
            </w:r>
            <w:proofErr w:type="spellEnd"/>
            <w:r>
              <w:rPr>
                <w:rStyle w:val="HTMLCode"/>
              </w:rPr>
              <w:t>-col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B37C4B" w14:textId="77777777" w:rsidR="00421C69" w:rsidRDefault="00421C69">
            <w:pPr>
              <w:spacing w:before="150" w:after="150"/>
              <w:rPr>
                <w:rFonts w:eastAsia="Times New Roman"/>
              </w:rPr>
            </w:pPr>
            <w:r>
              <w:rPr>
                <w:rStyle w:val="Strong"/>
                <w:rFonts w:eastAsia="Times New Roman"/>
              </w:rPr>
              <w:t>Login page right image too tall:</w:t>
            </w:r>
            <w:r>
              <w:rPr>
                <w:rFonts w:eastAsia="Times New Roman"/>
              </w:rPr>
              <w:t xml:space="preserve"> The image column used </w:t>
            </w:r>
            <w:r>
              <w:rPr>
                <w:rStyle w:val="HTMLCode"/>
              </w:rPr>
              <w:t>min-height: 500px</w:t>
            </w:r>
            <w:r>
              <w:rPr>
                <w:rFonts w:eastAsia="Times New Roman"/>
              </w:rPr>
              <w:t xml:space="preserve"> with no height cap, so it stretched as tall as the form column (which grows on Sign Up tab).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B4264E" w14:textId="77777777" w:rsidR="00421C69" w:rsidRDefault="00421C69">
            <w:pPr>
              <w:spacing w:before="150" w:after="150"/>
              <w:rPr>
                <w:rFonts w:eastAsia="Times New Roman"/>
              </w:rPr>
            </w:pPr>
            <w:r>
              <w:rPr>
                <w:rFonts w:eastAsia="Times New Roman"/>
              </w:rPr>
              <w:t xml:space="preserve">Changed to </w:t>
            </w:r>
            <w:r>
              <w:rPr>
                <w:rStyle w:val="HTMLCode"/>
              </w:rPr>
              <w:t xml:space="preserve">position: sticky; top: 80px; height: </w:t>
            </w:r>
            <w:proofErr w:type="spellStart"/>
            <w:r>
              <w:rPr>
                <w:rStyle w:val="HTMLCode"/>
              </w:rPr>
              <w:t>calc</w:t>
            </w:r>
            <w:proofErr w:type="spellEnd"/>
            <w:r>
              <w:rPr>
                <w:rStyle w:val="HTMLCode"/>
              </w:rPr>
              <w:t>(100dvh - 80px)</w:t>
            </w:r>
            <w:r>
              <w:rPr>
                <w:rFonts w:eastAsia="Times New Roman"/>
              </w:rPr>
              <w:t xml:space="preserve"> — image is now exactly one viewport tall and sticks while a long form scrolls beneath it. Deployed v=24.</w:t>
            </w:r>
          </w:p>
        </w:tc>
      </w:tr>
      <w:tr w:rsidR="00421C69" w14:paraId="01D69C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692073" w14:textId="77777777" w:rsidR="00421C69" w:rsidRDefault="00421C69">
            <w:pPr>
              <w:spacing w:before="150" w:after="150"/>
              <w:rPr>
                <w:rFonts w:eastAsia="Times New Roman"/>
              </w:rPr>
            </w:pPr>
            <w:r>
              <w:rPr>
                <w:rFonts w:eastAsia="Times New Roman"/>
              </w:rPr>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0E93BF" w14:textId="77777777" w:rsidR="00421C69" w:rsidRDefault="00421C69">
            <w:pPr>
              <w:spacing w:before="150" w:after="150"/>
              <w:rPr>
                <w:rFonts w:eastAsia="Times New Roman"/>
              </w:rPr>
            </w:pPr>
            <w:r>
              <w:rPr>
                <w:rStyle w:val="HTMLCode"/>
              </w:rPr>
              <w:t>BlastyBiz-Dashboard.html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46FA86" w14:textId="77777777" w:rsidR="00421C69" w:rsidRDefault="00421C69">
            <w:pPr>
              <w:spacing w:before="150" w:after="150"/>
              <w:rPr>
                <w:rFonts w:eastAsia="Times New Roman"/>
              </w:rPr>
            </w:pPr>
            <w:r>
              <w:rPr>
                <w:rStyle w:val="Strong"/>
                <w:rFonts w:eastAsia="Times New Roman"/>
              </w:rPr>
              <w:t xml:space="preserve">Leftover inline </w:t>
            </w:r>
            <w:r>
              <w:rPr>
                <w:rStyle w:val="HTMLCode"/>
                <w:b/>
                <w:bCs/>
              </w:rPr>
              <w:t>&lt;</w:t>
            </w:r>
            <w:proofErr w:type="spellStart"/>
            <w:r>
              <w:rPr>
                <w:rStyle w:val="HTMLCode"/>
                <w:b/>
                <w:bCs/>
              </w:rPr>
              <w:t>nav</w:t>
            </w:r>
            <w:proofErr w:type="spellEnd"/>
            <w:r>
              <w:rPr>
                <w:rStyle w:val="HTMLCode"/>
                <w:b/>
                <w:bCs/>
              </w:rPr>
              <w:t xml:space="preserve"> class="mobile-</w:t>
            </w:r>
            <w:proofErr w:type="spellStart"/>
            <w:r>
              <w:rPr>
                <w:rStyle w:val="HTMLCode"/>
                <w:b/>
                <w:bCs/>
              </w:rPr>
              <w:t>nav</w:t>
            </w:r>
            <w:proofErr w:type="spellEnd"/>
            <w:r>
              <w:rPr>
                <w:rStyle w:val="HTMLCode"/>
                <w:b/>
                <w:bCs/>
              </w:rPr>
              <w:t>"&gt;</w:t>
            </w:r>
            <w:r>
              <w:rPr>
                <w:rStyle w:val="Strong"/>
                <w:rFonts w:eastAsia="Times New Roman"/>
              </w:rPr>
              <w:t xml:space="preserve"> on Dashboard:</w:t>
            </w:r>
            <w:r>
              <w:rPr>
                <w:rFonts w:eastAsia="Times New Roman"/>
              </w:rPr>
              <w:t xml:space="preserve"> The Dashboard page retained a hardcoded </w:t>
            </w:r>
            <w:r>
              <w:rPr>
                <w:rStyle w:val="HTMLCode"/>
              </w:rPr>
              <w:t>&lt;</w:t>
            </w:r>
            <w:proofErr w:type="spellStart"/>
            <w:r>
              <w:rPr>
                <w:rStyle w:val="HTMLCode"/>
              </w:rPr>
              <w:t>nav</w:t>
            </w:r>
            <w:proofErr w:type="spellEnd"/>
            <w:r>
              <w:rPr>
                <w:rStyle w:val="HTMLCode"/>
              </w:rPr>
              <w:t xml:space="preserve"> class="mobile-</w:t>
            </w:r>
            <w:proofErr w:type="spellStart"/>
            <w:r>
              <w:rPr>
                <w:rStyle w:val="HTMLCode"/>
              </w:rPr>
              <w:t>nav</w:t>
            </w:r>
            <w:proofErr w:type="spellEnd"/>
            <w:r>
              <w:rPr>
                <w:rStyle w:val="HTMLCode"/>
              </w:rPr>
              <w:t>"&gt;</w:t>
            </w:r>
            <w:r>
              <w:rPr>
                <w:rFonts w:eastAsia="Times New Roman"/>
              </w:rPr>
              <w:t xml:space="preserve"> block (4 links: Home, Create, Status, Tasks) that duplicated the injected shared header's nav. All other authenticated pages were already clean.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05D55A" w14:textId="77777777" w:rsidR="00421C69" w:rsidRDefault="00421C69">
            <w:pPr>
              <w:spacing w:before="150" w:after="150"/>
              <w:rPr>
                <w:rFonts w:eastAsia="Times New Roman"/>
              </w:rPr>
            </w:pPr>
            <w:r>
              <w:rPr>
                <w:rFonts w:eastAsia="Times New Roman"/>
              </w:rPr>
              <w:t xml:space="preserve">Removed the 6-line </w:t>
            </w:r>
            <w:r>
              <w:rPr>
                <w:rStyle w:val="HTMLCode"/>
              </w:rPr>
              <w:t>&lt;</w:t>
            </w:r>
            <w:proofErr w:type="spellStart"/>
            <w:r>
              <w:rPr>
                <w:rStyle w:val="HTMLCode"/>
              </w:rPr>
              <w:t>nav</w:t>
            </w:r>
            <w:proofErr w:type="spellEnd"/>
            <w:r>
              <w:rPr>
                <w:rStyle w:val="HTMLCode"/>
              </w:rPr>
              <w:t xml:space="preserve"> class="mobile-</w:t>
            </w:r>
            <w:proofErr w:type="spellStart"/>
            <w:r>
              <w:rPr>
                <w:rStyle w:val="HTMLCode"/>
              </w:rPr>
              <w:t>nav</w:t>
            </w:r>
            <w:proofErr w:type="spellEnd"/>
            <w:r>
              <w:rPr>
                <w:rStyle w:val="HTMLCode"/>
              </w:rPr>
              <w:t>"&gt;…&lt;/</w:t>
            </w:r>
            <w:proofErr w:type="spellStart"/>
            <w:r>
              <w:rPr>
                <w:rStyle w:val="HTMLCode"/>
              </w:rPr>
              <w:t>nav</w:t>
            </w:r>
            <w:proofErr w:type="spellEnd"/>
            <w:r>
              <w:rPr>
                <w:rStyle w:val="HTMLCode"/>
              </w:rPr>
              <w:t>&gt;</w:t>
            </w:r>
            <w:r>
              <w:rPr>
                <w:rFonts w:eastAsia="Times New Roman"/>
              </w:rPr>
              <w:t xml:space="preserve"> block entirely. Deployed to Firebase Hosting; </w:t>
            </w:r>
            <w:r>
              <w:rPr>
                <w:rStyle w:val="HTMLCode"/>
              </w:rPr>
              <w:t>curl</w:t>
            </w:r>
            <w:r>
              <w:rPr>
                <w:rFonts w:eastAsia="Times New Roman"/>
              </w:rPr>
              <w:t xml:space="preserve"> confirmed 0 matches for </w:t>
            </w:r>
            <w:r>
              <w:rPr>
                <w:rStyle w:val="HTMLCode"/>
              </w:rPr>
              <w:t>mobile-</w:t>
            </w:r>
            <w:proofErr w:type="spellStart"/>
            <w:r>
              <w:rPr>
                <w:rStyle w:val="HTMLCode"/>
              </w:rPr>
              <w:t>nav</w:t>
            </w:r>
            <w:proofErr w:type="spellEnd"/>
            <w:r>
              <w:rPr>
                <w:rFonts w:eastAsia="Times New Roman"/>
              </w:rPr>
              <w:t xml:space="preserve"> / </w:t>
            </w:r>
            <w:r>
              <w:rPr>
                <w:rStyle w:val="HTMLCode"/>
              </w:rPr>
              <w:t>&lt;</w:t>
            </w:r>
            <w:proofErr w:type="spellStart"/>
            <w:r>
              <w:rPr>
                <w:rStyle w:val="HTMLCode"/>
              </w:rPr>
              <w:t>nav</w:t>
            </w:r>
            <w:proofErr w:type="spellEnd"/>
            <w:r>
              <w:rPr>
                <w:rFonts w:eastAsia="Times New Roman"/>
              </w:rPr>
              <w:t xml:space="preserve"> on the live page. Playwright confirmed the DOM contains no </w:t>
            </w:r>
            <w:r>
              <w:rPr>
                <w:rStyle w:val="HTMLCode"/>
              </w:rPr>
              <w:t>.mobile-</w:t>
            </w:r>
            <w:proofErr w:type="spellStart"/>
            <w:r>
              <w:rPr>
                <w:rStyle w:val="HTMLCode"/>
              </w:rPr>
              <w:t>nav</w:t>
            </w:r>
            <w:proofErr w:type="spellEnd"/>
            <w:r>
              <w:rPr>
                <w:rFonts w:eastAsia="Times New Roman"/>
              </w:rPr>
              <w:t xml:space="preserve"> element.</w:t>
            </w:r>
          </w:p>
        </w:tc>
      </w:tr>
      <w:tr w:rsidR="00421C69" w14:paraId="0447CF8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2FC3C7" w14:textId="77777777" w:rsidR="00421C69" w:rsidRDefault="00421C69">
            <w:pPr>
              <w:spacing w:before="150" w:after="150"/>
              <w:rPr>
                <w:rFonts w:eastAsia="Times New Roman"/>
              </w:rPr>
            </w:pPr>
            <w:r>
              <w:rPr>
                <w:rFonts w:eastAsia="Times New Roman"/>
              </w:rPr>
              <w:t xml:space="preserve">Jun 30, </w:t>
            </w:r>
            <w:r>
              <w:rPr>
                <w:rFonts w:eastAsia="Times New Roman"/>
              </w:rPr>
              <w:lastRenderedPageBreak/>
              <w:t>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766876" w14:textId="77777777" w:rsidR="00421C69" w:rsidRDefault="00421C69">
            <w:pPr>
              <w:spacing w:before="150" w:after="150"/>
              <w:rPr>
                <w:rFonts w:eastAsia="Times New Roman"/>
              </w:rPr>
            </w:pPr>
            <w:r>
              <w:rPr>
                <w:rStyle w:val="HTMLCode"/>
              </w:rPr>
              <w:lastRenderedPageBreak/>
              <w:t>global-</w:t>
            </w:r>
            <w:proofErr w:type="spellStart"/>
            <w:r>
              <w:rPr>
                <w:rStyle w:val="HTMLCode"/>
              </w:rPr>
              <w:t>style.css</w:t>
            </w:r>
            <w:proofErr w:type="spellEnd"/>
            <w:r>
              <w:rPr>
                <w:rFonts w:eastAsia="Times New Roman"/>
              </w:rPr>
              <w:t xml:space="preserve"> + </w:t>
            </w:r>
            <w:proofErr w:type="spellStart"/>
            <w:r>
              <w:rPr>
                <w:rStyle w:val="HTMLCode"/>
              </w:rPr>
              <w:t>BlastyBiz</w:t>
            </w:r>
            <w:proofErr w:type="spellEnd"/>
            <w:r>
              <w:rPr>
                <w:rStyle w:val="HTMLCode"/>
              </w:rPr>
              <w:t>-Listing-Preview.html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924612" w14:textId="77777777" w:rsidR="00421C69" w:rsidRDefault="00421C69">
            <w:pPr>
              <w:spacing w:before="150" w:after="150"/>
              <w:rPr>
                <w:rFonts w:eastAsia="Times New Roman"/>
              </w:rPr>
            </w:pPr>
            <w:r>
              <w:rPr>
                <w:rStyle w:val="Strong"/>
                <w:rFonts w:eastAsia="Times New Roman"/>
              </w:rPr>
              <w:t>CSS spacing refactor — remaining per-page overrides:</w:t>
            </w:r>
            <w:r>
              <w:rPr>
                <w:rFonts w:eastAsia="Times New Roman"/>
              </w:rPr>
              <w:t xml:space="preserve"> Five spacing rules couldn't be moved to utility classes in the previous refactor because a same-specificity global </w:t>
            </w:r>
            <w:r>
              <w:rPr>
                <w:rFonts w:eastAsia="Times New Roman"/>
              </w:rPr>
              <w:lastRenderedPageBreak/>
              <w:t xml:space="preserve">rule would win. Resolution: (1) Added </w:t>
            </w:r>
            <w:r>
              <w:rPr>
                <w:rStyle w:val="HTMLCode"/>
              </w:rPr>
              <w:t>.mt-3 { margin-top: 3px }</w:t>
            </w:r>
            <w:r>
              <w:rPr>
                <w:rFonts w:eastAsia="Times New Roman"/>
              </w:rPr>
              <w:t xml:space="preserve"> and </w:t>
            </w:r>
            <w:r>
              <w:rPr>
                <w:rStyle w:val="HTMLCode"/>
              </w:rPr>
              <w:t>.mb-5 { margin-bottom: 5px }</w:t>
            </w:r>
            <w:r>
              <w:rPr>
                <w:rFonts w:eastAsia="Times New Roman"/>
              </w:rPr>
              <w:t xml:space="preserve"> to the spacing utility palette in global-</w:t>
            </w:r>
            <w:proofErr w:type="spellStart"/>
            <w:r>
              <w:rPr>
                <w:rFonts w:eastAsia="Times New Roman"/>
              </w:rPr>
              <w:t>style.css</w:t>
            </w:r>
            <w:proofErr w:type="spellEnd"/>
            <w:r>
              <w:rPr>
                <w:rFonts w:eastAsia="Times New Roman"/>
              </w:rPr>
              <w:t xml:space="preserve"> (the two missing values). (2) Removed </w:t>
            </w:r>
            <w:r>
              <w:rPr>
                <w:rStyle w:val="HTMLCode"/>
              </w:rPr>
              <w:t>margin-top: 3px</w:t>
            </w:r>
            <w:r>
              <w:rPr>
                <w:rFonts w:eastAsia="Times New Roman"/>
              </w:rPr>
              <w:t xml:space="preserve"> from </w:t>
            </w:r>
            <w:proofErr w:type="spellStart"/>
            <w:r>
              <w:rPr>
                <w:rStyle w:val="HTMLCode"/>
              </w:rPr>
              <w:t>body.listing</w:t>
            </w:r>
            <w:proofErr w:type="spellEnd"/>
            <w:r>
              <w:rPr>
                <w:rStyle w:val="HTMLCode"/>
              </w:rPr>
              <w:t>-preview-page .step-sub</w:t>
            </w:r>
            <w:r>
              <w:rPr>
                <w:rFonts w:eastAsia="Times New Roman"/>
              </w:rPr>
              <w:t xml:space="preserve"> and </w:t>
            </w:r>
            <w:r>
              <w:rPr>
                <w:rStyle w:val="HTMLCode"/>
              </w:rPr>
              <w:t>margin-bottom: 5px</w:t>
            </w:r>
            <w:r>
              <w:rPr>
                <w:rFonts w:eastAsia="Times New Roman"/>
              </w:rPr>
              <w:t xml:space="preserve"> from </w:t>
            </w:r>
            <w:proofErr w:type="spellStart"/>
            <w:r>
              <w:rPr>
                <w:rStyle w:val="HTMLCode"/>
              </w:rPr>
              <w:t>body.listing</w:t>
            </w:r>
            <w:proofErr w:type="spellEnd"/>
            <w:r>
              <w:rPr>
                <w:rStyle w:val="HTMLCode"/>
              </w:rPr>
              <w:t>-preview-page .label</w:t>
            </w:r>
            <w:r>
              <w:rPr>
                <w:rFonts w:eastAsia="Times New Roman"/>
              </w:rPr>
              <w:t xml:space="preserve"> — the margin is now expressed via </w:t>
            </w:r>
            <w:r>
              <w:rPr>
                <w:rStyle w:val="HTMLCode"/>
              </w:rPr>
              <w:t>mt-3</w:t>
            </w:r>
            <w:r>
              <w:rPr>
                <w:rFonts w:eastAsia="Times New Roman"/>
              </w:rPr>
              <w:t>/</w:t>
            </w:r>
            <w:r>
              <w:rPr>
                <w:rStyle w:val="HTMLCode"/>
              </w:rPr>
              <w:t>mb-5</w:t>
            </w:r>
            <w:r>
              <w:rPr>
                <w:rFonts w:eastAsia="Times New Roman"/>
              </w:rPr>
              <w:t xml:space="preserve"> utility classes added to the HTML elements. (3) The three remaining overrides (</w:t>
            </w:r>
            <w:proofErr w:type="spellStart"/>
            <w:r>
              <w:rPr>
                <w:rStyle w:val="HTMLCode"/>
              </w:rPr>
              <w:t>body.publishing</w:t>
            </w:r>
            <w:proofErr w:type="spellEnd"/>
            <w:r>
              <w:rPr>
                <w:rStyle w:val="HTMLCode"/>
              </w:rPr>
              <w:t>-page .page-sub { margin-bottom: 24px }</w:t>
            </w:r>
            <w:r>
              <w:rPr>
                <w:rFonts w:eastAsia="Times New Roman"/>
              </w:rPr>
              <w:t xml:space="preserve">, </w:t>
            </w:r>
            <w:proofErr w:type="spellStart"/>
            <w:r>
              <w:rPr>
                <w:rStyle w:val="HTMLCode"/>
              </w:rPr>
              <w:t>body.connected</w:t>
            </w:r>
            <w:proofErr w:type="spellEnd"/>
            <w:r>
              <w:rPr>
                <w:rStyle w:val="HTMLCode"/>
              </w:rPr>
              <w:t>-page .section-label { margin-bottom: 14px }</w:t>
            </w:r>
            <w:r>
              <w:rPr>
                <w:rFonts w:eastAsia="Times New Roman"/>
              </w:rPr>
              <w:t xml:space="preserve">, </w:t>
            </w:r>
            <w:proofErr w:type="spellStart"/>
            <w:r>
              <w:rPr>
                <w:rStyle w:val="HTMLCode"/>
              </w:rPr>
              <w:t>body.create</w:t>
            </w:r>
            <w:proofErr w:type="spellEnd"/>
            <w:r>
              <w:rPr>
                <w:rStyle w:val="HTMLCode"/>
              </w:rPr>
              <w:t>-page .section-label { margin-bottom: 12px; margin-top: 4px }</w:t>
            </w:r>
            <w:r>
              <w:rPr>
                <w:rFonts w:eastAsia="Times New Roman"/>
              </w:rPr>
              <w:t xml:space="preserve">) must stay as body-scoped rules — the global </w:t>
            </w:r>
            <w:r>
              <w:rPr>
                <w:rStyle w:val="HTMLCode"/>
              </w:rPr>
              <w:t>.page-sub</w:t>
            </w:r>
            <w:r>
              <w:rPr>
                <w:rFonts w:eastAsia="Times New Roman"/>
              </w:rPr>
              <w:t xml:space="preserve"> / </w:t>
            </w:r>
            <w:r>
              <w:rPr>
                <w:rStyle w:val="HTMLCode"/>
              </w:rPr>
              <w:t>.section-label</w:t>
            </w:r>
            <w:r>
              <w:rPr>
                <w:rFonts w:eastAsia="Times New Roman"/>
              </w:rPr>
              <w:t xml:space="preserve"> rules at equal specificity would defeat any utility class added in HTML. Added explanatory comments to each of these three rules documenting why the body-scope is required. Deployed and curl-verified.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96D3CB" w14:textId="77777777" w:rsidR="00421C69" w:rsidRDefault="00421C69">
            <w:pPr>
              <w:spacing w:before="150" w:after="150"/>
              <w:rPr>
                <w:rFonts w:eastAsia="Times New Roman"/>
              </w:rPr>
            </w:pPr>
          </w:p>
        </w:tc>
      </w:tr>
      <w:tr w:rsidR="00421C69" w14:paraId="4EA6BC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F0BA57" w14:textId="77777777" w:rsidR="00421C69" w:rsidRDefault="00421C69">
            <w:pPr>
              <w:spacing w:before="150" w:after="150"/>
              <w:rPr>
                <w:rFonts w:eastAsia="Times New Roman"/>
              </w:rPr>
            </w:pPr>
            <w:r>
              <w:rPr>
                <w:rFonts w:eastAsia="Times New Roman"/>
              </w:rPr>
              <w:t xml:space="preserve">Jun </w:t>
            </w:r>
            <w:r>
              <w:rPr>
                <w:rFonts w:eastAsia="Times New Roman"/>
              </w:rPr>
              <w:lastRenderedPageBreak/>
              <w:t>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298F13" w14:textId="77777777" w:rsidR="00421C69" w:rsidRDefault="00421C69">
            <w:pPr>
              <w:spacing w:before="150" w:after="150"/>
              <w:rPr>
                <w:rFonts w:eastAsia="Times New Roman"/>
              </w:rPr>
            </w:pPr>
            <w:r>
              <w:rPr>
                <w:rStyle w:val="HTMLCode"/>
              </w:rPr>
              <w:lastRenderedPageBreak/>
              <w:t>global-</w:t>
            </w:r>
            <w:proofErr w:type="spellStart"/>
            <w:r>
              <w:rPr>
                <w:rStyle w:val="HTMLCode"/>
              </w:rPr>
              <w:t>style.css</w:t>
            </w:r>
            <w:proofErr w:type="spellEnd"/>
            <w:r>
              <w:rPr>
                <w:rFonts w:eastAsia="Times New Roman"/>
              </w:rPr>
              <w:t xml:space="preserve"> — </w:t>
            </w:r>
            <w:r>
              <w:rPr>
                <w:rFonts w:eastAsia="Times New Roman"/>
              </w:rPr>
              <w:lastRenderedPageBreak/>
              <w:t>button system site-wide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627BDC" w14:textId="77777777" w:rsidR="00421C69" w:rsidRDefault="00421C69">
            <w:pPr>
              <w:spacing w:before="150" w:after="150"/>
              <w:rPr>
                <w:rFonts w:eastAsia="Times New Roman"/>
              </w:rPr>
            </w:pPr>
            <w:r>
              <w:rPr>
                <w:rStyle w:val="Strong"/>
                <w:rFonts w:eastAsia="Times New Roman"/>
              </w:rPr>
              <w:lastRenderedPageBreak/>
              <w:t>Button system fragmentation:</w:t>
            </w:r>
            <w:r>
              <w:rPr>
                <w:rFonts w:eastAsia="Times New Roman"/>
              </w:rPr>
              <w:t xml:space="preserve"> </w:t>
            </w:r>
            <w:r>
              <w:rPr>
                <w:rStyle w:val="HTMLCode"/>
              </w:rPr>
              <w:t>global-</w:t>
            </w:r>
            <w:proofErr w:type="spellStart"/>
            <w:r>
              <w:rPr>
                <w:rStyle w:val="HTMLCode"/>
              </w:rPr>
              <w:t>style.css</w:t>
            </w:r>
            <w:proofErr w:type="spellEnd"/>
            <w:r>
              <w:rPr>
                <w:rFonts w:eastAsia="Times New Roman"/>
              </w:rPr>
              <w:t xml:space="preserve"> had 20+ scattered button selectors with fully </w:t>
            </w:r>
            <w:r>
              <w:rPr>
                <w:rFonts w:eastAsia="Times New Roman"/>
              </w:rPr>
              <w:lastRenderedPageBreak/>
              <w:t xml:space="preserve">duplicated declarations — </w:t>
            </w:r>
            <w:r>
              <w:rPr>
                <w:rStyle w:val="HTMLCode"/>
              </w:rPr>
              <w:t>font-family: 'DM Sans'</w:t>
            </w:r>
            <w:r>
              <w:rPr>
                <w:rFonts w:eastAsia="Times New Roman"/>
              </w:rPr>
              <w:t xml:space="preserve"> appeared 39 times across button rules, </w:t>
            </w:r>
            <w:r>
              <w:rPr>
                <w:rStyle w:val="HTMLCode"/>
              </w:rPr>
              <w:t>border-radius</w:t>
            </w:r>
            <w:r>
              <w:rPr>
                <w:rFonts w:eastAsia="Times New Roman"/>
              </w:rPr>
              <w:t xml:space="preserve"> was inconsistent (8 / 9 / 10 / 12px mixed across buttons), and each button variant re-implemented the shared base from scratch. This made buttons look inconsistent and made any global tweak require 20+ changes.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3663FC" w14:textId="77777777" w:rsidR="00421C69" w:rsidRDefault="00421C69">
            <w:pPr>
              <w:spacing w:before="150" w:after="150"/>
              <w:rPr>
                <w:rFonts w:eastAsia="Times New Roman"/>
              </w:rPr>
            </w:pPr>
            <w:r>
              <w:rPr>
                <w:rStyle w:val="Strong"/>
                <w:rFonts w:eastAsia="Times New Roman"/>
              </w:rPr>
              <w:lastRenderedPageBreak/>
              <w:t>Consolidated button system:</w:t>
            </w:r>
            <w:r>
              <w:rPr>
                <w:rFonts w:eastAsia="Times New Roman"/>
              </w:rPr>
              <w:t xml:space="preserve"> (1) Added a single </w:t>
            </w:r>
            <w:r>
              <w:rPr>
                <w:rStyle w:val="HTMLCode"/>
              </w:rPr>
              <w:t>.</w:t>
            </w:r>
            <w:proofErr w:type="spellStart"/>
            <w:r>
              <w:rPr>
                <w:rStyle w:val="HTMLCode"/>
              </w:rPr>
              <w:t>btn</w:t>
            </w:r>
            <w:proofErr w:type="spellEnd"/>
            <w:r>
              <w:rPr>
                <w:rStyle w:val="HTMLCode"/>
              </w:rPr>
              <w:t>, .</w:t>
            </w:r>
            <w:proofErr w:type="spellStart"/>
            <w:r>
              <w:rPr>
                <w:rStyle w:val="HTMLCode"/>
              </w:rPr>
              <w:t>btn</w:t>
            </w:r>
            <w:proofErr w:type="spellEnd"/>
            <w:r>
              <w:rPr>
                <w:rStyle w:val="HTMLCode"/>
              </w:rPr>
              <w:t>-submit, .</w:t>
            </w:r>
            <w:proofErr w:type="spellStart"/>
            <w:r>
              <w:rPr>
                <w:rStyle w:val="HTMLCode"/>
              </w:rPr>
              <w:t>btn</w:t>
            </w:r>
            <w:proofErr w:type="spellEnd"/>
            <w:r>
              <w:rPr>
                <w:rStyle w:val="HTMLCode"/>
              </w:rPr>
              <w:t xml:space="preserve">-next, </w:t>
            </w:r>
            <w:r>
              <w:rPr>
                <w:rStyle w:val="HTMLCode"/>
              </w:rPr>
              <w:lastRenderedPageBreak/>
              <w:t>.</w:t>
            </w:r>
            <w:proofErr w:type="spellStart"/>
            <w:r>
              <w:rPr>
                <w:rStyle w:val="HTMLCode"/>
              </w:rPr>
              <w:t>btn</w:t>
            </w:r>
            <w:proofErr w:type="spellEnd"/>
            <w:r>
              <w:rPr>
                <w:rStyle w:val="HTMLCode"/>
              </w:rPr>
              <w:t>-back, .</w:t>
            </w:r>
            <w:proofErr w:type="spellStart"/>
            <w:r>
              <w:rPr>
                <w:rStyle w:val="HTMLCode"/>
              </w:rPr>
              <w:t>btn</w:t>
            </w:r>
            <w:proofErr w:type="spellEnd"/>
            <w:r>
              <w:rPr>
                <w:rStyle w:val="HTMLCode"/>
              </w:rPr>
              <w:t>-social, .dash-</w:t>
            </w:r>
            <w:proofErr w:type="spellStart"/>
            <w:r>
              <w:rPr>
                <w:rStyle w:val="HTMLCode"/>
              </w:rPr>
              <w:t>btn</w:t>
            </w:r>
            <w:proofErr w:type="spellEnd"/>
            <w:r>
              <w:rPr>
                <w:rStyle w:val="HTMLCode"/>
              </w:rPr>
              <w:t>, .dash-</w:t>
            </w:r>
            <w:proofErr w:type="spellStart"/>
            <w:r>
              <w:rPr>
                <w:rStyle w:val="HTMLCode"/>
              </w:rPr>
              <w:t>btn</w:t>
            </w:r>
            <w:proofErr w:type="spellEnd"/>
            <w:r>
              <w:rPr>
                <w:rStyle w:val="HTMLCode"/>
              </w:rPr>
              <w:t>-outline, .dash-</w:t>
            </w:r>
            <w:proofErr w:type="spellStart"/>
            <w:r>
              <w:rPr>
                <w:rStyle w:val="HTMLCode"/>
              </w:rPr>
              <w:t>btn</w:t>
            </w:r>
            <w:proofErr w:type="spellEnd"/>
            <w:r>
              <w:rPr>
                <w:rStyle w:val="HTMLCode"/>
              </w:rPr>
              <w:t>-ghost, .</w:t>
            </w:r>
            <w:proofErr w:type="spellStart"/>
            <w:r>
              <w:rPr>
                <w:rStyle w:val="HTMLCode"/>
              </w:rPr>
              <w:t>btn</w:t>
            </w:r>
            <w:proofErr w:type="spellEnd"/>
            <w:r>
              <w:rPr>
                <w:rStyle w:val="HTMLCode"/>
              </w:rPr>
              <w:t>-connect, .</w:t>
            </w:r>
            <w:proofErr w:type="spellStart"/>
            <w:r>
              <w:rPr>
                <w:rStyle w:val="HTMLCode"/>
              </w:rPr>
              <w:t>btn</w:t>
            </w:r>
            <w:proofErr w:type="spellEnd"/>
            <w:r>
              <w:rPr>
                <w:rStyle w:val="HTMLCode"/>
              </w:rPr>
              <w:t>-reconnect, .</w:t>
            </w:r>
            <w:proofErr w:type="spellStart"/>
            <w:r>
              <w:rPr>
                <w:rStyle w:val="HTMLCode"/>
              </w:rPr>
              <w:t>btn</w:t>
            </w:r>
            <w:proofErr w:type="spellEnd"/>
            <w:r>
              <w:rPr>
                <w:rStyle w:val="HTMLCode"/>
              </w:rPr>
              <w:t>-disconnect, .</w:t>
            </w:r>
            <w:proofErr w:type="spellStart"/>
            <w:r>
              <w:rPr>
                <w:rStyle w:val="HTMLCode"/>
              </w:rPr>
              <w:t>btn</w:t>
            </w:r>
            <w:proofErr w:type="spellEnd"/>
            <w:r>
              <w:rPr>
                <w:rStyle w:val="HTMLCode"/>
              </w:rPr>
              <w:t>-copy, .</w:t>
            </w:r>
            <w:proofErr w:type="spellStart"/>
            <w:r>
              <w:rPr>
                <w:rStyle w:val="HTMLCode"/>
              </w:rPr>
              <w:t>btn</w:t>
            </w:r>
            <w:proofErr w:type="spellEnd"/>
            <w:r>
              <w:rPr>
                <w:rStyle w:val="HTMLCode"/>
              </w:rPr>
              <w:t>-instructions, .</w:t>
            </w:r>
            <w:proofErr w:type="spellStart"/>
            <w:r>
              <w:rPr>
                <w:rStyle w:val="HTMLCode"/>
              </w:rPr>
              <w:t>btn</w:t>
            </w:r>
            <w:proofErr w:type="spellEnd"/>
            <w:r>
              <w:rPr>
                <w:rStyle w:val="HTMLCode"/>
              </w:rPr>
              <w:t>-cancel-modal, .</w:t>
            </w:r>
            <w:proofErr w:type="spellStart"/>
            <w:r>
              <w:rPr>
                <w:rStyle w:val="HTMLCode"/>
              </w:rPr>
              <w:t>btn</w:t>
            </w:r>
            <w:proofErr w:type="spellEnd"/>
            <w:r>
              <w:rPr>
                <w:rStyle w:val="HTMLCode"/>
              </w:rPr>
              <w:t>-retry, .</w:t>
            </w:r>
            <w:proofErr w:type="spellStart"/>
            <w:r>
              <w:rPr>
                <w:rStyle w:val="HTMLCode"/>
              </w:rPr>
              <w:t>btn</w:t>
            </w:r>
            <w:proofErr w:type="spellEnd"/>
            <w:r>
              <w:rPr>
                <w:rStyle w:val="HTMLCode"/>
              </w:rPr>
              <w:t>-save, .</w:t>
            </w:r>
            <w:proofErr w:type="spellStart"/>
            <w:r>
              <w:rPr>
                <w:rStyle w:val="HTMLCode"/>
              </w:rPr>
              <w:t>btn</w:t>
            </w:r>
            <w:proofErr w:type="spellEnd"/>
            <w:r>
              <w:rPr>
                <w:rStyle w:val="HTMLCode"/>
              </w:rPr>
              <w:t>-cancel, .</w:t>
            </w:r>
            <w:proofErr w:type="spellStart"/>
            <w:r>
              <w:rPr>
                <w:rStyle w:val="HTMLCode"/>
              </w:rPr>
              <w:t>btn</w:t>
            </w:r>
            <w:proofErr w:type="spellEnd"/>
            <w:r>
              <w:rPr>
                <w:rStyle w:val="HTMLCode"/>
              </w:rPr>
              <w:t>-camp-save, .</w:t>
            </w:r>
            <w:proofErr w:type="spellStart"/>
            <w:r>
              <w:rPr>
                <w:rStyle w:val="HTMLCode"/>
              </w:rPr>
              <w:t>btn</w:t>
            </w:r>
            <w:proofErr w:type="spellEnd"/>
            <w:r>
              <w:rPr>
                <w:rStyle w:val="HTMLCode"/>
              </w:rPr>
              <w:t>-camp-cancel, .</w:t>
            </w:r>
            <w:proofErr w:type="spellStart"/>
            <w:r>
              <w:rPr>
                <w:rStyle w:val="HTMLCode"/>
              </w:rPr>
              <w:t>btn</w:t>
            </w:r>
            <w:proofErr w:type="spellEnd"/>
            <w:r>
              <w:rPr>
                <w:rStyle w:val="HTMLCode"/>
              </w:rPr>
              <w:t>-rewrite, .</w:t>
            </w:r>
            <w:proofErr w:type="spellStart"/>
            <w:r>
              <w:rPr>
                <w:rStyle w:val="HTMLCode"/>
              </w:rPr>
              <w:t>btn</w:t>
            </w:r>
            <w:proofErr w:type="spellEnd"/>
            <w:r>
              <w:rPr>
                <w:rStyle w:val="HTMLCode"/>
              </w:rPr>
              <w:t>-clear, .</w:t>
            </w:r>
            <w:proofErr w:type="spellStart"/>
            <w:r>
              <w:rPr>
                <w:rStyle w:val="HTMLCode"/>
              </w:rPr>
              <w:t>btn</w:t>
            </w:r>
            <w:proofErr w:type="spellEnd"/>
            <w:r>
              <w:rPr>
                <w:rStyle w:val="HTMLCode"/>
              </w:rPr>
              <w:t>-more-</w:t>
            </w:r>
            <w:proofErr w:type="spellStart"/>
            <w:r>
              <w:rPr>
                <w:rStyle w:val="HTMLCode"/>
              </w:rPr>
              <w:t>qs</w:t>
            </w:r>
            <w:proofErr w:type="spellEnd"/>
            <w:r>
              <w:rPr>
                <w:rStyle w:val="HTMLCode"/>
              </w:rPr>
              <w:t>, .</w:t>
            </w:r>
            <w:proofErr w:type="spellStart"/>
            <w:r>
              <w:rPr>
                <w:rStyle w:val="HTMLCode"/>
              </w:rPr>
              <w:t>btn</w:t>
            </w:r>
            <w:proofErr w:type="spellEnd"/>
            <w:r>
              <w:rPr>
                <w:rStyle w:val="HTMLCode"/>
              </w:rPr>
              <w:t>-green-out, .</w:t>
            </w:r>
            <w:proofErr w:type="spellStart"/>
            <w:r>
              <w:rPr>
                <w:rStyle w:val="HTMLCode"/>
              </w:rPr>
              <w:t>btn</w:t>
            </w:r>
            <w:proofErr w:type="spellEnd"/>
            <w:r>
              <w:rPr>
                <w:rStyle w:val="HTMLCode"/>
              </w:rPr>
              <w:t>-cat-resolve, .</w:t>
            </w:r>
            <w:proofErr w:type="spellStart"/>
            <w:r>
              <w:rPr>
                <w:rStyle w:val="HTMLCode"/>
              </w:rPr>
              <w:t>btn</w:t>
            </w:r>
            <w:proofErr w:type="spellEnd"/>
            <w:r>
              <w:rPr>
                <w:rStyle w:val="HTMLCode"/>
              </w:rPr>
              <w:t>-coming-soon, .</w:t>
            </w:r>
            <w:proofErr w:type="spellStart"/>
            <w:r>
              <w:rPr>
                <w:rStyle w:val="HTMLCode"/>
              </w:rPr>
              <w:t>btn</w:t>
            </w:r>
            <w:proofErr w:type="spellEnd"/>
            <w:r>
              <w:rPr>
                <w:rStyle w:val="HTMLCode"/>
              </w:rPr>
              <w:t>-upgrade-inline, .</w:t>
            </w:r>
            <w:proofErr w:type="spellStart"/>
            <w:r>
              <w:rPr>
                <w:rStyle w:val="HTMLCode"/>
              </w:rPr>
              <w:t>pir</w:t>
            </w:r>
            <w:proofErr w:type="spellEnd"/>
            <w:r>
              <w:rPr>
                <w:rStyle w:val="HTMLCode"/>
              </w:rPr>
              <w:t>-save-</w:t>
            </w:r>
            <w:proofErr w:type="spellStart"/>
            <w:r>
              <w:rPr>
                <w:rStyle w:val="HTMLCode"/>
              </w:rPr>
              <w:t>btn</w:t>
            </w:r>
            <w:proofErr w:type="spellEnd"/>
            <w:r>
              <w:rPr>
                <w:rStyle w:val="HTMLCode"/>
              </w:rPr>
              <w:t>, .pending-approve-</w:t>
            </w:r>
            <w:proofErr w:type="spellStart"/>
            <w:r>
              <w:rPr>
                <w:rStyle w:val="HTMLCode"/>
              </w:rPr>
              <w:t>btn</w:t>
            </w:r>
            <w:proofErr w:type="spellEnd"/>
            <w:r>
              <w:rPr>
                <w:rStyle w:val="HTMLCode"/>
              </w:rPr>
              <w:t>, .pending-skip-</w:t>
            </w:r>
            <w:proofErr w:type="spellStart"/>
            <w:r>
              <w:rPr>
                <w:rStyle w:val="HTMLCode"/>
              </w:rPr>
              <w:t>btn</w:t>
            </w:r>
            <w:proofErr w:type="spellEnd"/>
            <w:r>
              <w:rPr>
                <w:rStyle w:val="HTMLCode"/>
              </w:rPr>
              <w:t>, .</w:t>
            </w:r>
            <w:proofErr w:type="spellStart"/>
            <w:r>
              <w:rPr>
                <w:rStyle w:val="HTMLCode"/>
              </w:rPr>
              <w:t>btn-sched</w:t>
            </w:r>
            <w:proofErr w:type="spellEnd"/>
            <w:r>
              <w:rPr>
                <w:rFonts w:eastAsia="Times New Roman"/>
              </w:rPr>
              <w:t xml:space="preserve"> shared-base group that declares </w:t>
            </w:r>
            <w:r>
              <w:rPr>
                <w:rStyle w:val="HTMLCode"/>
              </w:rPr>
              <w:t>font-family</w:t>
            </w:r>
            <w:r>
              <w:rPr>
                <w:rFonts w:eastAsia="Times New Roman"/>
              </w:rPr>
              <w:t xml:space="preserve">, </w:t>
            </w:r>
            <w:r>
              <w:rPr>
                <w:rStyle w:val="HTMLCode"/>
              </w:rPr>
              <w:t>cursor</w:t>
            </w:r>
            <w:r>
              <w:rPr>
                <w:rFonts w:eastAsia="Times New Roman"/>
              </w:rPr>
              <w:t xml:space="preserve">, </w:t>
            </w:r>
            <w:r>
              <w:rPr>
                <w:rStyle w:val="HTMLCode"/>
              </w:rPr>
              <w:t>transition</w:t>
            </w:r>
            <w:r>
              <w:rPr>
                <w:rFonts w:eastAsia="Times New Roman"/>
              </w:rPr>
              <w:t xml:space="preserve">, </w:t>
            </w:r>
            <w:r>
              <w:rPr>
                <w:rStyle w:val="HTMLCode"/>
              </w:rPr>
              <w:t>border-radius: 10px</w:t>
            </w:r>
            <w:r>
              <w:rPr>
                <w:rFonts w:eastAsia="Times New Roman"/>
              </w:rPr>
              <w:t xml:space="preserve">, </w:t>
            </w:r>
            <w:r>
              <w:rPr>
                <w:rStyle w:val="HTMLCode"/>
              </w:rPr>
              <w:t>text-decoration</w:t>
            </w:r>
            <w:r>
              <w:rPr>
                <w:rFonts w:eastAsia="Times New Roman"/>
              </w:rPr>
              <w:t xml:space="preserve">, and </w:t>
            </w:r>
            <w:r>
              <w:rPr>
                <w:rStyle w:val="HTMLCode"/>
              </w:rPr>
              <w:t>box-sizing</w:t>
            </w:r>
            <w:r>
              <w:rPr>
                <w:rFonts w:eastAsia="Times New Roman"/>
              </w:rPr>
              <w:t xml:space="preserve"> once for every button class. (2) Expanded modifiers: </w:t>
            </w:r>
            <w:r>
              <w:rPr>
                <w:rStyle w:val="HTMLCode"/>
              </w:rPr>
              <w:t>--primary</w:t>
            </w:r>
            <w:r>
              <w:rPr>
                <w:rFonts w:eastAsia="Times New Roman"/>
              </w:rPr>
              <w:t xml:space="preserve"> (green fill + hover lift), </w:t>
            </w:r>
            <w:r>
              <w:rPr>
                <w:rStyle w:val="HTMLCode"/>
              </w:rPr>
              <w:t>--ghost</w:t>
            </w:r>
            <w:r>
              <w:rPr>
                <w:rFonts w:eastAsia="Times New Roman"/>
              </w:rPr>
              <w:t xml:space="preserve"> / </w:t>
            </w:r>
            <w:r>
              <w:rPr>
                <w:rStyle w:val="HTMLCode"/>
              </w:rPr>
              <w:t>--outline</w:t>
            </w:r>
            <w:r>
              <w:rPr>
                <w:rFonts w:eastAsia="Times New Roman"/>
              </w:rPr>
              <w:t xml:space="preserve"> (transparent + border), </w:t>
            </w:r>
            <w:r>
              <w:rPr>
                <w:rStyle w:val="HTMLCode"/>
              </w:rPr>
              <w:t>--danger</w:t>
            </w:r>
            <w:r>
              <w:rPr>
                <w:rFonts w:eastAsia="Times New Roman"/>
              </w:rPr>
              <w:t xml:space="preserve"> (red fill), </w:t>
            </w:r>
            <w:r>
              <w:rPr>
                <w:rStyle w:val="HTMLCode"/>
              </w:rPr>
              <w:t>--warn</w:t>
            </w:r>
            <w:r>
              <w:rPr>
                <w:rFonts w:eastAsia="Times New Roman"/>
              </w:rPr>
              <w:t xml:space="preserve"> (amber outline), </w:t>
            </w:r>
            <w:r>
              <w:rPr>
                <w:rStyle w:val="HTMLCode"/>
              </w:rPr>
              <w:t>--</w:t>
            </w:r>
            <w:proofErr w:type="spellStart"/>
            <w:r>
              <w:rPr>
                <w:rStyle w:val="HTMLCode"/>
              </w:rPr>
              <w:t>sm</w:t>
            </w:r>
            <w:proofErr w:type="spellEnd"/>
            <w:r>
              <w:rPr>
                <w:rFonts w:eastAsia="Times New Roman"/>
              </w:rPr>
              <w:t xml:space="preserve">, </w:t>
            </w:r>
            <w:r>
              <w:rPr>
                <w:rStyle w:val="HTMLCode"/>
              </w:rPr>
              <w:t>--</w:t>
            </w:r>
            <w:proofErr w:type="spellStart"/>
            <w:r>
              <w:rPr>
                <w:rStyle w:val="HTMLCode"/>
              </w:rPr>
              <w:t>xs</w:t>
            </w:r>
            <w:proofErr w:type="spellEnd"/>
            <w:r>
              <w:rPr>
                <w:rFonts w:eastAsia="Times New Roman"/>
              </w:rPr>
              <w:t xml:space="preserve">, </w:t>
            </w:r>
            <w:r>
              <w:rPr>
                <w:rStyle w:val="HTMLCode"/>
              </w:rPr>
              <w:t>--</w:t>
            </w:r>
            <w:proofErr w:type="spellStart"/>
            <w:r>
              <w:rPr>
                <w:rStyle w:val="HTMLCode"/>
              </w:rPr>
              <w:lastRenderedPageBreak/>
              <w:t>lg</w:t>
            </w:r>
            <w:proofErr w:type="spellEnd"/>
            <w:r>
              <w:rPr>
                <w:rFonts w:eastAsia="Times New Roman"/>
              </w:rPr>
              <w:t xml:space="preserve">, </w:t>
            </w:r>
            <w:r>
              <w:rPr>
                <w:rStyle w:val="HTMLCode"/>
              </w:rPr>
              <w:t>--block</w:t>
            </w:r>
            <w:r>
              <w:rPr>
                <w:rFonts w:eastAsia="Times New Roman"/>
              </w:rPr>
              <w:t xml:space="preserve"> / </w:t>
            </w:r>
            <w:r>
              <w:rPr>
                <w:rStyle w:val="HTMLCode"/>
              </w:rPr>
              <w:t>--full</w:t>
            </w:r>
            <w:r>
              <w:rPr>
                <w:rFonts w:eastAsia="Times New Roman"/>
              </w:rPr>
              <w:t>. (3) Added accessibility focus ring (</w:t>
            </w:r>
            <w:r>
              <w:rPr>
                <w:rStyle w:val="HTMLCode"/>
              </w:rPr>
              <w:t xml:space="preserve">outline: 2px solid </w:t>
            </w:r>
            <w:proofErr w:type="spellStart"/>
            <w:r>
              <w:rPr>
                <w:rStyle w:val="HTMLCode"/>
              </w:rPr>
              <w:t>var</w:t>
            </w:r>
            <w:proofErr w:type="spellEnd"/>
            <w:r>
              <w:rPr>
                <w:rStyle w:val="HTMLCode"/>
              </w:rPr>
              <w:t>(--green)</w:t>
            </w:r>
            <w:r>
              <w:rPr>
                <w:rFonts w:eastAsia="Times New Roman"/>
              </w:rPr>
              <w:t xml:space="preserve"> on focus-visible) for primary interactive buttons. (4) Added consistent disabled state (</w:t>
            </w:r>
            <w:r>
              <w:rPr>
                <w:rStyle w:val="HTMLCode"/>
              </w:rPr>
              <w:t>opacity: 0.5; cursor: not-allowed; transform: none !important</w:t>
            </w:r>
            <w:r>
              <w:rPr>
                <w:rFonts w:eastAsia="Times New Roman"/>
              </w:rPr>
              <w:t xml:space="preserve">) shared across all primary buttons. (5) Standardized </w:t>
            </w:r>
            <w:r>
              <w:rPr>
                <w:rStyle w:val="HTMLCode"/>
              </w:rPr>
              <w:t>border-radius: 10px</w:t>
            </w:r>
            <w:r>
              <w:rPr>
                <w:rFonts w:eastAsia="Times New Roman"/>
              </w:rPr>
              <w:t xml:space="preserve"> across all buttons — no more 8/9/10/12px mix. (6) Added </w:t>
            </w:r>
            <w:proofErr w:type="spellStart"/>
            <w:r>
              <w:rPr>
                <w:rStyle w:val="HTMLCode"/>
              </w:rPr>
              <w:t>translateY</w:t>
            </w:r>
            <w:proofErr w:type="spellEnd"/>
            <w:r>
              <w:rPr>
                <w:rStyle w:val="HTMLCode"/>
              </w:rPr>
              <w:t>(-1px)</w:t>
            </w:r>
            <w:r>
              <w:rPr>
                <w:rFonts w:eastAsia="Times New Roman"/>
              </w:rPr>
              <w:t xml:space="preserve"> hover lift to primary/connect/dash-</w:t>
            </w:r>
            <w:proofErr w:type="spellStart"/>
            <w:r>
              <w:rPr>
                <w:rFonts w:eastAsia="Times New Roman"/>
              </w:rPr>
              <w:t>btn</w:t>
            </w:r>
            <w:proofErr w:type="spellEnd"/>
            <w:r>
              <w:rPr>
                <w:rFonts w:eastAsia="Times New Roman"/>
              </w:rPr>
              <w:t xml:space="preserve"> variants. (7) Stripped </w:t>
            </w:r>
            <w:r>
              <w:rPr>
                <w:rStyle w:val="HTMLCode"/>
              </w:rPr>
              <w:t>font-family</w:t>
            </w:r>
            <w:r>
              <w:rPr>
                <w:rFonts w:eastAsia="Times New Roman"/>
              </w:rPr>
              <w:t xml:space="preserve">, </w:t>
            </w:r>
            <w:r>
              <w:rPr>
                <w:rStyle w:val="HTMLCode"/>
              </w:rPr>
              <w:t>cursor</w:t>
            </w:r>
            <w:r>
              <w:rPr>
                <w:rFonts w:eastAsia="Times New Roman"/>
              </w:rPr>
              <w:t xml:space="preserve">, </w:t>
            </w:r>
            <w:r>
              <w:rPr>
                <w:rStyle w:val="HTMLCode"/>
              </w:rPr>
              <w:t>transition</w:t>
            </w:r>
            <w:r>
              <w:rPr>
                <w:rFonts w:eastAsia="Times New Roman"/>
              </w:rPr>
              <w:t xml:space="preserve">, and duplicate </w:t>
            </w:r>
            <w:r>
              <w:rPr>
                <w:rStyle w:val="HTMLCode"/>
              </w:rPr>
              <w:t>border-radius</w:t>
            </w:r>
            <w:r>
              <w:rPr>
                <w:rFonts w:eastAsia="Times New Roman"/>
              </w:rPr>
              <w:t xml:space="preserve"> from each individual button declaration — now inherited from shared base. (8) Wrapped marketing-only </w:t>
            </w:r>
            <w:r>
              <w:rPr>
                <w:rStyle w:val="HTMLCode"/>
              </w:rPr>
              <w:t>.</w:t>
            </w:r>
            <w:proofErr w:type="spellStart"/>
            <w:r>
              <w:rPr>
                <w:rStyle w:val="HTMLCode"/>
              </w:rPr>
              <w:t>btn</w:t>
            </w:r>
            <w:proofErr w:type="spellEnd"/>
            <w:r>
              <w:rPr>
                <w:rStyle w:val="HTMLCode"/>
              </w:rPr>
              <w:t>__primary</w:t>
            </w:r>
            <w:r>
              <w:rPr>
                <w:rFonts w:eastAsia="Times New Roman"/>
              </w:rPr>
              <w:t xml:space="preserve"> / </w:t>
            </w:r>
            <w:r>
              <w:rPr>
                <w:rStyle w:val="HTMLCode"/>
              </w:rPr>
              <w:t>.</w:t>
            </w:r>
            <w:proofErr w:type="spellStart"/>
            <w:r>
              <w:rPr>
                <w:rStyle w:val="HTMLCode"/>
              </w:rPr>
              <w:t>btn</w:t>
            </w:r>
            <w:proofErr w:type="spellEnd"/>
            <w:r>
              <w:rPr>
                <w:rStyle w:val="HTMLCode"/>
              </w:rPr>
              <w:t>__ghost</w:t>
            </w:r>
            <w:r>
              <w:rPr>
                <w:rFonts w:eastAsia="Times New Roman"/>
              </w:rPr>
              <w:t xml:space="preserve"> (Home </w:t>
            </w:r>
            <w:r>
              <w:rPr>
                <w:rFonts w:eastAsia="Times New Roman"/>
              </w:rPr>
              <w:lastRenderedPageBreak/>
              <w:t xml:space="preserve">page hero) in a clearly-labeled "MARKETING BUTTONS — Home page hero ONLY" comment section explaining they intentionally differ from the app button system. Deployed and Playwright-verified: home page hero buttons, login page submit + social + </w:t>
            </w:r>
            <w:proofErr w:type="spellStart"/>
            <w:r>
              <w:rPr>
                <w:rFonts w:eastAsia="Times New Roman"/>
              </w:rPr>
              <w:t>auth</w:t>
            </w:r>
            <w:proofErr w:type="spellEnd"/>
            <w:r>
              <w:rPr>
                <w:rFonts w:eastAsia="Times New Roman"/>
              </w:rPr>
              <w:t>-tab buttons all render correctly with 10px border-radius and consistent styling.</w:t>
            </w:r>
          </w:p>
        </w:tc>
      </w:tr>
      <w:tr w:rsidR="00421C69" w14:paraId="2CF5AFD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8DC6F6" w14:textId="77777777" w:rsidR="00421C69" w:rsidRDefault="00421C69">
            <w:pPr>
              <w:spacing w:before="150" w:after="150"/>
              <w:rPr>
                <w:rFonts w:eastAsia="Times New Roman"/>
              </w:rPr>
            </w:pPr>
            <w:r>
              <w:rPr>
                <w:rFonts w:eastAsia="Times New Roman"/>
              </w:rPr>
              <w:lastRenderedPageBreak/>
              <w:t>Jun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16C98B" w14:textId="77777777" w:rsidR="00421C69" w:rsidRDefault="00421C69">
            <w:pPr>
              <w:spacing w:before="150" w:after="150"/>
              <w:rPr>
                <w:rFonts w:eastAsia="Times New Roman"/>
              </w:rPr>
            </w:pPr>
            <w:r>
              <w:rPr>
                <w:rFonts w:eastAsia="Times New Roman"/>
              </w:rPr>
              <w:t xml:space="preserve">All 8 </w:t>
            </w:r>
            <w:proofErr w:type="spellStart"/>
            <w:r>
              <w:rPr>
                <w:rStyle w:val="HTMLCode"/>
              </w:rPr>
              <w:t>BlastyBiz</w:t>
            </w:r>
            <w:proofErr w:type="spellEnd"/>
            <w:r>
              <w:rPr>
                <w:rStyle w:val="HTMLCode"/>
              </w:rPr>
              <w:t>-Admin*.html</w:t>
            </w:r>
            <w:r>
              <w:rPr>
                <w:rFonts w:eastAsia="Times New Roman"/>
              </w:rPr>
              <w:t xml:space="preserve"> pages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3ED534" w14:textId="77777777" w:rsidR="00421C69" w:rsidRDefault="00421C69">
            <w:pPr>
              <w:spacing w:before="150" w:after="150"/>
              <w:rPr>
                <w:rFonts w:eastAsia="Times New Roman"/>
              </w:rPr>
            </w:pPr>
            <w:r>
              <w:rPr>
                <w:rStyle w:val="Strong"/>
                <w:rFonts w:eastAsia="Times New Roman"/>
              </w:rPr>
              <w:t>Full CSS consolidation — admin pages migrated to global-</w:t>
            </w:r>
            <w:proofErr w:type="spellStart"/>
            <w:r>
              <w:rPr>
                <w:rStyle w:val="Strong"/>
                <w:rFonts w:eastAsia="Times New Roman"/>
              </w:rPr>
              <w:t>style.css</w:t>
            </w:r>
            <w:proofErr w:type="spellEnd"/>
            <w:r>
              <w:rPr>
                <w:rStyle w:val="Strong"/>
                <w:rFonts w:eastAsia="Times New Roman"/>
              </w:rPr>
              <w:t>:</w:t>
            </w:r>
            <w:r>
              <w:rPr>
                <w:rFonts w:eastAsia="Times New Roman"/>
              </w:rPr>
              <w:t xml:space="preserve"> All 8 admin pages were the last remaining pages using </w:t>
            </w:r>
            <w:proofErr w:type="spellStart"/>
            <w:r>
              <w:rPr>
                <w:rStyle w:val="HTMLCode"/>
              </w:rPr>
              <w:t>blastybiz-admin.css</w:t>
            </w:r>
            <w:proofErr w:type="spellEnd"/>
            <w:r>
              <w:rPr>
                <w:rFonts w:eastAsia="Times New Roman"/>
              </w:rPr>
              <w:t xml:space="preserve">. Migration: (1) All 8 pages switched from </w:t>
            </w:r>
            <w:proofErr w:type="spellStart"/>
            <w:r>
              <w:rPr>
                <w:rStyle w:val="HTMLCode"/>
              </w:rPr>
              <w:t>blastybiz-admin.css</w:t>
            </w:r>
            <w:proofErr w:type="spellEnd"/>
            <w:r>
              <w:rPr>
                <w:rFonts w:eastAsia="Times New Roman"/>
              </w:rPr>
              <w:t xml:space="preserve"> to </w:t>
            </w:r>
            <w:proofErr w:type="spellStart"/>
            <w:r>
              <w:rPr>
                <w:rStyle w:val="HTMLCode"/>
              </w:rPr>
              <w:t>global-style.css?v</w:t>
            </w:r>
            <w:proofErr w:type="spellEnd"/>
            <w:r>
              <w:rPr>
                <w:rStyle w:val="HTMLCode"/>
              </w:rPr>
              <w:t>=129</w:t>
            </w:r>
            <w:r>
              <w:rPr>
                <w:rFonts w:eastAsia="Times New Roman"/>
              </w:rPr>
              <w:t xml:space="preserve">. (2) </w:t>
            </w:r>
            <w:proofErr w:type="spellStart"/>
            <w:r>
              <w:rPr>
                <w:rStyle w:val="HTMLCode"/>
              </w:rPr>
              <w:t>body.admin</w:t>
            </w:r>
            <w:proofErr w:type="spellEnd"/>
            <w:r>
              <w:rPr>
                <w:rStyle w:val="HTMLCode"/>
              </w:rPr>
              <w:t>-page</w:t>
            </w:r>
            <w:r>
              <w:rPr>
                <w:rFonts w:eastAsia="Times New Roman"/>
              </w:rPr>
              <w:t xml:space="preserve"> class added to all 8 pages; </w:t>
            </w:r>
            <w:proofErr w:type="spellStart"/>
            <w:r>
              <w:rPr>
                <w:rStyle w:val="HTMLCode"/>
              </w:rPr>
              <w:t>BlastyBiz</w:t>
            </w:r>
            <w:proofErr w:type="spellEnd"/>
            <w:r>
              <w:rPr>
                <w:rStyle w:val="HTMLCode"/>
              </w:rPr>
              <w:t>-Admin-Operate.html</w:t>
            </w:r>
            <w:r>
              <w:rPr>
                <w:rFonts w:eastAsia="Times New Roman"/>
              </w:rPr>
              <w:t xml:space="preserve"> also gets </w:t>
            </w:r>
            <w:r>
              <w:rPr>
                <w:rStyle w:val="HTMLCode"/>
              </w:rPr>
              <w:t>operate-page</w:t>
            </w:r>
            <w:r>
              <w:rPr>
                <w:rFonts w:eastAsia="Times New Roman"/>
              </w:rPr>
              <w:t xml:space="preserve"> for its narrower </w:t>
            </w:r>
            <w:r>
              <w:rPr>
                <w:rStyle w:val="HTMLCode"/>
              </w:rPr>
              <w:t>max-width:860px</w:t>
            </w:r>
            <w:r>
              <w:rPr>
                <w:rFonts w:eastAsia="Times New Roman"/>
              </w:rPr>
              <w:t xml:space="preserve"> main-inner override. (3) All per-page </w:t>
            </w:r>
            <w:r>
              <w:rPr>
                <w:rStyle w:val="HTMLCode"/>
              </w:rPr>
              <w:t>&lt;style&gt;</w:t>
            </w:r>
            <w:r>
              <w:rPr>
                <w:rFonts w:eastAsia="Times New Roman"/>
              </w:rPr>
              <w:t xml:space="preserve"> blocks removed (Admin.html: 3 lines; Logs.html: 8 </w:t>
            </w:r>
            <w:r>
              <w:rPr>
                <w:rFonts w:eastAsia="Times New Roman"/>
              </w:rPr>
              <w:lastRenderedPageBreak/>
              <w:t xml:space="preserve">lines; Queue-Manager.html: 16 lines; Operate.html: 101 lines; Failed-Jobs.html: 3 lines). (4) ~230 lines of admin CSS appended to </w:t>
            </w:r>
            <w:r>
              <w:rPr>
                <w:rStyle w:val="HTMLCode"/>
              </w:rPr>
              <w:t>global-</w:t>
            </w:r>
            <w:proofErr w:type="spellStart"/>
            <w:r>
              <w:rPr>
                <w:rStyle w:val="HTMLCode"/>
              </w:rPr>
              <w:t>style.css</w:t>
            </w:r>
            <w:proofErr w:type="spellEnd"/>
            <w:r>
              <w:rPr>
                <w:rFonts w:eastAsia="Times New Roman"/>
              </w:rPr>
              <w:t xml:space="preserve"> covering: admin header, logo, icon-</w:t>
            </w:r>
            <w:proofErr w:type="spellStart"/>
            <w:r>
              <w:rPr>
                <w:rFonts w:eastAsia="Times New Roman"/>
              </w:rPr>
              <w:t>btn</w:t>
            </w:r>
            <w:proofErr w:type="spellEnd"/>
            <w:r>
              <w:rPr>
                <w:rFonts w:eastAsia="Times New Roman"/>
              </w:rPr>
              <w:t xml:space="preserve"> </w:t>
            </w:r>
            <w:proofErr w:type="spellStart"/>
            <w:r>
              <w:rPr>
                <w:rFonts w:eastAsia="Times New Roman"/>
              </w:rPr>
              <w:t>nav</w:t>
            </w:r>
            <w:proofErr w:type="spellEnd"/>
            <w:r>
              <w:rPr>
                <w:rFonts w:eastAsia="Times New Roman"/>
              </w:rPr>
              <w:t xml:space="preserve">, main-inner layout, grid primitives (split/split-3/split-4/grid/two-col/three-col), stat blocks, list rows, badge variants, buttons, tables, color utilities, mobile </w:t>
            </w:r>
            <w:proofErr w:type="spellStart"/>
            <w:r>
              <w:rPr>
                <w:rFonts w:eastAsia="Times New Roman"/>
              </w:rPr>
              <w:t>nav</w:t>
            </w:r>
            <w:proofErr w:type="spellEnd"/>
            <w:r>
              <w:rPr>
                <w:rFonts w:eastAsia="Times New Roman"/>
              </w:rPr>
              <w:t xml:space="preserve">, responsive breakpoint, and all per-page component classes. Conflicting classes (card, badge, </w:t>
            </w:r>
            <w:proofErr w:type="spellStart"/>
            <w:r>
              <w:rPr>
                <w:rFonts w:eastAsia="Times New Roman"/>
              </w:rPr>
              <w:t>btn</w:t>
            </w:r>
            <w:proofErr w:type="spellEnd"/>
            <w:r>
              <w:rPr>
                <w:rFonts w:eastAsia="Times New Roman"/>
              </w:rPr>
              <w:t>, stat-</w:t>
            </w:r>
            <w:proofErr w:type="spellStart"/>
            <w:r>
              <w:rPr>
                <w:rFonts w:eastAsia="Times New Roman"/>
              </w:rPr>
              <w:t>num</w:t>
            </w:r>
            <w:proofErr w:type="spellEnd"/>
            <w:r>
              <w:rPr>
                <w:rFonts w:eastAsia="Times New Roman"/>
              </w:rPr>
              <w:t xml:space="preserve">, stat-label, row, main-inner) scoped under </w:t>
            </w:r>
            <w:proofErr w:type="spellStart"/>
            <w:r>
              <w:rPr>
                <w:rStyle w:val="HTMLCode"/>
              </w:rPr>
              <w:t>body.admin</w:t>
            </w:r>
            <w:proofErr w:type="spellEnd"/>
            <w:r>
              <w:rPr>
                <w:rStyle w:val="HTMLCode"/>
              </w:rPr>
              <w:t>-page</w:t>
            </w:r>
            <w:r>
              <w:rPr>
                <w:rFonts w:eastAsia="Times New Roman"/>
              </w:rPr>
              <w:t>. Operate page classes that conflicted (card-header, card-body, card-sub, chevron, save-</w:t>
            </w:r>
            <w:proofErr w:type="spellStart"/>
            <w:r>
              <w:rPr>
                <w:rFonts w:eastAsia="Times New Roman"/>
              </w:rPr>
              <w:t>btn</w:t>
            </w:r>
            <w:proofErr w:type="spellEnd"/>
            <w:r>
              <w:rPr>
                <w:rFonts w:eastAsia="Times New Roman"/>
              </w:rPr>
              <w:t xml:space="preserve">, section) renamed to op-* in both CSS and HTML; JS </w:t>
            </w:r>
            <w:proofErr w:type="spellStart"/>
            <w:r>
              <w:rPr>
                <w:rFonts w:eastAsia="Times New Roman"/>
              </w:rPr>
              <w:t>querySelector</w:t>
            </w:r>
            <w:proofErr w:type="spellEnd"/>
            <w:r>
              <w:rPr>
                <w:rFonts w:eastAsia="Times New Roman"/>
              </w:rPr>
              <w:t xml:space="preserve"> updated to match. (5) </w:t>
            </w:r>
            <w:proofErr w:type="spellStart"/>
            <w:r>
              <w:rPr>
                <w:rStyle w:val="HTMLCode"/>
              </w:rPr>
              <w:t>blastybiz-admin.css</w:t>
            </w:r>
            <w:proofErr w:type="spellEnd"/>
            <w:r>
              <w:rPr>
                <w:rFonts w:eastAsia="Times New Roman"/>
              </w:rPr>
              <w:t xml:space="preserve"> and </w:t>
            </w:r>
            <w:proofErr w:type="spellStart"/>
            <w:r>
              <w:rPr>
                <w:rStyle w:val="HTMLCode"/>
              </w:rPr>
              <w:t>blastybiz-global.css</w:t>
            </w:r>
            <w:proofErr w:type="spellEnd"/>
            <w:r>
              <w:rPr>
                <w:rFonts w:eastAsia="Times New Roman"/>
              </w:rPr>
              <w:t xml:space="preserve"> (already dead) both deleted. Result: single </w:t>
            </w:r>
            <w:r>
              <w:rPr>
                <w:rStyle w:val="HTMLCode"/>
              </w:rPr>
              <w:t>global-</w:t>
            </w:r>
            <w:proofErr w:type="spellStart"/>
            <w:r>
              <w:rPr>
                <w:rStyle w:val="HTMLCode"/>
              </w:rPr>
              <w:t>style.css</w:t>
            </w:r>
            <w:proofErr w:type="spellEnd"/>
            <w:r>
              <w:rPr>
                <w:rFonts w:eastAsia="Times New Roman"/>
              </w:rPr>
              <w:t xml:space="preserve"> now covers all pages site-wide. Confirmed live via curl: correct stylesheet on all 8 pages, </w:t>
            </w:r>
            <w:proofErr w:type="spellStart"/>
            <w:r>
              <w:rPr>
                <w:rStyle w:val="HTMLCode"/>
              </w:rPr>
              <w:t>blastybiz-admin.css</w:t>
            </w:r>
            <w:proofErr w:type="spellEnd"/>
            <w:r>
              <w:rPr>
                <w:rFonts w:eastAsia="Times New Roman"/>
              </w:rPr>
              <w:t xml:space="preserve"> returns 404.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860189" w14:textId="77777777" w:rsidR="00421C69" w:rsidRDefault="00421C69">
            <w:pPr>
              <w:spacing w:before="150" w:after="150"/>
              <w:rPr>
                <w:rFonts w:eastAsia="Times New Roman"/>
              </w:rPr>
            </w:pPr>
          </w:p>
        </w:tc>
      </w:tr>
      <w:tr w:rsidR="00421C69" w14:paraId="68315EB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67F1D2" w14:textId="77777777" w:rsidR="00421C69" w:rsidRDefault="00421C69">
            <w:pPr>
              <w:spacing w:before="150" w:after="150"/>
              <w:rPr>
                <w:rFonts w:eastAsia="Times New Roman"/>
              </w:rPr>
            </w:pPr>
            <w:r>
              <w:rPr>
                <w:rFonts w:eastAsia="Times New Roman"/>
              </w:rPr>
              <w:lastRenderedPageBreak/>
              <w:t>Ju</w:t>
            </w:r>
            <w:r>
              <w:rPr>
                <w:rFonts w:eastAsia="Times New Roman"/>
              </w:rPr>
              <w:lastRenderedPageBreak/>
              <w:t>n 30,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B4E4E5" w14:textId="77777777" w:rsidR="00421C69" w:rsidRDefault="00421C69">
            <w:pPr>
              <w:spacing w:before="150" w:after="150"/>
              <w:rPr>
                <w:rFonts w:eastAsia="Times New Roman"/>
              </w:rPr>
            </w:pPr>
            <w:r>
              <w:rPr>
                <w:rStyle w:val="HTMLCode"/>
              </w:rPr>
              <w:lastRenderedPageBreak/>
              <w:t>BlastyBiz.html</w:t>
            </w:r>
            <w:r>
              <w:rPr>
                <w:rFonts w:eastAsia="Times New Roman"/>
              </w:rPr>
              <w:t xml:space="preserve"> — entire page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BE1CB4" w14:textId="77777777" w:rsidR="00421C69" w:rsidRDefault="00421C69">
            <w:pPr>
              <w:spacing w:before="150" w:after="150"/>
              <w:rPr>
                <w:rFonts w:eastAsia="Times New Roman"/>
              </w:rPr>
            </w:pPr>
            <w:r>
              <w:rPr>
                <w:rStyle w:val="Strong"/>
                <w:rFonts w:eastAsia="Times New Roman"/>
              </w:rPr>
              <w:t>CSS migration to global-</w:t>
            </w:r>
            <w:proofErr w:type="spellStart"/>
            <w:r>
              <w:rPr>
                <w:rStyle w:val="Strong"/>
                <w:rFonts w:eastAsia="Times New Roman"/>
              </w:rPr>
              <w:t>style.css</w:t>
            </w:r>
            <w:proofErr w:type="spellEnd"/>
            <w:r>
              <w:rPr>
                <w:rStyle w:val="Strong"/>
                <w:rFonts w:eastAsia="Times New Roman"/>
              </w:rPr>
              <w:t>:</w:t>
            </w:r>
            <w:r>
              <w:rPr>
                <w:rFonts w:eastAsia="Times New Roman"/>
              </w:rPr>
              <w:t xml:space="preserve"> </w:t>
            </w:r>
            <w:r>
              <w:rPr>
                <w:rStyle w:val="HTMLCode"/>
              </w:rPr>
              <w:t>BlastyBiz.html</w:t>
            </w:r>
            <w:r>
              <w:rPr>
                <w:rFonts w:eastAsia="Times New Roman"/>
              </w:rPr>
              <w:t xml:space="preserve"> was the last page </w:t>
            </w:r>
            <w:r>
              <w:rPr>
                <w:rFonts w:eastAsia="Times New Roman"/>
              </w:rPr>
              <w:lastRenderedPageBreak/>
              <w:t xml:space="preserve">still using </w:t>
            </w:r>
            <w:proofErr w:type="spellStart"/>
            <w:r>
              <w:rPr>
                <w:rStyle w:val="HTMLCode"/>
              </w:rPr>
              <w:t>blastybiz-global.css</w:t>
            </w:r>
            <w:proofErr w:type="spellEnd"/>
            <w:r>
              <w:rPr>
                <w:rFonts w:eastAsia="Times New Roman"/>
              </w:rPr>
              <w:t xml:space="preserve"> with an 860-line per-page </w:t>
            </w:r>
            <w:r>
              <w:rPr>
                <w:rStyle w:val="HTMLCode"/>
              </w:rPr>
              <w:t>&lt;style&gt;</w:t>
            </w:r>
            <w:r>
              <w:rPr>
                <w:rFonts w:eastAsia="Times New Roman"/>
              </w:rPr>
              <w:t xml:space="preserve"> block. Migrated: (1) Updated stylesheet link to </w:t>
            </w:r>
            <w:proofErr w:type="spellStart"/>
            <w:r>
              <w:rPr>
                <w:rStyle w:val="HTMLCode"/>
              </w:rPr>
              <w:t>global-style.css?v</w:t>
            </w:r>
            <w:proofErr w:type="spellEnd"/>
            <w:r>
              <w:rPr>
                <w:rStyle w:val="HTMLCode"/>
              </w:rPr>
              <w:t>=128</w:t>
            </w:r>
            <w:r>
              <w:rPr>
                <w:rFonts w:eastAsia="Times New Roman"/>
              </w:rPr>
              <w:t xml:space="preserve">. (2) Removed the 860-line </w:t>
            </w:r>
            <w:r>
              <w:rPr>
                <w:rStyle w:val="HTMLCode"/>
              </w:rPr>
              <w:t>&lt;style&gt;</w:t>
            </w:r>
            <w:r>
              <w:rPr>
                <w:rFonts w:eastAsia="Times New Roman"/>
              </w:rPr>
              <w:t xml:space="preserve"> block. (3) Added </w:t>
            </w:r>
            <w:r>
              <w:rPr>
                <w:rStyle w:val="HTMLCode"/>
              </w:rPr>
              <w:t>create-page</w:t>
            </w:r>
            <w:r>
              <w:rPr>
                <w:rFonts w:eastAsia="Times New Roman"/>
              </w:rPr>
              <w:t xml:space="preserve"> to </w:t>
            </w:r>
            <w:r>
              <w:rPr>
                <w:rStyle w:val="HTMLCode"/>
              </w:rPr>
              <w:t>&lt;body&gt;</w:t>
            </w:r>
            <w:r>
              <w:rPr>
                <w:rFonts w:eastAsia="Times New Roman"/>
              </w:rPr>
              <w:t xml:space="preserve"> class for scoped overrides. (4) Appended all component styles to </w:t>
            </w:r>
            <w:r>
              <w:rPr>
                <w:rStyle w:val="HTMLCode"/>
              </w:rPr>
              <w:t>global-</w:t>
            </w:r>
            <w:proofErr w:type="spellStart"/>
            <w:r>
              <w:rPr>
                <w:rStyle w:val="HTMLCode"/>
              </w:rPr>
              <w:t>style.css</w:t>
            </w:r>
            <w:proofErr w:type="spellEnd"/>
            <w:r>
              <w:rPr>
                <w:rFonts w:eastAsia="Times New Roman"/>
              </w:rPr>
              <w:t xml:space="preserve"> (~550 lines covering utilities, chips, toggles, modals, platform accordion, schedule, library, pending posts, teach-AI, PIR, announcements, and </w:t>
            </w:r>
            <w:proofErr w:type="spellStart"/>
            <w:r>
              <w:rPr>
                <w:rStyle w:val="HTMLCode"/>
              </w:rPr>
              <w:t>body.create</w:t>
            </w:r>
            <w:proofErr w:type="spellEnd"/>
            <w:r>
              <w:rPr>
                <w:rStyle w:val="HTMLCode"/>
              </w:rPr>
              <w:t>-page</w:t>
            </w:r>
            <w:r>
              <w:rPr>
                <w:rFonts w:eastAsia="Times New Roman"/>
              </w:rPr>
              <w:t xml:space="preserve"> scoped overrides). (5) Converted all static HTML </w:t>
            </w:r>
            <w:r>
              <w:rPr>
                <w:rStyle w:val="HTMLCode"/>
              </w:rPr>
              <w:t>style="</w:t>
            </w:r>
            <w:proofErr w:type="spellStart"/>
            <w:r>
              <w:rPr>
                <w:rStyle w:val="HTMLCode"/>
              </w:rPr>
              <w:t>display:none</w:t>
            </w:r>
            <w:proofErr w:type="spellEnd"/>
            <w:r>
              <w:rPr>
                <w:rStyle w:val="HTMLCode"/>
              </w:rPr>
              <w:t>"</w:t>
            </w:r>
            <w:r>
              <w:rPr>
                <w:rFonts w:eastAsia="Times New Roman"/>
              </w:rPr>
              <w:t xml:space="preserve"> attributes (18 elements) to </w:t>
            </w:r>
            <w:r>
              <w:rPr>
                <w:rStyle w:val="HTMLCode"/>
              </w:rPr>
              <w:t>class="hidden"</w:t>
            </w:r>
            <w:r>
              <w:rPr>
                <w:rFonts w:eastAsia="Times New Roman"/>
              </w:rPr>
              <w:t xml:space="preserve">. (6) Converted JS inline style patterns to </w:t>
            </w:r>
            <w:proofErr w:type="spellStart"/>
            <w:r>
              <w:rPr>
                <w:rFonts w:eastAsia="Times New Roman"/>
              </w:rPr>
              <w:t>classList</w:t>
            </w:r>
            <w:proofErr w:type="spellEnd"/>
            <w:r>
              <w:rPr>
                <w:rFonts w:eastAsia="Times New Roman"/>
              </w:rPr>
              <w:t xml:space="preserve"> where safe: modal open/close → </w:t>
            </w:r>
            <w:r>
              <w:rPr>
                <w:rStyle w:val="HTMLCode"/>
              </w:rPr>
              <w:t>.open</w:t>
            </w:r>
            <w:r>
              <w:rPr>
                <w:rFonts w:eastAsia="Times New Roman"/>
              </w:rPr>
              <w:t xml:space="preserve">; step1/step2 → </w:t>
            </w:r>
            <w:proofErr w:type="spellStart"/>
            <w:r>
              <w:rPr>
                <w:rFonts w:eastAsia="Times New Roman"/>
              </w:rPr>
              <w:t>classList</w:t>
            </w:r>
            <w:proofErr w:type="spellEnd"/>
            <w:r>
              <w:rPr>
                <w:rFonts w:eastAsia="Times New Roman"/>
              </w:rPr>
              <w:t xml:space="preserve">; announce-dialog, campaign-library-row, new-campaign-row, </w:t>
            </w:r>
            <w:proofErr w:type="spellStart"/>
            <w:r>
              <w:rPr>
                <w:rFonts w:eastAsia="Times New Roman"/>
              </w:rPr>
              <w:t>sched</w:t>
            </w:r>
            <w:proofErr w:type="spellEnd"/>
            <w:r>
              <w:rPr>
                <w:rFonts w:eastAsia="Times New Roman"/>
              </w:rPr>
              <w:t xml:space="preserve">-fields, </w:t>
            </w:r>
            <w:proofErr w:type="spellStart"/>
            <w:r>
              <w:rPr>
                <w:rFonts w:eastAsia="Times New Roman"/>
              </w:rPr>
              <w:t>sched</w:t>
            </w:r>
            <w:proofErr w:type="spellEnd"/>
            <w:r>
              <w:rPr>
                <w:rFonts w:eastAsia="Times New Roman"/>
              </w:rPr>
              <w:t>-</w:t>
            </w:r>
            <w:proofErr w:type="spellStart"/>
            <w:r>
              <w:rPr>
                <w:rFonts w:eastAsia="Times New Roman"/>
              </w:rPr>
              <w:t>dom</w:t>
            </w:r>
            <w:proofErr w:type="spellEnd"/>
            <w:r>
              <w:rPr>
                <w:rFonts w:eastAsia="Times New Roman"/>
              </w:rPr>
              <w:t>-wrap, about-you-card, teach-</w:t>
            </w:r>
            <w:proofErr w:type="spellStart"/>
            <w:r>
              <w:rPr>
                <w:rFonts w:eastAsia="Times New Roman"/>
              </w:rPr>
              <w:t>ai</w:t>
            </w:r>
            <w:proofErr w:type="spellEnd"/>
            <w:r>
              <w:rPr>
                <w:rFonts w:eastAsia="Times New Roman"/>
              </w:rPr>
              <w:t>-body, pending-posts-card, biz-name-missing-banner, prof-</w:t>
            </w:r>
            <w:proofErr w:type="spellStart"/>
            <w:r>
              <w:rPr>
                <w:rFonts w:eastAsia="Times New Roman"/>
              </w:rPr>
              <w:t>loc</w:t>
            </w:r>
            <w:proofErr w:type="spellEnd"/>
            <w:r>
              <w:rPr>
                <w:rFonts w:eastAsia="Times New Roman"/>
              </w:rPr>
              <w:t xml:space="preserve">-online-fields → </w:t>
            </w:r>
            <w:proofErr w:type="spellStart"/>
            <w:r>
              <w:rPr>
                <w:rFonts w:eastAsia="Times New Roman"/>
              </w:rPr>
              <w:t>classList</w:t>
            </w:r>
            <w:proofErr w:type="spellEnd"/>
            <w:r>
              <w:rPr>
                <w:rFonts w:eastAsia="Times New Roman"/>
              </w:rPr>
              <w:t xml:space="preserve">. (7) Replaced </w:t>
            </w:r>
            <w:proofErr w:type="spellStart"/>
            <w:r>
              <w:rPr>
                <w:rStyle w:val="HTMLCode"/>
              </w:rPr>
              <w:t>row.style.cssText</w:t>
            </w:r>
            <w:proofErr w:type="spellEnd"/>
            <w:r>
              <w:rPr>
                <w:rFonts w:eastAsia="Times New Roman"/>
              </w:rPr>
              <w:t xml:space="preserve"> and </w:t>
            </w:r>
            <w:proofErr w:type="spellStart"/>
            <w:r>
              <w:rPr>
                <w:rStyle w:val="HTMLCode"/>
              </w:rPr>
              <w:t>header.style.cssText</w:t>
            </w:r>
            <w:proofErr w:type="spellEnd"/>
            <w:r>
              <w:rPr>
                <w:rFonts w:eastAsia="Times New Roman"/>
              </w:rPr>
              <w:t xml:space="preserve"> in </w:t>
            </w:r>
            <w:proofErr w:type="spellStart"/>
            <w:r>
              <w:rPr>
                <w:rFonts w:eastAsia="Times New Roman"/>
              </w:rPr>
              <w:t>renderQuickSelect</w:t>
            </w:r>
            <w:proofErr w:type="spellEnd"/>
            <w:r>
              <w:rPr>
                <w:rFonts w:eastAsia="Times New Roman"/>
              </w:rPr>
              <w:t xml:space="preserve"> with </w:t>
            </w:r>
            <w:r>
              <w:rPr>
                <w:rStyle w:val="HTMLCode"/>
              </w:rPr>
              <w:t>.</w:t>
            </w:r>
            <w:proofErr w:type="spellStart"/>
            <w:r>
              <w:rPr>
                <w:rStyle w:val="HTMLCode"/>
              </w:rPr>
              <w:t>qp</w:t>
            </w:r>
            <w:proofErr w:type="spellEnd"/>
            <w:r>
              <w:rPr>
                <w:rStyle w:val="HTMLCode"/>
              </w:rPr>
              <w:t>-row</w:t>
            </w:r>
            <w:r>
              <w:rPr>
                <w:rFonts w:eastAsia="Times New Roman"/>
              </w:rPr>
              <w:t xml:space="preserve"> and </w:t>
            </w:r>
            <w:r>
              <w:rPr>
                <w:rStyle w:val="HTMLCode"/>
              </w:rPr>
              <w:t>.</w:t>
            </w:r>
            <w:proofErr w:type="spellStart"/>
            <w:r>
              <w:rPr>
                <w:rStyle w:val="HTMLCode"/>
              </w:rPr>
              <w:t>qp</w:t>
            </w:r>
            <w:proofErr w:type="spellEnd"/>
            <w:r>
              <w:rPr>
                <w:rStyle w:val="HTMLCode"/>
              </w:rPr>
              <w:t>-header</w:t>
            </w:r>
            <w:r>
              <w:rPr>
                <w:rFonts w:eastAsia="Times New Roman"/>
              </w:rPr>
              <w:t xml:space="preserve"> classes. (8) Replaced </w:t>
            </w:r>
            <w:r>
              <w:rPr>
                <w:rFonts w:eastAsia="Times New Roman"/>
              </w:rPr>
              <w:lastRenderedPageBreak/>
              <w:t xml:space="preserve">campaign chip inline styles with </w:t>
            </w:r>
            <w:r>
              <w:rPr>
                <w:rStyle w:val="HTMLCode"/>
              </w:rPr>
              <w:t>.chip-campaign</w:t>
            </w:r>
            <w:r>
              <w:rPr>
                <w:rFonts w:eastAsia="Times New Roman"/>
              </w:rPr>
              <w:t>/</w:t>
            </w:r>
            <w:r>
              <w:rPr>
                <w:rStyle w:val="HTMLCode"/>
              </w:rPr>
              <w:t>.chip-</w:t>
            </w:r>
            <w:proofErr w:type="spellStart"/>
            <w:r>
              <w:rPr>
                <w:rStyle w:val="HTMLCode"/>
              </w:rPr>
              <w:t>campaign.active</w:t>
            </w:r>
            <w:proofErr w:type="spellEnd"/>
            <w:r>
              <w:rPr>
                <w:rFonts w:eastAsia="Times New Roman"/>
              </w:rPr>
              <w:t xml:space="preserve">. (9) Removed </w:t>
            </w:r>
            <w:proofErr w:type="spellStart"/>
            <w:r>
              <w:rPr>
                <w:rStyle w:val="HTMLCode"/>
              </w:rPr>
              <w:t>onmouseover</w:t>
            </w:r>
            <w:proofErr w:type="spellEnd"/>
            <w:r>
              <w:rPr>
                <w:rFonts w:eastAsia="Times New Roman"/>
              </w:rPr>
              <w:t>/</w:t>
            </w:r>
            <w:proofErr w:type="spellStart"/>
            <w:r>
              <w:rPr>
                <w:rStyle w:val="HTMLCode"/>
              </w:rPr>
              <w:t>onmouseout</w:t>
            </w:r>
            <w:proofErr w:type="spellEnd"/>
            <w:r>
              <w:rPr>
                <w:rFonts w:eastAsia="Times New Roman"/>
              </w:rPr>
              <w:t xml:space="preserve"> from chip-new (CSS </w:t>
            </w:r>
            <w:r>
              <w:rPr>
                <w:rStyle w:val="HTMLCode"/>
              </w:rPr>
              <w:t>:hover</w:t>
            </w:r>
            <w:r>
              <w:rPr>
                <w:rFonts w:eastAsia="Times New Roman"/>
              </w:rPr>
              <w:t xml:space="preserve"> handles it). (10) Removed </w:t>
            </w:r>
            <w:proofErr w:type="spellStart"/>
            <w:r>
              <w:rPr>
                <w:rStyle w:val="HTMLCode"/>
              </w:rPr>
              <w:t>onfocus</w:t>
            </w:r>
            <w:proofErr w:type="spellEnd"/>
            <w:r>
              <w:rPr>
                <w:rFonts w:eastAsia="Times New Roman"/>
              </w:rPr>
              <w:t>/</w:t>
            </w:r>
            <w:proofErr w:type="spellStart"/>
            <w:r>
              <w:rPr>
                <w:rStyle w:val="HTMLCode"/>
              </w:rPr>
              <w:t>onblur</w:t>
            </w:r>
            <w:proofErr w:type="spellEnd"/>
            <w:r>
              <w:rPr>
                <w:rFonts w:eastAsia="Times New Roman"/>
              </w:rPr>
              <w:t xml:space="preserve"> inline handlers from </w:t>
            </w:r>
            <w:r>
              <w:rPr>
                <w:rStyle w:val="HTMLCode"/>
              </w:rPr>
              <w:t>#biz-ad-details</w:t>
            </w:r>
            <w:r>
              <w:rPr>
                <w:rFonts w:eastAsia="Times New Roman"/>
              </w:rPr>
              <w:t xml:space="preserve"> </w:t>
            </w:r>
            <w:proofErr w:type="spellStart"/>
            <w:r>
              <w:rPr>
                <w:rFonts w:eastAsia="Times New Roman"/>
              </w:rPr>
              <w:t>textarea</w:t>
            </w:r>
            <w:proofErr w:type="spellEnd"/>
            <w:r>
              <w:rPr>
                <w:rFonts w:eastAsia="Times New Roman"/>
              </w:rPr>
              <w:t xml:space="preserve">. JS </w:t>
            </w:r>
            <w:proofErr w:type="spellStart"/>
            <w:r>
              <w:rPr>
                <w:rStyle w:val="HTMLCode"/>
              </w:rPr>
              <w:t>style.display</w:t>
            </w:r>
            <w:proofErr w:type="spellEnd"/>
            <w:r>
              <w:rPr>
                <w:rFonts w:eastAsia="Times New Roman"/>
              </w:rPr>
              <w:t xml:space="preserve"> kept only for computed/accordion state patterns where </w:t>
            </w:r>
            <w:proofErr w:type="spellStart"/>
            <w:r>
              <w:rPr>
                <w:rStyle w:val="HTMLCode"/>
              </w:rPr>
              <w:t>style.display</w:t>
            </w:r>
            <w:proofErr w:type="spellEnd"/>
            <w:r>
              <w:rPr>
                <w:rStyle w:val="HTMLCode"/>
              </w:rPr>
              <w:t xml:space="preserve"> !== 'none'</w:t>
            </w:r>
            <w:r>
              <w:rPr>
                <w:rFonts w:eastAsia="Times New Roman"/>
              </w:rPr>
              <w:t xml:space="preserve"> </w:t>
            </w:r>
            <w:proofErr w:type="spellStart"/>
            <w:r>
              <w:rPr>
                <w:rFonts w:eastAsia="Times New Roman"/>
              </w:rPr>
              <w:t>isOpen</w:t>
            </w:r>
            <w:proofErr w:type="spellEnd"/>
            <w:r>
              <w:rPr>
                <w:rFonts w:eastAsia="Times New Roman"/>
              </w:rPr>
              <w:t xml:space="preserve"> checks require explicit inline-style state. Playwright verified: body classes correct, stylesheet correct, hidden classes correct, tab </w:t>
            </w:r>
            <w:proofErr w:type="spellStart"/>
            <w:r>
              <w:rPr>
                <w:rFonts w:eastAsia="Times New Roman"/>
              </w:rPr>
              <w:t>nav</w:t>
            </w:r>
            <w:proofErr w:type="spellEnd"/>
            <w:r>
              <w:rPr>
                <w:rFonts w:eastAsia="Times New Roman"/>
              </w:rPr>
              <w:t>, teach-AI toggle, visual layout — all pass.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5FF470" w14:textId="77777777" w:rsidR="00421C69" w:rsidRDefault="00421C69">
            <w:pPr>
              <w:spacing w:before="150" w:after="150"/>
              <w:rPr>
                <w:rFonts w:eastAsia="Times New Roman"/>
              </w:rPr>
            </w:pPr>
          </w:p>
        </w:tc>
      </w:tr>
      <w:tr w:rsidR="00421C69" w14:paraId="128DCEC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0BF0F1" w14:textId="77777777" w:rsidR="00421C69" w:rsidRDefault="00421C69">
            <w:pPr>
              <w:spacing w:before="150" w:after="150"/>
              <w:rPr>
                <w:rFonts w:eastAsia="Times New Roman"/>
              </w:rPr>
            </w:pPr>
            <w:r>
              <w:rPr>
                <w:rFonts w:eastAsia="Times New Roman"/>
              </w:rPr>
              <w:lastRenderedPageBreak/>
              <w:t>Jun 28,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27328D" w14:textId="77777777" w:rsidR="00421C69" w:rsidRDefault="00421C69">
            <w:pPr>
              <w:spacing w:before="150" w:after="150"/>
              <w:rPr>
                <w:rFonts w:eastAsia="Times New Roman"/>
              </w:rPr>
            </w:pPr>
            <w:r>
              <w:rPr>
                <w:rStyle w:val="HTMLCode"/>
              </w:rPr>
              <w:t>BlastyBiz-About.html</w:t>
            </w:r>
            <w:r>
              <w:rPr>
                <w:rFonts w:eastAsia="Times New Roman"/>
              </w:rPr>
              <w:t xml:space="preserve">, </w:t>
            </w:r>
            <w:r>
              <w:rPr>
                <w:rStyle w:val="HTMLCode"/>
              </w:rPr>
              <w:t>Contact.html</w:t>
            </w:r>
            <w:r>
              <w:rPr>
                <w:rFonts w:eastAsia="Times New Roman"/>
              </w:rPr>
              <w:t xml:space="preserve">, </w:t>
            </w:r>
            <w:r>
              <w:rPr>
                <w:rStyle w:val="HTMLCode"/>
              </w:rPr>
              <w:t>Privacy.html</w:t>
            </w:r>
            <w:r>
              <w:rPr>
                <w:rFonts w:eastAsia="Times New Roman"/>
              </w:rPr>
              <w:t xml:space="preserve">, </w:t>
            </w:r>
            <w:r>
              <w:rPr>
                <w:rStyle w:val="HTMLCode"/>
              </w:rPr>
              <w:t>Terms.html</w:t>
            </w:r>
            <w:r>
              <w:rPr>
                <w:rFonts w:eastAsia="Times New Roman"/>
              </w:rPr>
              <w:t xml:space="preserve">, </w:t>
            </w:r>
            <w:r>
              <w:rPr>
                <w:rStyle w:val="HTMLCode"/>
              </w:rPr>
              <w:t>Home.html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CB45BA" w14:textId="77777777" w:rsidR="00421C69" w:rsidRDefault="00421C69">
            <w:pPr>
              <w:spacing w:before="150" w:after="150"/>
              <w:rPr>
                <w:rFonts w:eastAsia="Times New Roman"/>
              </w:rPr>
            </w:pPr>
            <w:r>
              <w:rPr>
                <w:rStyle w:val="Strong"/>
                <w:rFonts w:eastAsia="Times New Roman"/>
              </w:rPr>
              <w:t xml:space="preserve">Duplicate </w:t>
            </w:r>
            <w:proofErr w:type="spellStart"/>
            <w:r>
              <w:rPr>
                <w:rStyle w:val="Strong"/>
                <w:rFonts w:eastAsia="Times New Roman"/>
              </w:rPr>
              <w:t>nav</w:t>
            </w:r>
            <w:proofErr w:type="spellEnd"/>
            <w:r>
              <w:rPr>
                <w:rStyle w:val="Strong"/>
                <w:rFonts w:eastAsia="Times New Roman"/>
              </w:rPr>
              <w:t xml:space="preserve"> + dead hamburger JS:</w:t>
            </w:r>
            <w:r>
              <w:rPr>
                <w:rFonts w:eastAsia="Times New Roman"/>
              </w:rPr>
              <w:t xml:space="preserve"> All five Cluster 1 public pages had a hardcoded </w:t>
            </w:r>
            <w:r>
              <w:rPr>
                <w:rStyle w:val="HTMLCode"/>
              </w:rPr>
              <w:t>&lt;div class="mobile-menu" id="</w:t>
            </w:r>
            <w:proofErr w:type="spellStart"/>
            <w:r>
              <w:rPr>
                <w:rStyle w:val="HTMLCode"/>
              </w:rPr>
              <w:t>mobileMenu</w:t>
            </w:r>
            <w:proofErr w:type="spellEnd"/>
            <w:r>
              <w:rPr>
                <w:rStyle w:val="HTMLCode"/>
              </w:rPr>
              <w:t>"&gt;</w:t>
            </w:r>
            <w:r>
              <w:rPr>
                <w:rFonts w:eastAsia="Times New Roman"/>
              </w:rPr>
              <w:t xml:space="preserve"> block and </w:t>
            </w:r>
            <w:r>
              <w:rPr>
                <w:rStyle w:val="HTMLCode"/>
              </w:rPr>
              <w:t>_</w:t>
            </w:r>
            <w:proofErr w:type="spellStart"/>
            <w:r>
              <w:rPr>
                <w:rStyle w:val="HTMLCode"/>
              </w:rPr>
              <w:t>getHamburgerBtn</w:t>
            </w:r>
            <w:proofErr w:type="spellEnd"/>
            <w:r>
              <w:rPr>
                <w:rStyle w:val="HTMLCode"/>
              </w:rPr>
              <w:t>()</w:t>
            </w:r>
            <w:r>
              <w:rPr>
                <w:rFonts w:eastAsia="Times New Roman"/>
              </w:rPr>
              <w:t xml:space="preserve"> / </w:t>
            </w:r>
            <w:proofErr w:type="spellStart"/>
            <w:r>
              <w:rPr>
                <w:rStyle w:val="HTMLCode"/>
              </w:rPr>
              <w:t>toggleMenu</w:t>
            </w:r>
            <w:proofErr w:type="spellEnd"/>
            <w:r>
              <w:rPr>
                <w:rStyle w:val="HTMLCode"/>
              </w:rPr>
              <w:t>()</w:t>
            </w:r>
            <w:r>
              <w:rPr>
                <w:rFonts w:eastAsia="Times New Roman"/>
              </w:rPr>
              <w:t xml:space="preserve"> / </w:t>
            </w:r>
            <w:proofErr w:type="spellStart"/>
            <w:r>
              <w:rPr>
                <w:rStyle w:val="HTMLCode"/>
              </w:rPr>
              <w:t>closeMenu</w:t>
            </w:r>
            <w:proofErr w:type="spellEnd"/>
            <w:r>
              <w:rPr>
                <w:rStyle w:val="HTMLCode"/>
              </w:rPr>
              <w:t>()</w:t>
            </w:r>
            <w:r>
              <w:rPr>
                <w:rFonts w:eastAsia="Times New Roman"/>
              </w:rPr>
              <w:t xml:space="preserve"> / click-listener JS that duplicated the injected shared header's nav. The injected header's hamburger already guards its </w:t>
            </w:r>
            <w:proofErr w:type="spellStart"/>
            <w:r>
              <w:rPr>
                <w:rStyle w:val="HTMLCode"/>
              </w:rPr>
              <w:t>toggleMenu</w:t>
            </w:r>
            <w:proofErr w:type="spellEnd"/>
            <w:r>
              <w:rPr>
                <w:rStyle w:val="HTMLCode"/>
              </w:rPr>
              <w:t>()</w:t>
            </w:r>
            <w:r>
              <w:rPr>
                <w:rFonts w:eastAsia="Times New Roman"/>
              </w:rPr>
              <w:t xml:space="preserve"> call with </w:t>
            </w:r>
            <w:r>
              <w:rPr>
                <w:rStyle w:val="HTMLCode"/>
              </w:rPr>
              <w:t>if(</w:t>
            </w:r>
            <w:proofErr w:type="spellStart"/>
            <w:r>
              <w:rPr>
                <w:rStyle w:val="HTMLCode"/>
              </w:rPr>
              <w:t>typeof</w:t>
            </w:r>
            <w:proofErr w:type="spellEnd"/>
            <w:r>
              <w:rPr>
                <w:rStyle w:val="HTMLCode"/>
              </w:rPr>
              <w:t xml:space="preserve"> </w:t>
            </w:r>
            <w:proofErr w:type="spellStart"/>
            <w:r>
              <w:rPr>
                <w:rStyle w:val="HTMLCode"/>
              </w:rPr>
              <w:t>toggleMenu</w:t>
            </w:r>
            <w:proofErr w:type="spellEnd"/>
            <w:r>
              <w:rPr>
                <w:rStyle w:val="HTMLCode"/>
              </w:rPr>
              <w:t>==='function')</w:t>
            </w:r>
            <w:r>
              <w:rPr>
                <w:rFonts w:eastAsia="Times New Roman"/>
              </w:rPr>
              <w:t xml:space="preserve">. Removed the entire </w:t>
            </w:r>
            <w:r>
              <w:rPr>
                <w:rStyle w:val="HTMLCode"/>
              </w:rPr>
              <w:t>#mobileMenu</w:t>
            </w:r>
            <w:r>
              <w:rPr>
                <w:rFonts w:eastAsia="Times New Roman"/>
              </w:rPr>
              <w:t xml:space="preserve"> div and all menu JS from all five pages. </w:t>
            </w:r>
            <w:r>
              <w:rPr>
                <w:rStyle w:val="HTMLCode"/>
              </w:rPr>
              <w:t>blastybiz-footer.html</w:t>
            </w:r>
            <w:r>
              <w:rPr>
                <w:rFonts w:eastAsia="Times New Roman"/>
              </w:rPr>
              <w:t xml:space="preserve"> already </w:t>
            </w:r>
            <w:r>
              <w:rPr>
                <w:rFonts w:eastAsia="Times New Roman"/>
              </w:rPr>
              <w:lastRenderedPageBreak/>
              <w:t xml:space="preserve">exists as the shared footer partial and is already injected consistently across all 8 public pages — no footer changes needed. Confirmed </w:t>
            </w:r>
            <w:proofErr w:type="spellStart"/>
            <w:r>
              <w:rPr>
                <w:rStyle w:val="HTMLCode"/>
              </w:rPr>
              <w:t>mobileMenu</w:t>
            </w:r>
            <w:proofErr w:type="spellEnd"/>
            <w:r>
              <w:rPr>
                <w:rFonts w:eastAsia="Times New Roman"/>
              </w:rPr>
              <w:t xml:space="preserve"> count = 0 on live site.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3EF01A" w14:textId="77777777" w:rsidR="00421C69" w:rsidRDefault="00421C69">
            <w:pPr>
              <w:spacing w:before="150" w:after="150"/>
              <w:rPr>
                <w:rFonts w:eastAsia="Times New Roman"/>
              </w:rPr>
            </w:pPr>
          </w:p>
        </w:tc>
      </w:tr>
      <w:tr w:rsidR="00421C69" w14:paraId="35BCAA3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420D51" w14:textId="77777777" w:rsidR="00421C69" w:rsidRDefault="00421C69">
            <w:pPr>
              <w:spacing w:before="150" w:after="150"/>
              <w:rPr>
                <w:rFonts w:eastAsia="Times New Roman"/>
              </w:rPr>
            </w:pPr>
            <w:r>
              <w:rPr>
                <w:rFonts w:eastAsia="Times New Roman"/>
              </w:rPr>
              <w:t>Jun 28,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05CDA5" w14:textId="77777777" w:rsidR="00421C69" w:rsidRDefault="00421C69">
            <w:pPr>
              <w:spacing w:before="150" w:after="150"/>
              <w:rPr>
                <w:rFonts w:eastAsia="Times New Roman"/>
              </w:rPr>
            </w:pPr>
            <w:r>
              <w:rPr>
                <w:rStyle w:val="HTMLCode"/>
              </w:rPr>
              <w:t>artifacts/</w:t>
            </w:r>
            <w:proofErr w:type="spellStart"/>
            <w:r>
              <w:rPr>
                <w:rStyle w:val="HTMLCode"/>
              </w:rPr>
              <w:t>api</w:t>
            </w:r>
            <w:proofErr w:type="spellEnd"/>
            <w:r>
              <w:rPr>
                <w:rStyle w:val="HTMLCode"/>
              </w:rPr>
              <w:t>-server/public/</w:t>
            </w:r>
            <w:r>
              <w:rPr>
                <w:rFonts w:eastAsia="Times New Roman"/>
              </w:rPr>
              <w:t xml:space="preserve"> — </w:t>
            </w:r>
            <w:r>
              <w:rPr>
                <w:rStyle w:val="HTMLCode"/>
              </w:rPr>
              <w:t>BlastyBiz-Dashboard.html</w:t>
            </w:r>
            <w:r>
              <w:rPr>
                <w:rFonts w:eastAsia="Times New Roman"/>
              </w:rPr>
              <w:t xml:space="preserve"> + </w:t>
            </w:r>
            <w:r>
              <w:rPr>
                <w:rStyle w:val="HTMLCode"/>
              </w:rPr>
              <w:t>dev-login.html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AEF807" w14:textId="77777777" w:rsidR="00421C69" w:rsidRDefault="00421C69">
            <w:pPr>
              <w:spacing w:before="150" w:after="150"/>
              <w:rPr>
                <w:rFonts w:eastAsia="Times New Roman"/>
              </w:rPr>
            </w:pPr>
            <w:r>
              <w:rPr>
                <w:rStyle w:val="Strong"/>
                <w:rFonts w:eastAsia="Times New Roman"/>
              </w:rPr>
              <w:t>dev-login.html live on production:</w:t>
            </w:r>
            <w:r>
              <w:rPr>
                <w:rFonts w:eastAsia="Times New Roman"/>
              </w:rPr>
              <w:t xml:space="preserve"> </w:t>
            </w:r>
            <w:r>
              <w:rPr>
                <w:rStyle w:val="HTMLCode"/>
              </w:rPr>
              <w:t>dev-login.html</w:t>
            </w:r>
            <w:r>
              <w:rPr>
                <w:rFonts w:eastAsia="Times New Roman"/>
              </w:rPr>
              <w:t xml:space="preserve"> was present in </w:t>
            </w:r>
            <w:r>
              <w:rPr>
                <w:rStyle w:val="HTMLCode"/>
              </w:rPr>
              <w:t>artifacts/</w:t>
            </w:r>
            <w:proofErr w:type="spellStart"/>
            <w:r>
              <w:rPr>
                <w:rStyle w:val="HTMLCode"/>
              </w:rPr>
              <w:t>api</w:t>
            </w:r>
            <w:proofErr w:type="spellEnd"/>
            <w:r>
              <w:rPr>
                <w:rStyle w:val="HTMLCode"/>
              </w:rPr>
              <w:t>-server/public/</w:t>
            </w:r>
            <w:r>
              <w:rPr>
                <w:rFonts w:eastAsia="Times New Roman"/>
              </w:rPr>
              <w:t xml:space="preserve"> and deploying to Firebase Hosting, reachable at the live URL. Deleted the file. Confirmed 404 on live site after deploy. </w:t>
            </w:r>
            <w:r>
              <w:rPr>
                <w:rStyle w:val="Strong"/>
                <w:rFonts w:eastAsia="Times New Roman"/>
              </w:rPr>
              <w:t>Dashboard.html main-inner containment violation:</w:t>
            </w:r>
            <w:r>
              <w:rPr>
                <w:rFonts w:eastAsia="Times New Roman"/>
              </w:rPr>
              <w:t xml:space="preserve"> </w:t>
            </w:r>
            <w:r>
              <w:rPr>
                <w:rStyle w:val="HTMLCode"/>
              </w:rPr>
              <w:t>.biz-sheet-overlay</w:t>
            </w:r>
            <w:r>
              <w:rPr>
                <w:rFonts w:eastAsia="Times New Roman"/>
              </w:rPr>
              <w:t xml:space="preserve"> and </w:t>
            </w:r>
            <w:r>
              <w:rPr>
                <w:rStyle w:val="HTMLCode"/>
              </w:rPr>
              <w:t>.biz-sheet</w:t>
            </w:r>
            <w:r>
              <w:rPr>
                <w:rFonts w:eastAsia="Times New Roman"/>
              </w:rPr>
              <w:t xml:space="preserve"> (the business switcher sheet) sat outside and before </w:t>
            </w:r>
            <w:r>
              <w:rPr>
                <w:rStyle w:val="HTMLCode"/>
              </w:rPr>
              <w:t>.main-inner</w:t>
            </w:r>
            <w:r>
              <w:rPr>
                <w:rFonts w:eastAsia="Times New Roman"/>
              </w:rPr>
              <w:t xml:space="preserve"> in the DOM. </w:t>
            </w:r>
            <w:r>
              <w:rPr>
                <w:rStyle w:val="HTMLCode"/>
              </w:rPr>
              <w:t>&lt;</w:t>
            </w:r>
            <w:proofErr w:type="spellStart"/>
            <w:r>
              <w:rPr>
                <w:rStyle w:val="HTMLCode"/>
              </w:rPr>
              <w:t>nav</w:t>
            </w:r>
            <w:proofErr w:type="spellEnd"/>
            <w:r>
              <w:rPr>
                <w:rStyle w:val="HTMLCode"/>
              </w:rPr>
              <w:t xml:space="preserve"> class="mobile-</w:t>
            </w:r>
            <w:proofErr w:type="spellStart"/>
            <w:r>
              <w:rPr>
                <w:rStyle w:val="HTMLCode"/>
              </w:rPr>
              <w:t>nav</w:t>
            </w:r>
            <w:proofErr w:type="spellEnd"/>
            <w:r>
              <w:rPr>
                <w:rStyle w:val="HTMLCode"/>
              </w:rPr>
              <w:t>"&gt;</w:t>
            </w:r>
            <w:r>
              <w:rPr>
                <w:rFonts w:eastAsia="Times New Roman"/>
              </w:rPr>
              <w:t xml:space="preserve"> and </w:t>
            </w:r>
            <w:r>
              <w:rPr>
                <w:rStyle w:val="HTMLCode"/>
              </w:rPr>
              <w:t>&lt;div class="toast"&gt;</w:t>
            </w:r>
            <w:r>
              <w:rPr>
                <w:rFonts w:eastAsia="Times New Roman"/>
              </w:rPr>
              <w:t xml:space="preserve"> sat outside and after </w:t>
            </w:r>
            <w:r>
              <w:rPr>
                <w:rStyle w:val="HTMLCode"/>
              </w:rPr>
              <w:t>.main-inner</w:t>
            </w:r>
            <w:r>
              <w:rPr>
                <w:rFonts w:eastAsia="Times New Roman"/>
              </w:rPr>
              <w:t xml:space="preserve">. Both are </w:t>
            </w:r>
            <w:proofErr w:type="spellStart"/>
            <w:r>
              <w:rPr>
                <w:rStyle w:val="HTMLCode"/>
              </w:rPr>
              <w:t>position:fixed</w:t>
            </w:r>
            <w:proofErr w:type="spellEnd"/>
            <w:r>
              <w:rPr>
                <w:rFonts w:eastAsia="Times New Roman"/>
              </w:rPr>
              <w:t xml:space="preserve"> in CSS so visually identical, but structurally wrong. Fix: moved all four elements inside </w:t>
            </w:r>
            <w:r>
              <w:rPr>
                <w:rStyle w:val="HTMLCode"/>
              </w:rPr>
              <w:t>.main-inner</w:t>
            </w:r>
            <w:r>
              <w:rPr>
                <w:rFonts w:eastAsia="Times New Roman"/>
              </w:rPr>
              <w:t xml:space="preserve"> (sheet overlay/sheet immediately after the opening tag; mobile-</w:t>
            </w:r>
            <w:proofErr w:type="spellStart"/>
            <w:r>
              <w:rPr>
                <w:rFonts w:eastAsia="Times New Roman"/>
              </w:rPr>
              <w:t>nav</w:t>
            </w:r>
            <w:proofErr w:type="spellEnd"/>
            <w:r>
              <w:rPr>
                <w:rFonts w:eastAsia="Times New Roman"/>
              </w:rPr>
              <w:t xml:space="preserve"> and toast immediately before the closing tag). No IDs, classes, or JS references changed. Deployed and confirmed live.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6DEA28" w14:textId="77777777" w:rsidR="00421C69" w:rsidRDefault="00421C69">
            <w:pPr>
              <w:spacing w:before="150" w:after="150"/>
              <w:rPr>
                <w:rFonts w:eastAsia="Times New Roman"/>
              </w:rPr>
            </w:pPr>
          </w:p>
        </w:tc>
      </w:tr>
      <w:tr w:rsidR="00421C69" w14:paraId="0047D61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D9F358" w14:textId="77777777" w:rsidR="00421C69" w:rsidRDefault="00421C69">
            <w:pPr>
              <w:spacing w:before="150" w:after="150"/>
              <w:rPr>
                <w:rFonts w:eastAsia="Times New Roman"/>
              </w:rPr>
            </w:pPr>
            <w:r>
              <w:rPr>
                <w:rFonts w:eastAsia="Times New Roman"/>
              </w:rPr>
              <w:lastRenderedPageBreak/>
              <w:t>Jun 28,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592CC4" w14:textId="77777777" w:rsidR="00421C69" w:rsidRDefault="00421C69">
            <w:pPr>
              <w:spacing w:before="150" w:after="150"/>
              <w:rPr>
                <w:rFonts w:eastAsia="Times New Roman"/>
              </w:rPr>
            </w:pPr>
            <w:r>
              <w:rPr>
                <w:rFonts w:eastAsia="Times New Roman"/>
              </w:rPr>
              <w:t>Site-wide HTML (18 pages)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174514" w14:textId="77777777" w:rsidR="00421C69" w:rsidRDefault="00421C69">
            <w:pPr>
              <w:spacing w:before="150" w:after="150"/>
              <w:rPr>
                <w:rFonts w:eastAsia="Times New Roman"/>
              </w:rPr>
            </w:pPr>
            <w:r>
              <w:rPr>
                <w:rStyle w:val="Strong"/>
                <w:rFonts w:eastAsia="Times New Roman"/>
              </w:rPr>
              <w:t xml:space="preserve">Item 7 — Sub-flow </w:t>
            </w:r>
            <w:proofErr w:type="spellStart"/>
            <w:r>
              <w:rPr>
                <w:rStyle w:val="Strong"/>
                <w:rFonts w:eastAsia="Times New Roman"/>
              </w:rPr>
              <w:t>auth</w:t>
            </w:r>
            <w:proofErr w:type="spellEnd"/>
            <w:r>
              <w:rPr>
                <w:rStyle w:val="Strong"/>
                <w:rFonts w:eastAsia="Times New Roman"/>
              </w:rPr>
              <w:t xml:space="preserve"> guard:</w:t>
            </w:r>
            <w:r>
              <w:rPr>
                <w:rFonts w:eastAsia="Times New Roman"/>
              </w:rPr>
              <w:t xml:space="preserve"> Publishing-Status, </w:t>
            </w:r>
            <w:proofErr w:type="spellStart"/>
            <w:r>
              <w:rPr>
                <w:rFonts w:eastAsia="Times New Roman"/>
              </w:rPr>
              <w:t>BizContext</w:t>
            </w:r>
            <w:proofErr w:type="spellEnd"/>
            <w:r>
              <w:rPr>
                <w:rFonts w:eastAsia="Times New Roman"/>
              </w:rPr>
              <w:t xml:space="preserve">, Listing-Preview had inline </w:t>
            </w:r>
            <w:proofErr w:type="spellStart"/>
            <w:r>
              <w:rPr>
                <w:rStyle w:val="HTMLCode"/>
              </w:rPr>
              <w:t>onAuthStateChanged</w:t>
            </w:r>
            <w:proofErr w:type="spellEnd"/>
            <w:r>
              <w:rPr>
                <w:rFonts w:eastAsia="Times New Roman"/>
              </w:rPr>
              <w:t xml:space="preserve"> with no flash-prevent. Added </w:t>
            </w:r>
            <w:r>
              <w:rPr>
                <w:rStyle w:val="HTMLCode"/>
              </w:rPr>
              <w:t>&lt;style&gt;body{</w:t>
            </w:r>
            <w:proofErr w:type="spellStart"/>
            <w:r>
              <w:rPr>
                <w:rStyle w:val="HTMLCode"/>
              </w:rPr>
              <w:t>visibility:hidden</w:t>
            </w:r>
            <w:proofErr w:type="spellEnd"/>
            <w:r>
              <w:rPr>
                <w:rStyle w:val="HTMLCode"/>
              </w:rPr>
              <w:t>}&lt;/style&gt;</w:t>
            </w:r>
            <w:r>
              <w:rPr>
                <w:rFonts w:eastAsia="Times New Roman"/>
              </w:rPr>
              <w:t xml:space="preserve"> + </w:t>
            </w:r>
            <w:proofErr w:type="spellStart"/>
            <w:r>
              <w:rPr>
                <w:rStyle w:val="HTMLCode"/>
              </w:rPr>
              <w:t>auth-guard.js</w:t>
            </w:r>
            <w:proofErr w:type="spellEnd"/>
            <w:r>
              <w:rPr>
                <w:rFonts w:eastAsia="Times New Roman"/>
              </w:rPr>
              <w:t xml:space="preserve"> to all three </w:t>
            </w:r>
            <w:r>
              <w:rPr>
                <w:rStyle w:val="HTMLCode"/>
              </w:rPr>
              <w:t>&lt;head&gt;</w:t>
            </w:r>
            <w:r>
              <w:rPr>
                <w:rFonts w:eastAsia="Times New Roman"/>
              </w:rPr>
              <w:t xml:space="preserve"> blocks. </w:t>
            </w:r>
            <w:r>
              <w:rPr>
                <w:rStyle w:val="Strong"/>
                <w:rFonts w:eastAsia="Times New Roman"/>
              </w:rPr>
              <w:t xml:space="preserve">Item 6 — Admin </w:t>
            </w:r>
            <w:proofErr w:type="spellStart"/>
            <w:r>
              <w:rPr>
                <w:rStyle w:val="Strong"/>
                <w:rFonts w:eastAsia="Times New Roman"/>
              </w:rPr>
              <w:t>nav</w:t>
            </w:r>
            <w:proofErr w:type="spellEnd"/>
            <w:r>
              <w:rPr>
                <w:rStyle w:val="Strong"/>
                <w:rFonts w:eastAsia="Times New Roman"/>
              </w:rPr>
              <w:t>/guard consistency:</w:t>
            </w:r>
            <w:r>
              <w:rPr>
                <w:rFonts w:eastAsia="Times New Roman"/>
              </w:rPr>
              <w:t xml:space="preserve"> Admin-Operate was missing </w:t>
            </w:r>
            <w:r>
              <w:rPr>
                <w:rStyle w:val="HTMLCode"/>
              </w:rPr>
              <w:t>body{</w:t>
            </w:r>
            <w:proofErr w:type="spellStart"/>
            <w:r>
              <w:rPr>
                <w:rStyle w:val="HTMLCode"/>
              </w:rPr>
              <w:t>visibility:hidden</w:t>
            </w:r>
            <w:proofErr w:type="spellEnd"/>
            <w:r>
              <w:rPr>
                <w:rStyle w:val="HTMLCode"/>
              </w:rPr>
              <w:t>}</w:t>
            </w:r>
            <w:r>
              <w:rPr>
                <w:rFonts w:eastAsia="Times New Roman"/>
              </w:rPr>
              <w:t xml:space="preserve">; Admin-Logs and Admin-Queue-Manager were missing </w:t>
            </w:r>
            <w:proofErr w:type="spellStart"/>
            <w:r>
              <w:rPr>
                <w:rFonts w:eastAsia="Times New Roman"/>
              </w:rPr>
              <w:t>nav</w:t>
            </w:r>
            <w:proofErr w:type="spellEnd"/>
            <w:r>
              <w:rPr>
                <w:rFonts w:eastAsia="Times New Roman"/>
              </w:rPr>
              <w:t xml:space="preserve"> links to Operate and the full admin cluster. Fixed: all 8 admin pages now have visibility guard; all </w:t>
            </w:r>
            <w:proofErr w:type="spellStart"/>
            <w:r>
              <w:rPr>
                <w:rFonts w:eastAsia="Times New Roman"/>
              </w:rPr>
              <w:t>navs</w:t>
            </w:r>
            <w:proofErr w:type="spellEnd"/>
            <w:r>
              <w:rPr>
                <w:rFonts w:eastAsia="Times New Roman"/>
              </w:rPr>
              <w:t xml:space="preserve"> link to all 8 sibling pages. </w:t>
            </w:r>
            <w:r>
              <w:rPr>
                <w:rStyle w:val="Strong"/>
                <w:rFonts w:eastAsia="Times New Roman"/>
              </w:rPr>
              <w:t>Item 8 — Inline style extraction:</w:t>
            </w:r>
            <w:r>
              <w:rPr>
                <w:rFonts w:eastAsia="Times New Roman"/>
              </w:rPr>
              <w:t xml:space="preserve"> 160+ static </w:t>
            </w:r>
            <w:r>
              <w:rPr>
                <w:rStyle w:val="HTMLCode"/>
              </w:rPr>
              <w:t>style=""</w:t>
            </w:r>
            <w:r>
              <w:rPr>
                <w:rFonts w:eastAsia="Times New Roman"/>
              </w:rPr>
              <w:t xml:space="preserve"> attributes removed across Admin-Operate (55), Listing-Preview (44), Admin-Subscriptions (12), Connect (13), Admin (9), Dashboard (8), Connected (6), Login (1), and more. All extracted to named CSS utility classes in </w:t>
            </w:r>
            <w:proofErr w:type="spellStart"/>
            <w:r>
              <w:rPr>
                <w:rStyle w:val="HTMLCode"/>
              </w:rPr>
              <w:t>blastybiz-global.css</w:t>
            </w:r>
            <w:proofErr w:type="spellEnd"/>
            <w:r>
              <w:rPr>
                <w:rFonts w:eastAsia="Times New Roman"/>
              </w:rPr>
              <w:t xml:space="preserve"> and page-level </w:t>
            </w:r>
            <w:r>
              <w:rPr>
                <w:rStyle w:val="HTMLCode"/>
              </w:rPr>
              <w:t>&lt;style&gt;</w:t>
            </w:r>
            <w:r>
              <w:rPr>
                <w:rFonts w:eastAsia="Times New Roman"/>
              </w:rPr>
              <w:t xml:space="preserve"> blocks. JS-controlled </w:t>
            </w:r>
            <w:r>
              <w:rPr>
                <w:rStyle w:val="HTMLCode"/>
              </w:rPr>
              <w:t>style=</w:t>
            </w:r>
            <w:r>
              <w:rPr>
                <w:rFonts w:eastAsia="Times New Roman"/>
              </w:rPr>
              <w:t xml:space="preserve"> (</w:t>
            </w:r>
            <w:proofErr w:type="spellStart"/>
            <w:r>
              <w:rPr>
                <w:rFonts w:eastAsia="Times New Roman"/>
              </w:rPr>
              <w:t>display:none</w:t>
            </w:r>
            <w:proofErr w:type="spellEnd"/>
            <w:r>
              <w:rPr>
                <w:rFonts w:eastAsia="Times New Roman"/>
              </w:rPr>
              <w:t xml:space="preserve"> toggles, dynamic template values) intentionally left in place.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C1DCFE" w14:textId="77777777" w:rsidR="00421C69" w:rsidRDefault="00421C69">
            <w:pPr>
              <w:spacing w:before="150" w:after="150"/>
              <w:rPr>
                <w:rFonts w:eastAsia="Times New Roman"/>
              </w:rPr>
            </w:pPr>
          </w:p>
        </w:tc>
      </w:tr>
      <w:tr w:rsidR="00421C69" w14:paraId="7A9FE4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EDE835" w14:textId="77777777" w:rsidR="00421C69" w:rsidRDefault="00421C69">
            <w:pPr>
              <w:spacing w:before="150" w:after="150"/>
              <w:rPr>
                <w:rFonts w:eastAsia="Times New Roman"/>
              </w:rPr>
            </w:pPr>
            <w:r>
              <w:rPr>
                <w:rFonts w:eastAsia="Times New Roman"/>
              </w:rPr>
              <w:lastRenderedPageBreak/>
              <w:t>Jun 19,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F212A5"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adminSubscriptionSummary</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C2208D" w14:textId="77777777" w:rsidR="00421C69" w:rsidRDefault="00421C69">
            <w:pPr>
              <w:spacing w:before="150" w:after="150"/>
              <w:rPr>
                <w:rFonts w:eastAsia="Times New Roman"/>
              </w:rPr>
            </w:pPr>
            <w:r>
              <w:rPr>
                <w:rFonts w:eastAsia="Times New Roman"/>
              </w:rPr>
              <w:t>MRR hardcoded at $49/$99 (old Stripe prices)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67AE8B" w14:textId="77777777" w:rsidR="00421C69" w:rsidRDefault="00421C69">
            <w:pPr>
              <w:spacing w:before="150" w:after="150"/>
              <w:rPr>
                <w:rFonts w:eastAsia="Times New Roman"/>
              </w:rPr>
            </w:pPr>
            <w:r>
              <w:rPr>
                <w:rFonts w:eastAsia="Times New Roman"/>
              </w:rPr>
              <w:t xml:space="preserve">Reads from </w:t>
            </w:r>
            <w:proofErr w:type="spellStart"/>
            <w:r>
              <w:rPr>
                <w:rFonts w:eastAsia="Times New Roman"/>
              </w:rPr>
              <w:t>Firestore</w:t>
            </w:r>
            <w:proofErr w:type="spellEnd"/>
            <w:r>
              <w:rPr>
                <w:rFonts w:eastAsia="Times New Roman"/>
              </w:rPr>
              <w:t xml:space="preserve"> </w:t>
            </w:r>
            <w:r>
              <w:rPr>
                <w:rStyle w:val="HTMLCode"/>
              </w:rPr>
              <w:t>settings/pricing</w:t>
            </w:r>
            <w:r>
              <w:rPr>
                <w:rFonts w:eastAsia="Times New Roman"/>
              </w:rPr>
              <w:t xml:space="preserve"> with $19/$99 fallback</w:t>
            </w:r>
          </w:p>
        </w:tc>
      </w:tr>
      <w:tr w:rsidR="00421C69" w14:paraId="559DA53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1BA802" w14:textId="77777777" w:rsidR="00421C69" w:rsidRDefault="00421C69">
            <w:pPr>
              <w:spacing w:before="150" w:after="150"/>
              <w:rPr>
                <w:rFonts w:eastAsia="Times New Roman"/>
              </w:rPr>
            </w:pPr>
            <w:r>
              <w:rPr>
                <w:rFonts w:eastAsia="Times New Roman"/>
              </w:rPr>
              <w:t>Jun 19,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0937B5"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-Admin-Subscriptions.html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AAF291" w14:textId="77777777" w:rsidR="00421C69" w:rsidRDefault="00421C69">
            <w:pPr>
              <w:spacing w:before="150" w:after="150"/>
              <w:rPr>
                <w:rFonts w:eastAsia="Times New Roman"/>
              </w:rPr>
            </w:pPr>
            <w:r>
              <w:rPr>
                <w:rFonts w:eastAsia="Times New Roman"/>
              </w:rPr>
              <w:t>Pricing editor fields showed placeholder text, not pre-filled values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28A061" w14:textId="77777777" w:rsidR="00421C69" w:rsidRDefault="00421C69">
            <w:pPr>
              <w:spacing w:before="150" w:after="150"/>
              <w:rPr>
                <w:rFonts w:eastAsia="Times New Roman"/>
              </w:rPr>
            </w:pPr>
            <w:r>
              <w:rPr>
                <w:rFonts w:eastAsia="Times New Roman"/>
              </w:rPr>
              <w:t xml:space="preserve">Changed </w:t>
            </w:r>
            <w:r>
              <w:rPr>
                <w:rStyle w:val="HTMLCode"/>
              </w:rPr>
              <w:t>placeholder</w:t>
            </w:r>
            <w:r>
              <w:rPr>
                <w:rFonts w:eastAsia="Times New Roman"/>
              </w:rPr>
              <w:t xml:space="preserve"> to </w:t>
            </w:r>
            <w:r>
              <w:rPr>
                <w:rStyle w:val="HTMLCode"/>
              </w:rPr>
              <w:t>value</w:t>
            </w:r>
            <w:r>
              <w:rPr>
                <w:rFonts w:eastAsia="Times New Roman"/>
              </w:rPr>
              <w:t xml:space="preserve"> so $19/$99 appear immediately</w:t>
            </w:r>
          </w:p>
        </w:tc>
      </w:tr>
      <w:tr w:rsidR="00421C69" w14:paraId="74D3E3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D92D0B" w14:textId="77777777" w:rsidR="00421C69" w:rsidRDefault="00421C69">
            <w:pPr>
              <w:spacing w:before="150" w:after="150"/>
              <w:rPr>
                <w:rFonts w:eastAsia="Times New Roman"/>
              </w:rPr>
            </w:pPr>
            <w:r>
              <w:rPr>
                <w:rFonts w:eastAsia="Times New Roman"/>
              </w:rPr>
              <w:t>Jun 19,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A1B996" w14:textId="77777777" w:rsidR="00421C69" w:rsidRDefault="00421C69">
            <w:pPr>
              <w:spacing w:before="150" w:after="150"/>
              <w:rPr>
                <w:rFonts w:eastAsia="Times New Roman"/>
              </w:rPr>
            </w:pPr>
            <w:r>
              <w:rPr>
                <w:rStyle w:val="HTMLCode"/>
              </w:rPr>
              <w:t>BlastyBiz.html</w:t>
            </w:r>
            <w:r>
              <w:rPr>
                <w:rFonts w:eastAsia="Times New Roman"/>
              </w:rPr>
              <w:t xml:space="preserve"> — </w:t>
            </w:r>
            <w:r>
              <w:rPr>
                <w:rStyle w:val="HTMLCode"/>
              </w:rPr>
              <w:t>#biz-phone</w:t>
            </w:r>
            <w:r>
              <w:rPr>
                <w:rFonts w:eastAsia="Times New Roman"/>
              </w:rPr>
              <w:t xml:space="preserve">, </w:t>
            </w:r>
            <w:r>
              <w:rPr>
                <w:rStyle w:val="HTMLCode"/>
              </w:rPr>
              <w:t>#profile-phone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59B157" w14:textId="77777777" w:rsidR="00421C69" w:rsidRDefault="00421C69">
            <w:pPr>
              <w:spacing w:before="150" w:after="150"/>
              <w:rPr>
                <w:rFonts w:eastAsia="Times New Roman"/>
              </w:rPr>
            </w:pPr>
            <w:r>
              <w:rPr>
                <w:rFonts w:eastAsia="Times New Roman"/>
              </w:rPr>
              <w:t>Phone number typed as raw digits with no formatting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F54E92" w14:textId="77777777" w:rsidR="00421C69" w:rsidRDefault="00421C69">
            <w:pPr>
              <w:spacing w:before="150" w:after="150"/>
              <w:rPr>
                <w:rFonts w:eastAsia="Times New Roman"/>
              </w:rPr>
            </w:pPr>
            <w:r>
              <w:rPr>
                <w:rFonts w:eastAsia="Times New Roman"/>
              </w:rPr>
              <w:t xml:space="preserve">Added </w:t>
            </w:r>
            <w:proofErr w:type="spellStart"/>
            <w:r>
              <w:rPr>
                <w:rStyle w:val="HTMLCode"/>
              </w:rPr>
              <w:t>formatPhone</w:t>
            </w:r>
            <w:proofErr w:type="spellEnd"/>
            <w:r>
              <w:rPr>
                <w:rStyle w:val="HTMLCode"/>
              </w:rPr>
              <w:t>()</w:t>
            </w:r>
            <w:r>
              <w:rPr>
                <w:rFonts w:eastAsia="Times New Roman"/>
              </w:rPr>
              <w:t xml:space="preserve"> — auto-inserts hyphens on input (e.g. </w:t>
            </w:r>
            <w:r>
              <w:rPr>
                <w:rStyle w:val="HTMLCode"/>
              </w:rPr>
              <w:t>555-123-4567</w:t>
            </w:r>
            <w:r>
              <w:rPr>
                <w:rFonts w:eastAsia="Times New Roman"/>
              </w:rPr>
              <w:t xml:space="preserve">); capped at 10 digits; </w:t>
            </w:r>
            <w:proofErr w:type="spellStart"/>
            <w:r>
              <w:rPr>
                <w:rStyle w:val="HTMLCode"/>
              </w:rPr>
              <w:t>inputmode</w:t>
            </w:r>
            <w:proofErr w:type="spellEnd"/>
            <w:r>
              <w:rPr>
                <w:rStyle w:val="HTMLCode"/>
              </w:rPr>
              <w:t>="</w:t>
            </w:r>
            <w:proofErr w:type="spellStart"/>
            <w:r>
              <w:rPr>
                <w:rStyle w:val="HTMLCode"/>
              </w:rPr>
              <w:t>tel</w:t>
            </w:r>
            <w:proofErr w:type="spellEnd"/>
            <w:r>
              <w:rPr>
                <w:rStyle w:val="HTMLCode"/>
              </w:rPr>
              <w:t>"</w:t>
            </w:r>
            <w:r>
              <w:rPr>
                <w:rFonts w:eastAsia="Times New Roman"/>
              </w:rPr>
              <w:t xml:space="preserve"> for mobile keyboard</w:t>
            </w:r>
          </w:p>
        </w:tc>
      </w:tr>
      <w:tr w:rsidR="00421C69" w14:paraId="0186BB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BC086D" w14:textId="77777777" w:rsidR="00421C69" w:rsidRDefault="00421C69">
            <w:pPr>
              <w:spacing w:before="150" w:after="150"/>
              <w:rPr>
                <w:rFonts w:eastAsia="Times New Roman"/>
              </w:rPr>
            </w:pPr>
            <w:r>
              <w:rPr>
                <w:rFonts w:eastAsia="Times New Roman"/>
              </w:rPr>
              <w:lastRenderedPageBreak/>
              <w:t>Jun 19,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9C2F69" w14:textId="77777777" w:rsidR="00421C69" w:rsidRDefault="00421C69">
            <w:pPr>
              <w:spacing w:before="150" w:after="150"/>
              <w:rPr>
                <w:rFonts w:eastAsia="Times New Roman"/>
              </w:rPr>
            </w:pPr>
            <w:r>
              <w:rPr>
                <w:rFonts w:eastAsia="Times New Roman"/>
              </w:rPr>
              <w:t>All 28 Cloud Functions (</w:t>
            </w:r>
            <w:r>
              <w:rPr>
                <w:rStyle w:val="HTMLCode"/>
              </w:rPr>
              <w:t>functions/</w:t>
            </w:r>
            <w:proofErr w:type="spellStart"/>
            <w:r>
              <w:rPr>
                <w:rStyle w:val="HTMLCode"/>
              </w:rPr>
              <w:t>index.js</w:t>
            </w:r>
            <w:proofErr w:type="spellEnd"/>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D3CC0C" w14:textId="77777777" w:rsidR="00421C69" w:rsidRDefault="00421C69">
            <w:pPr>
              <w:spacing w:before="150" w:after="150"/>
              <w:rPr>
                <w:rFonts w:eastAsia="Times New Roman"/>
              </w:rPr>
            </w:pPr>
            <w:r>
              <w:rPr>
                <w:rFonts w:eastAsia="Times New Roman"/>
              </w:rPr>
              <w:t xml:space="preserve">All HTTPS Cloud Functions returned 403 from Cloud Run IAM — "The caller does not have permission". Root cause: Firebase 2nd-gen functions use Cloud Run under the hood, and IAM </w:t>
            </w:r>
            <w:proofErr w:type="spellStart"/>
            <w:r>
              <w:rPr>
                <w:rStyle w:val="HTMLCode"/>
              </w:rPr>
              <w:t>allUsers</w:t>
            </w:r>
            <w:proofErr w:type="spellEnd"/>
            <w:r>
              <w:rPr>
                <w:rStyle w:val="HTMLCode"/>
              </w:rPr>
              <w:t xml:space="preserve"> </w:t>
            </w:r>
            <w:proofErr w:type="spellStart"/>
            <w:r>
              <w:rPr>
                <w:rStyle w:val="HTMLCode"/>
              </w:rPr>
              <w:t>run.invoker</w:t>
            </w:r>
            <w:proofErr w:type="spellEnd"/>
            <w:r>
              <w:rPr>
                <w:rFonts w:eastAsia="Times New Roman"/>
              </w:rPr>
              <w:t xml:space="preserve"> is NOT automatically re-applied on update deploys when no </w:t>
            </w:r>
            <w:r>
              <w:rPr>
                <w:rStyle w:val="HTMLCode"/>
              </w:rPr>
              <w:t>invoker</w:t>
            </w:r>
            <w:r>
              <w:rPr>
                <w:rFonts w:eastAsia="Times New Roman"/>
              </w:rPr>
              <w:t xml:space="preserve"> option is set. Result: every CF was inaccessible from the browser. Fix: added </w:t>
            </w:r>
            <w:r>
              <w:rPr>
                <w:rStyle w:val="HTMLCode"/>
              </w:rPr>
              <w:t>invoker: 'public'</w:t>
            </w:r>
            <w:r>
              <w:rPr>
                <w:rFonts w:eastAsia="Times New Roman"/>
              </w:rPr>
              <w:t xml:space="preserve"> to the options object of all 28 </w:t>
            </w:r>
            <w:proofErr w:type="spellStart"/>
            <w:r>
              <w:rPr>
                <w:rStyle w:val="HTMLCode"/>
              </w:rPr>
              <w:t>onRequest</w:t>
            </w:r>
            <w:proofErr w:type="spellEnd"/>
            <w:r>
              <w:rPr>
                <w:rFonts w:eastAsia="Times New Roman"/>
              </w:rPr>
              <w:t xml:space="preserve"> exports — this forces Firebase to call </w:t>
            </w:r>
            <w:proofErr w:type="spellStart"/>
            <w:r>
              <w:rPr>
                <w:rStyle w:val="HTMLCode"/>
              </w:rPr>
              <w:t>setIamPolicy</w:t>
            </w:r>
            <w:proofErr w:type="spellEnd"/>
            <w:r>
              <w:rPr>
                <w:rStyle w:val="HTMLCode"/>
              </w:rPr>
              <w:t>(</w:t>
            </w:r>
            <w:proofErr w:type="spellStart"/>
            <w:r>
              <w:rPr>
                <w:rStyle w:val="HTMLCode"/>
              </w:rPr>
              <w:t>allUsers</w:t>
            </w:r>
            <w:proofErr w:type="spellEnd"/>
            <w:r>
              <w:rPr>
                <w:rStyle w:val="HTMLCode"/>
              </w:rPr>
              <w:t xml:space="preserve"> </w:t>
            </w:r>
            <w:proofErr w:type="spellStart"/>
            <w:r>
              <w:rPr>
                <w:rStyle w:val="HTMLCode"/>
              </w:rPr>
              <w:t>run.invoker</w:t>
            </w:r>
            <w:proofErr w:type="spellEnd"/>
            <w:r>
              <w:rPr>
                <w:rStyle w:val="HTMLCode"/>
              </w:rPr>
              <w:t>)</w:t>
            </w:r>
            <w:r>
              <w:rPr>
                <w:rFonts w:eastAsia="Times New Roman"/>
              </w:rPr>
              <w:t xml:space="preserve"> on every deploy. Also pinned exact versions in </w:t>
            </w:r>
            <w:r>
              <w:rPr>
                <w:rStyle w:val="HTMLCode"/>
              </w:rPr>
              <w:t>functions/</w:t>
            </w:r>
            <w:proofErr w:type="spellStart"/>
            <w:r>
              <w:rPr>
                <w:rStyle w:val="HTMLCode"/>
              </w:rPr>
              <w:t>package.json</w:t>
            </w:r>
            <w:proofErr w:type="spellEnd"/>
            <w:r>
              <w:rPr>
                <w:rFonts w:eastAsia="Times New Roman"/>
              </w:rPr>
              <w:t xml:space="preserve"> (no </w:t>
            </w:r>
            <w:r>
              <w:rPr>
                <w:rStyle w:val="HTMLCode"/>
              </w:rPr>
              <w:t>^</w:t>
            </w:r>
            <w:r>
              <w:rPr>
                <w:rFonts w:eastAsia="Times New Roman"/>
              </w:rPr>
              <w:t xml:space="preserve">), removed </w:t>
            </w:r>
            <w:r>
              <w:rPr>
                <w:rStyle w:val="HTMLCode"/>
              </w:rPr>
              <w:t>functions/package-</w:t>
            </w:r>
            <w:proofErr w:type="spellStart"/>
            <w:r>
              <w:rPr>
                <w:rStyle w:val="HTMLCode"/>
              </w:rPr>
              <w:t>lock.json</w:t>
            </w:r>
            <w:proofErr w:type="spellEnd"/>
            <w:r>
              <w:rPr>
                <w:rFonts w:eastAsia="Times New Roman"/>
              </w:rPr>
              <w:t xml:space="preserve"> (Cloud Build was using </w:t>
            </w:r>
            <w:proofErr w:type="spellStart"/>
            <w:r>
              <w:rPr>
                <w:rStyle w:val="HTMLCode"/>
              </w:rPr>
              <w:t>npm</w:t>
            </w:r>
            <w:proofErr w:type="spellEnd"/>
            <w:r>
              <w:rPr>
                <w:rStyle w:val="HTMLCode"/>
              </w:rPr>
              <w:t xml:space="preserve"> ci</w:t>
            </w:r>
            <w:r>
              <w:rPr>
                <w:rFonts w:eastAsia="Times New Roman"/>
              </w:rPr>
              <w:t xml:space="preserve"> with </w:t>
            </w:r>
            <w:proofErr w:type="spellStart"/>
            <w:r>
              <w:rPr>
                <w:rFonts w:eastAsia="Times New Roman"/>
              </w:rPr>
              <w:t>npm</w:t>
            </w:r>
            <w:proofErr w:type="spellEnd"/>
            <w:r>
              <w:rPr>
                <w:rFonts w:eastAsia="Times New Roman"/>
              </w:rPr>
              <w:t xml:space="preserve"> 10.9.0 which had an exit-handler bug), and set Node 22 engine. All 28 functions deployed successfully; curl confirmed 204 (OPTIONS) and JSON responses. Playwright confirmed no 403.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47E0C6" w14:textId="77777777" w:rsidR="00421C69" w:rsidRDefault="00421C69">
            <w:pPr>
              <w:spacing w:before="150" w:after="150"/>
              <w:rPr>
                <w:rFonts w:eastAsia="Times New Roman"/>
              </w:rPr>
            </w:pPr>
          </w:p>
        </w:tc>
      </w:tr>
      <w:tr w:rsidR="00421C69" w14:paraId="5E682C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D1714F" w14:textId="77777777" w:rsidR="00421C69" w:rsidRDefault="00421C69">
            <w:pPr>
              <w:spacing w:before="150" w:after="150"/>
              <w:rPr>
                <w:rFonts w:eastAsia="Times New Roman"/>
              </w:rPr>
            </w:pPr>
            <w:r>
              <w:rPr>
                <w:rFonts w:eastAsia="Times New Roman"/>
              </w:rPr>
              <w:t xml:space="preserve">Jun 19, </w:t>
            </w:r>
            <w:r>
              <w:rPr>
                <w:rFonts w:eastAsia="Times New Roman"/>
              </w:rPr>
              <w:lastRenderedPageBreak/>
              <w:t>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F4B154" w14:textId="77777777" w:rsidR="00421C69" w:rsidRDefault="00421C69">
            <w:pPr>
              <w:spacing w:before="150" w:after="150"/>
              <w:rPr>
                <w:rFonts w:eastAsia="Times New Roman"/>
              </w:rPr>
            </w:pPr>
            <w:r>
              <w:rPr>
                <w:rStyle w:val="HTMLCode"/>
              </w:rPr>
              <w:lastRenderedPageBreak/>
              <w:t>BlastyBiz-Onboarding.html</w:t>
            </w:r>
            <w:r>
              <w:rPr>
                <w:rFonts w:eastAsia="Times New Roman"/>
              </w:rPr>
              <w:t xml:space="preserve"> — success screen + intro copy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43A964" w14:textId="77777777" w:rsidR="00421C69" w:rsidRDefault="00421C69">
            <w:pPr>
              <w:spacing w:before="150" w:after="150"/>
              <w:rPr>
                <w:rFonts w:eastAsia="Times New Roman"/>
              </w:rPr>
            </w:pPr>
            <w:r>
              <w:rPr>
                <w:rFonts w:eastAsia="Times New Roman"/>
              </w:rPr>
              <w:t xml:space="preserve">Success screen showed </w:t>
            </w:r>
            <w:r>
              <w:rPr>
                <w:rStyle w:val="HTMLCode"/>
              </w:rPr>
              <w:t xml:space="preserve">12 + </w:t>
            </w:r>
            <w:proofErr w:type="spellStart"/>
            <w:r>
              <w:rPr>
                <w:rStyle w:val="HTMLCode"/>
              </w:rPr>
              <w:t>connectedPlatforms.length</w:t>
            </w:r>
            <w:proofErr w:type="spellEnd"/>
            <w:r>
              <w:rPr>
                <w:rFonts w:eastAsia="Times New Roman"/>
              </w:rPr>
              <w:t xml:space="preserve"> (e.g. "15 Platforms" after connecting 3) because connected platforms were already counted in the 12 and </w:t>
            </w:r>
            <w:r>
              <w:rPr>
                <w:rFonts w:eastAsia="Times New Roman"/>
              </w:rPr>
              <w:lastRenderedPageBreak/>
              <w:t xml:space="preserve">adding them double-counted. Fixed to hardcoded </w:t>
            </w:r>
            <w:r>
              <w:rPr>
                <w:rStyle w:val="HTMLCode"/>
              </w:rPr>
              <w:t>12</w:t>
            </w:r>
            <w:r>
              <w:rPr>
                <w:rFonts w:eastAsia="Times New Roman"/>
              </w:rPr>
              <w:t>. Intro feature blurb changed from "12+ platforms at once" (misleading "+") to "12 platforms, one form / 3 auto-post + 9 copy-ready" to accurately reflect what's available.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C61033" w14:textId="77777777" w:rsidR="00421C69" w:rsidRDefault="00421C69">
            <w:pPr>
              <w:spacing w:before="150" w:after="150"/>
              <w:rPr>
                <w:rFonts w:eastAsia="Times New Roman"/>
              </w:rPr>
            </w:pPr>
          </w:p>
        </w:tc>
      </w:tr>
      <w:tr w:rsidR="00421C69" w14:paraId="48426E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7E8857" w14:textId="77777777" w:rsidR="00421C69" w:rsidRDefault="00421C69">
            <w:pPr>
              <w:spacing w:before="150" w:after="150"/>
              <w:rPr>
                <w:rFonts w:eastAsia="Times New Roman"/>
              </w:rPr>
            </w:pPr>
            <w:r>
              <w:rPr>
                <w:rFonts w:eastAsia="Times New Roman"/>
              </w:rPr>
              <w:t>Jun 19,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414F31" w14:textId="77777777" w:rsidR="00421C69" w:rsidRDefault="00421C69">
            <w:pPr>
              <w:spacing w:before="150" w:after="150"/>
              <w:rPr>
                <w:rFonts w:eastAsia="Times New Roman"/>
              </w:rPr>
            </w:pPr>
            <w:r>
              <w:rPr>
                <w:rStyle w:val="HTMLCode"/>
              </w:rPr>
              <w:t>BlastyBiz-Onboarding.html</w:t>
            </w:r>
            <w:r>
              <w:rPr>
                <w:rFonts w:eastAsia="Times New Roman"/>
              </w:rPr>
              <w:t xml:space="preserve"> — Step 3 (Location)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87DF9F" w14:textId="77777777" w:rsidR="00421C69" w:rsidRDefault="00421C69">
            <w:pPr>
              <w:spacing w:before="150" w:after="150"/>
              <w:rPr>
                <w:rFonts w:eastAsia="Times New Roman"/>
              </w:rPr>
            </w:pPr>
            <w:r>
              <w:rPr>
                <w:rFonts w:eastAsia="Times New Roman"/>
              </w:rPr>
              <w:t xml:space="preserve">"Continue →" button remained disabled on the Location step even after filling Street Address and City. Root cause: </w:t>
            </w:r>
            <w:r>
              <w:rPr>
                <w:rStyle w:val="HTMLCode"/>
              </w:rPr>
              <w:t>s-state</w:t>
            </w:r>
            <w:r>
              <w:rPr>
                <w:rFonts w:eastAsia="Times New Roman"/>
              </w:rPr>
              <w:t xml:space="preserve">, </w:t>
            </w:r>
            <w:r>
              <w:rPr>
                <w:rStyle w:val="HTMLCode"/>
              </w:rPr>
              <w:t>s-email</w:t>
            </w:r>
            <w:r>
              <w:rPr>
                <w:rFonts w:eastAsia="Times New Roman"/>
              </w:rPr>
              <w:t xml:space="preserve">, </w:t>
            </w:r>
            <w:r>
              <w:rPr>
                <w:rStyle w:val="HTMLCode"/>
              </w:rPr>
              <w:t>s-website</w:t>
            </w:r>
            <w:r>
              <w:rPr>
                <w:rFonts w:eastAsia="Times New Roman"/>
              </w:rPr>
              <w:t>, and both time inputs (</w:t>
            </w:r>
            <w:r>
              <w:rPr>
                <w:rStyle w:val="HTMLCode"/>
              </w:rPr>
              <w:t>s-open</w:t>
            </w:r>
            <w:r>
              <w:rPr>
                <w:rFonts w:eastAsia="Times New Roman"/>
              </w:rPr>
              <w:t xml:space="preserve">, </w:t>
            </w:r>
            <w:r>
              <w:rPr>
                <w:rStyle w:val="HTMLCode"/>
              </w:rPr>
              <w:t>s-close</w:t>
            </w:r>
            <w:r>
              <w:rPr>
                <w:rFonts w:eastAsia="Times New Roman"/>
              </w:rPr>
              <w:t xml:space="preserve">) had no event handlers — so if a user's last field interaction was on any of these fields, </w:t>
            </w:r>
            <w:proofErr w:type="spellStart"/>
            <w:r>
              <w:rPr>
                <w:rStyle w:val="HTMLCode"/>
              </w:rPr>
              <w:t>checkStep</w:t>
            </w:r>
            <w:proofErr w:type="spellEnd"/>
            <w:r>
              <w:rPr>
                <w:rStyle w:val="HTMLCode"/>
              </w:rPr>
              <w:t>(3)</w:t>
            </w:r>
            <w:r>
              <w:rPr>
                <w:rFonts w:eastAsia="Times New Roman"/>
              </w:rPr>
              <w:t xml:space="preserve"> was not retriggered to re-evaluate the button state. The same issue affected browser autofill and Playwright's </w:t>
            </w:r>
            <w:r>
              <w:rPr>
                <w:rStyle w:val="HTMLCode"/>
              </w:rPr>
              <w:t>fill()</w:t>
            </w:r>
            <w:r>
              <w:rPr>
                <w:rFonts w:eastAsia="Times New Roman"/>
              </w:rPr>
              <w:t xml:space="preserve"> method. Fix: added </w:t>
            </w:r>
            <w:proofErr w:type="spellStart"/>
            <w:r>
              <w:rPr>
                <w:rStyle w:val="HTMLCode"/>
              </w:rPr>
              <w:t>oninput</w:t>
            </w:r>
            <w:proofErr w:type="spellEnd"/>
            <w:r>
              <w:rPr>
                <w:rStyle w:val="HTMLCode"/>
              </w:rPr>
              <w:t>="</w:t>
            </w:r>
            <w:proofErr w:type="spellStart"/>
            <w:r>
              <w:rPr>
                <w:rStyle w:val="HTMLCode"/>
              </w:rPr>
              <w:t>checkStep</w:t>
            </w:r>
            <w:proofErr w:type="spellEnd"/>
            <w:r>
              <w:rPr>
                <w:rStyle w:val="HTMLCode"/>
              </w:rPr>
              <w:t xml:space="preserve">(3)" </w:t>
            </w:r>
            <w:proofErr w:type="spellStart"/>
            <w:r>
              <w:rPr>
                <w:rStyle w:val="HTMLCode"/>
              </w:rPr>
              <w:t>onchange</w:t>
            </w:r>
            <w:proofErr w:type="spellEnd"/>
            <w:r>
              <w:rPr>
                <w:rStyle w:val="HTMLCode"/>
              </w:rPr>
              <w:t>="</w:t>
            </w:r>
            <w:proofErr w:type="spellStart"/>
            <w:r>
              <w:rPr>
                <w:rStyle w:val="HTMLCode"/>
              </w:rPr>
              <w:t>checkStep</w:t>
            </w:r>
            <w:proofErr w:type="spellEnd"/>
            <w:r>
              <w:rPr>
                <w:rStyle w:val="HTMLCode"/>
              </w:rPr>
              <w:t>(3)"</w:t>
            </w:r>
            <w:r>
              <w:rPr>
                <w:rFonts w:eastAsia="Times New Roman"/>
              </w:rPr>
              <w:t xml:space="preserve"> to all five previously-unhandled step-3 fields. Also added </w:t>
            </w:r>
            <w:proofErr w:type="spellStart"/>
            <w:r>
              <w:rPr>
                <w:rStyle w:val="HTMLCode"/>
              </w:rPr>
              <w:t>onchange</w:t>
            </w:r>
            <w:proofErr w:type="spellEnd"/>
            <w:r>
              <w:rPr>
                <w:rStyle w:val="HTMLCode"/>
              </w:rPr>
              <w:t>="</w:t>
            </w:r>
            <w:proofErr w:type="spellStart"/>
            <w:r>
              <w:rPr>
                <w:rStyle w:val="HTMLCode"/>
              </w:rPr>
              <w:t>checkStep</w:t>
            </w:r>
            <w:proofErr w:type="spellEnd"/>
            <w:r>
              <w:rPr>
                <w:rStyle w:val="HTMLCode"/>
              </w:rPr>
              <w:t>(3)"</w:t>
            </w:r>
            <w:r>
              <w:rPr>
                <w:rFonts w:eastAsia="Times New Roman"/>
              </w:rPr>
              <w:t xml:space="preserve"> to </w:t>
            </w:r>
            <w:r>
              <w:rPr>
                <w:rStyle w:val="HTMLCode"/>
              </w:rPr>
              <w:t>s-address</w:t>
            </w:r>
            <w:r>
              <w:rPr>
                <w:rFonts w:eastAsia="Times New Roman"/>
              </w:rPr>
              <w:t xml:space="preserve"> (had </w:t>
            </w:r>
            <w:proofErr w:type="spellStart"/>
            <w:r>
              <w:rPr>
                <w:rStyle w:val="HTMLCode"/>
              </w:rPr>
              <w:t>oninput</w:t>
            </w:r>
            <w:proofErr w:type="spellEnd"/>
            <w:r>
              <w:rPr>
                <w:rFonts w:eastAsia="Times New Roman"/>
              </w:rPr>
              <w:t xml:space="preserve"> only). Added </w:t>
            </w:r>
            <w:proofErr w:type="spellStart"/>
            <w:r>
              <w:rPr>
                <w:rStyle w:val="HTMLCode"/>
              </w:rPr>
              <w:t>setTimeout</w:t>
            </w:r>
            <w:proofErr w:type="spellEnd"/>
            <w:r>
              <w:rPr>
                <w:rStyle w:val="HTMLCode"/>
              </w:rPr>
              <w:t xml:space="preserve">(() =&gt; </w:t>
            </w:r>
            <w:proofErr w:type="spellStart"/>
            <w:r>
              <w:rPr>
                <w:rStyle w:val="HTMLCode"/>
              </w:rPr>
              <w:t>checkStep</w:t>
            </w:r>
            <w:proofErr w:type="spellEnd"/>
            <w:r>
              <w:rPr>
                <w:rStyle w:val="HTMLCode"/>
              </w:rPr>
              <w:t>(</w:t>
            </w:r>
            <w:proofErr w:type="spellStart"/>
            <w:r>
              <w:rPr>
                <w:rStyle w:val="HTMLCode"/>
              </w:rPr>
              <w:t>currentStep</w:t>
            </w:r>
            <w:proofErr w:type="spellEnd"/>
            <w:r>
              <w:rPr>
                <w:rStyle w:val="HTMLCode"/>
              </w:rPr>
              <w:t>), 150)</w:t>
            </w:r>
            <w:r>
              <w:rPr>
                <w:rFonts w:eastAsia="Times New Roman"/>
              </w:rPr>
              <w:t xml:space="preserve"> deferred re-check in </w:t>
            </w:r>
            <w:proofErr w:type="spellStart"/>
            <w:r>
              <w:rPr>
                <w:rStyle w:val="HTMLCode"/>
              </w:rPr>
              <w:t>updateUI</w:t>
            </w:r>
            <w:proofErr w:type="spellEnd"/>
            <w:r>
              <w:rPr>
                <w:rStyle w:val="HTMLCode"/>
              </w:rPr>
              <w:t>()</w:t>
            </w:r>
            <w:r>
              <w:rPr>
                <w:rFonts w:eastAsia="Times New Roman"/>
              </w:rPr>
              <w:t xml:space="preserve"> to catch programmatic fills that fire after the initial check. Deployed. </w:t>
            </w:r>
            <w:r>
              <w:rPr>
                <w:rFonts w:eastAsia="Times New Roman"/>
              </w:rPr>
              <w:lastRenderedPageBreak/>
              <w:t>Playwright confirmed Continue button enables correctly.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9AA1E9" w14:textId="77777777" w:rsidR="00421C69" w:rsidRDefault="00421C69">
            <w:pPr>
              <w:spacing w:before="150" w:after="150"/>
              <w:rPr>
                <w:rFonts w:eastAsia="Times New Roman"/>
              </w:rPr>
            </w:pPr>
          </w:p>
        </w:tc>
      </w:tr>
      <w:tr w:rsidR="00421C69" w14:paraId="138A49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A7D538"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AB96DE"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adaptListing</w:t>
            </w:r>
            <w:proofErr w:type="spellEnd"/>
            <w:r>
              <w:rPr>
                <w:rFonts w:eastAsia="Times New Roman"/>
              </w:rPr>
              <w:t xml:space="preserve">, </w:t>
            </w:r>
            <w:proofErr w:type="spellStart"/>
            <w:r>
              <w:rPr>
                <w:rStyle w:val="HTMLCode"/>
              </w:rPr>
              <w:t>resolveCategories</w:t>
            </w:r>
            <w:proofErr w:type="spellEnd"/>
            <w:r>
              <w:rPr>
                <w:rFonts w:eastAsia="Times New Roman"/>
              </w:rPr>
              <w:t xml:space="preserve">, </w:t>
            </w:r>
            <w:proofErr w:type="spellStart"/>
            <w:r>
              <w:rPr>
                <w:rStyle w:val="HTMLCode"/>
              </w:rPr>
              <w:t>suggestPlatforms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C78E1B" w14:textId="77777777" w:rsidR="00421C69" w:rsidRDefault="00421C69">
            <w:pPr>
              <w:spacing w:before="150" w:after="150"/>
              <w:rPr>
                <w:rFonts w:eastAsia="Times New Roman"/>
              </w:rPr>
            </w:pPr>
            <w:r>
              <w:rPr>
                <w:rFonts w:eastAsia="Times New Roman"/>
              </w:rPr>
              <w:t xml:space="preserve">AI adaptation returned 500 / "Connection error" for all users. Root cause 1: Anthropic </w:t>
            </w:r>
            <w:proofErr w:type="spellStart"/>
            <w:r>
              <w:rPr>
                <w:rFonts w:eastAsia="Times New Roman"/>
              </w:rPr>
              <w:t>Node.js</w:t>
            </w:r>
            <w:proofErr w:type="spellEnd"/>
            <w:r>
              <w:rPr>
                <w:rFonts w:eastAsia="Times New Roman"/>
              </w:rPr>
              <w:t xml:space="preserve"> SDK (</w:t>
            </w:r>
            <w:r>
              <w:rPr>
                <w:rStyle w:val="HTMLCode"/>
              </w:rPr>
              <w:t>@anthropic-ai/sdk</w:t>
            </w:r>
            <w:r>
              <w:rPr>
                <w:rFonts w:eastAsia="Times New Roman"/>
              </w:rPr>
              <w:t xml:space="preserve"> v0.36.3) throws </w:t>
            </w:r>
            <w:proofErr w:type="spellStart"/>
            <w:r>
              <w:rPr>
                <w:rStyle w:val="HTMLCode"/>
              </w:rPr>
              <w:t>APIConnectionError</w:t>
            </w:r>
            <w:proofErr w:type="spellEnd"/>
            <w:r>
              <w:rPr>
                <w:rFonts w:eastAsia="Times New Roman"/>
              </w:rPr>
              <w:t xml:space="preserve"> ("Connection error.") when called from Cloud Run — SDK-level network layer incompatible with Cloud Run environment. Root cause 2: </w:t>
            </w:r>
            <w:proofErr w:type="spellStart"/>
            <w:r>
              <w:rPr>
                <w:rFonts w:eastAsia="Times New Roman"/>
              </w:rPr>
              <w:t>Firestore</w:t>
            </w:r>
            <w:proofErr w:type="spellEnd"/>
            <w:r>
              <w:rPr>
                <w:rFonts w:eastAsia="Times New Roman"/>
              </w:rPr>
              <w:t xml:space="preserve"> reads in </w:t>
            </w:r>
            <w:proofErr w:type="spellStart"/>
            <w:r>
              <w:rPr>
                <w:rStyle w:val="HTMLCode"/>
              </w:rPr>
              <w:t>adaptListing</w:t>
            </w:r>
            <w:proofErr w:type="spellEnd"/>
            <w:r>
              <w:rPr>
                <w:rFonts w:eastAsia="Times New Roman"/>
              </w:rPr>
              <w:t xml:space="preserve"> and </w:t>
            </w:r>
            <w:proofErr w:type="spellStart"/>
            <w:r>
              <w:rPr>
                <w:rStyle w:val="HTMLCode"/>
              </w:rPr>
              <w:t>resolveCategories</w:t>
            </w:r>
            <w:proofErr w:type="spellEnd"/>
            <w:r>
              <w:rPr>
                <w:rFonts w:eastAsia="Times New Roman"/>
              </w:rPr>
              <w:t xml:space="preserve"> threw </w:t>
            </w:r>
            <w:r>
              <w:rPr>
                <w:rStyle w:val="HTMLCode"/>
              </w:rPr>
              <w:t>PERMISSION_DENIED</w:t>
            </w:r>
            <w:r>
              <w:rPr>
                <w:rFonts w:eastAsia="Times New Roman"/>
              </w:rPr>
              <w:t xml:space="preserve"> (</w:t>
            </w:r>
            <w:proofErr w:type="spellStart"/>
            <w:r>
              <w:rPr>
                <w:rFonts w:eastAsia="Times New Roman"/>
              </w:rPr>
              <w:t>gRPC</w:t>
            </w:r>
            <w:proofErr w:type="spellEnd"/>
            <w:r>
              <w:rPr>
                <w:rFonts w:eastAsia="Times New Roman"/>
              </w:rPr>
              <w:t xml:space="preserve"> code 7) because the Cloud Run service account (</w:t>
            </w:r>
            <w:r>
              <w:rPr>
                <w:rStyle w:val="HTMLCode"/>
              </w:rPr>
              <w:t>745597683278-compute@developer.gserviceaccount.com</w:t>
            </w:r>
            <w:r>
              <w:rPr>
                <w:rFonts w:eastAsia="Times New Roman"/>
              </w:rPr>
              <w:t xml:space="preserve">) lacks </w:t>
            </w:r>
            <w:r>
              <w:rPr>
                <w:rStyle w:val="HTMLCode"/>
              </w:rPr>
              <w:t>roles/</w:t>
            </w:r>
            <w:proofErr w:type="spellStart"/>
            <w:r>
              <w:rPr>
                <w:rStyle w:val="HTMLCode"/>
              </w:rPr>
              <w:t>datastore.user</w:t>
            </w:r>
            <w:proofErr w:type="spellEnd"/>
            <w:r>
              <w:rPr>
                <w:rFonts w:eastAsia="Times New Roman"/>
              </w:rPr>
              <w:t xml:space="preserve">. Root cause 3: model name </w:t>
            </w:r>
            <w:r>
              <w:rPr>
                <w:rStyle w:val="HTMLCode"/>
              </w:rPr>
              <w:t>claude-3-5-sonnet-20241022</w:t>
            </w:r>
            <w:r>
              <w:rPr>
                <w:rFonts w:eastAsia="Times New Roman"/>
              </w:rPr>
              <w:t xml:space="preserve"> not available on this Anthropic API key (key only has access to Claude 4 models). Fix: (1) Replaced all three Anthropic SDK calls with native Node 22 </w:t>
            </w:r>
            <w:r>
              <w:rPr>
                <w:rStyle w:val="HTMLCode"/>
              </w:rPr>
              <w:t>fetch</w:t>
            </w:r>
            <w:r>
              <w:rPr>
                <w:rFonts w:eastAsia="Times New Roman"/>
              </w:rPr>
              <w:t xml:space="preserve"> to </w:t>
            </w:r>
            <w:r>
              <w:rPr>
                <w:rStyle w:val="HTMLCode"/>
              </w:rPr>
              <w:t>https://api.anthropic.com/v1/messages</w:t>
            </w:r>
            <w:r>
              <w:rPr>
                <w:rFonts w:eastAsia="Times New Roman"/>
              </w:rPr>
              <w:t xml:space="preserve"> — same pattern as the working Resend integration. (2) Wrapped all </w:t>
            </w:r>
            <w:proofErr w:type="spellStart"/>
            <w:r>
              <w:rPr>
                <w:rFonts w:eastAsia="Times New Roman"/>
              </w:rPr>
              <w:t>Firestore</w:t>
            </w:r>
            <w:proofErr w:type="spellEnd"/>
            <w:r>
              <w:rPr>
                <w:rFonts w:eastAsia="Times New Roman"/>
              </w:rPr>
              <w:t xml:space="preserve"> reads/writes in try/catch with fallback to starter plan defaults so AI works even if IAM </w:t>
            </w:r>
            <w:r>
              <w:rPr>
                <w:rFonts w:eastAsia="Times New Roman"/>
              </w:rPr>
              <w:lastRenderedPageBreak/>
              <w:t xml:space="preserve">blocks </w:t>
            </w:r>
            <w:proofErr w:type="spellStart"/>
            <w:r>
              <w:rPr>
                <w:rFonts w:eastAsia="Times New Roman"/>
              </w:rPr>
              <w:t>Firestore</w:t>
            </w:r>
            <w:proofErr w:type="spellEnd"/>
            <w:r>
              <w:rPr>
                <w:rFonts w:eastAsia="Times New Roman"/>
              </w:rPr>
              <w:t xml:space="preserve">. (3) Queried </w:t>
            </w:r>
            <w:r>
              <w:rPr>
                <w:rStyle w:val="HTMLCode"/>
              </w:rPr>
              <w:t>/v1/models</w:t>
            </w:r>
            <w:r>
              <w:rPr>
                <w:rFonts w:eastAsia="Times New Roman"/>
              </w:rPr>
              <w:t xml:space="preserve"> to find the correct available model; updated to </w:t>
            </w:r>
            <w:r>
              <w:rPr>
                <w:rStyle w:val="HTMLCode"/>
              </w:rPr>
              <w:t>claude-sonnet-4-5-20250929</w:t>
            </w:r>
            <w:r>
              <w:rPr>
                <w:rFonts w:eastAsia="Times New Roman"/>
              </w:rPr>
              <w:t xml:space="preserve">. Playwright confirmed adaptation works end-to-end. Note: </w:t>
            </w:r>
            <w:proofErr w:type="spellStart"/>
            <w:r>
              <w:rPr>
                <w:rFonts w:eastAsia="Times New Roman"/>
              </w:rPr>
              <w:t>Firestore</w:t>
            </w:r>
            <w:proofErr w:type="spellEnd"/>
            <w:r>
              <w:rPr>
                <w:rFonts w:eastAsia="Times New Roman"/>
              </w:rPr>
              <w:t xml:space="preserve"> IAM permission for the Cloud Run SA still needs to be granted in Firebase Console (IAM → add </w:t>
            </w:r>
            <w:r>
              <w:rPr>
                <w:rStyle w:val="HTMLCode"/>
              </w:rPr>
              <w:t>roles/</w:t>
            </w:r>
            <w:proofErr w:type="spellStart"/>
            <w:r>
              <w:rPr>
                <w:rStyle w:val="HTMLCode"/>
              </w:rPr>
              <w:t>datastore.user</w:t>
            </w:r>
            <w:proofErr w:type="spellEnd"/>
            <w:r>
              <w:rPr>
                <w:rFonts w:eastAsia="Times New Roman"/>
              </w:rPr>
              <w:t xml:space="preserve"> to </w:t>
            </w:r>
            <w:r>
              <w:rPr>
                <w:rStyle w:val="HTMLCode"/>
              </w:rPr>
              <w:t>745597683278-compute@developer.gserviceaccount.com</w:t>
            </w:r>
            <w:r>
              <w:rPr>
                <w:rFonts w:eastAsia="Times New Roman"/>
              </w:rPr>
              <w:t>) for usage tracking to work.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A351EB" w14:textId="77777777" w:rsidR="00421C69" w:rsidRDefault="00421C69">
            <w:pPr>
              <w:spacing w:before="150" w:after="150"/>
              <w:rPr>
                <w:rFonts w:eastAsia="Times New Roman"/>
              </w:rPr>
            </w:pPr>
          </w:p>
        </w:tc>
      </w:tr>
      <w:tr w:rsidR="00421C69" w14:paraId="5C58E5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1FCB1C"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BFD4E7" w14:textId="77777777" w:rsidR="00421C69" w:rsidRDefault="00421C69">
            <w:pPr>
              <w:spacing w:before="150" w:after="150"/>
              <w:rPr>
                <w:rFonts w:eastAsia="Times New Roman"/>
              </w:rPr>
            </w:pPr>
            <w:r>
              <w:rPr>
                <w:rStyle w:val="HTMLCode"/>
              </w:rPr>
              <w:t>BlastyBiz.html</w:t>
            </w:r>
            <w:r>
              <w:rPr>
                <w:rFonts w:eastAsia="Times New Roman"/>
              </w:rPr>
              <w:t xml:space="preserve"> — UI layout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5772B1" w14:textId="77777777" w:rsidR="00421C69" w:rsidRDefault="00421C69">
            <w:pPr>
              <w:spacing w:before="150" w:after="150"/>
              <w:rPr>
                <w:rFonts w:eastAsia="Times New Roman"/>
              </w:rPr>
            </w:pPr>
            <w:r>
              <w:rPr>
                <w:rFonts w:eastAsia="Times New Roman"/>
              </w:rPr>
              <w:t>Rewrite + Clear buttons were inline side-by-side (cramped on mobile). Stacked them vertically, each full-width, with proper spacing. Direction card uses standard card margins.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D7C2CC" w14:textId="77777777" w:rsidR="00421C69" w:rsidRDefault="00421C69">
            <w:pPr>
              <w:spacing w:before="150" w:after="150"/>
              <w:rPr>
                <w:rFonts w:eastAsia="Times New Roman"/>
              </w:rPr>
            </w:pPr>
          </w:p>
        </w:tc>
      </w:tr>
      <w:tr w:rsidR="00421C69" w14:paraId="27E576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664DDA" w14:textId="77777777" w:rsidR="00421C69" w:rsidRDefault="00421C69">
            <w:pPr>
              <w:spacing w:before="150" w:after="150"/>
              <w:rPr>
                <w:rFonts w:eastAsia="Times New Roman"/>
              </w:rPr>
            </w:pPr>
            <w:r>
              <w:rPr>
                <w:rFonts w:eastAsia="Times New Roman"/>
              </w:rPr>
              <w:t>Jun 20, 20</w:t>
            </w:r>
            <w:r>
              <w:rPr>
                <w:rFonts w:eastAsia="Times New Roman"/>
              </w:rPr>
              <w:lastRenderedPageBreak/>
              <w:t>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C59A6F" w14:textId="77777777" w:rsidR="00421C69" w:rsidRDefault="00421C69">
            <w:pPr>
              <w:spacing w:before="150" w:after="150"/>
              <w:rPr>
                <w:rFonts w:eastAsia="Times New Roman"/>
              </w:rPr>
            </w:pPr>
            <w:proofErr w:type="spellStart"/>
            <w:r>
              <w:rPr>
                <w:rStyle w:val="HTMLCode"/>
              </w:rPr>
              <w:lastRenderedPageBreak/>
              <w:t>firestore.indexes.json</w:t>
            </w:r>
            <w:proofErr w:type="spellEnd"/>
            <w:r>
              <w:rPr>
                <w:rFonts w:eastAsia="Times New Roman"/>
              </w:rPr>
              <w:t xml:space="preserve"> + </w:t>
            </w:r>
            <w:r>
              <w:rPr>
                <w:rStyle w:val="HTMLCode"/>
              </w:rPr>
              <w:t>BlastyBiz-Dashboard.html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C25FED" w14:textId="77777777" w:rsidR="00421C69" w:rsidRDefault="00421C69">
            <w:pPr>
              <w:spacing w:before="150" w:after="150"/>
              <w:rPr>
                <w:rFonts w:eastAsia="Times New Roman"/>
              </w:rPr>
            </w:pPr>
            <w:r>
              <w:rPr>
                <w:rFonts w:eastAsia="Times New Roman"/>
              </w:rPr>
              <w:t xml:space="preserve">Publishing-Status and Dashboard threw "The query requires an index" / "Missing or insufficient permissions" on every page load. Root cause: five compound queries on </w:t>
            </w:r>
            <w:proofErr w:type="spellStart"/>
            <w:r>
              <w:rPr>
                <w:rStyle w:val="HTMLCode"/>
              </w:rPr>
              <w:t>publishJobs</w:t>
            </w:r>
            <w:proofErr w:type="spellEnd"/>
            <w:r>
              <w:rPr>
                <w:rFonts w:eastAsia="Times New Roman"/>
              </w:rPr>
              <w:t xml:space="preserve"> — </w:t>
            </w:r>
            <w:proofErr w:type="spellStart"/>
            <w:r>
              <w:rPr>
                <w:rStyle w:val="HTMLCode"/>
              </w:rPr>
              <w:t>businessId</w:t>
            </w:r>
            <w:r>
              <w:rPr>
                <w:rFonts w:eastAsia="Times New Roman"/>
              </w:rPr>
              <w:t>+</w:t>
            </w:r>
            <w:r>
              <w:rPr>
                <w:rStyle w:val="HTMLCode"/>
              </w:rPr>
              <w:t>uid</w:t>
            </w:r>
            <w:r>
              <w:rPr>
                <w:rFonts w:eastAsia="Times New Roman"/>
              </w:rPr>
              <w:t>+</w:t>
            </w:r>
            <w:r>
              <w:rPr>
                <w:rStyle w:val="HTMLCode"/>
              </w:rPr>
              <w:t>createdAt</w:t>
            </w:r>
            <w:proofErr w:type="spellEnd"/>
            <w:r>
              <w:rPr>
                <w:rFonts w:eastAsia="Times New Roman"/>
              </w:rPr>
              <w:t xml:space="preserve">, </w:t>
            </w:r>
            <w:proofErr w:type="spellStart"/>
            <w:r>
              <w:rPr>
                <w:rStyle w:val="HTMLCode"/>
              </w:rPr>
              <w:t>businessId</w:t>
            </w:r>
            <w:r>
              <w:rPr>
                <w:rFonts w:eastAsia="Times New Roman"/>
              </w:rPr>
              <w:t>+</w:t>
            </w:r>
            <w:r>
              <w:rPr>
                <w:rStyle w:val="HTMLCode"/>
              </w:rPr>
              <w:t>createdAt</w:t>
            </w:r>
            <w:proofErr w:type="spellEnd"/>
            <w:r>
              <w:rPr>
                <w:rFonts w:eastAsia="Times New Roman"/>
              </w:rPr>
              <w:t xml:space="preserve">, </w:t>
            </w:r>
            <w:proofErr w:type="spellStart"/>
            <w:r>
              <w:rPr>
                <w:rStyle w:val="HTMLCode"/>
              </w:rPr>
              <w:t>draftId</w:t>
            </w:r>
            <w:r>
              <w:rPr>
                <w:rFonts w:eastAsia="Times New Roman"/>
              </w:rPr>
              <w:t>+</w:t>
            </w:r>
            <w:r>
              <w:rPr>
                <w:rStyle w:val="HTMLCode"/>
              </w:rPr>
              <w:t>uid</w:t>
            </w:r>
            <w:proofErr w:type="spellEnd"/>
            <w:r>
              <w:rPr>
                <w:rFonts w:eastAsia="Times New Roman"/>
              </w:rPr>
              <w:t xml:space="preserve">, </w:t>
            </w:r>
            <w:proofErr w:type="spellStart"/>
            <w:r>
              <w:rPr>
                <w:rStyle w:val="HTMLCode"/>
              </w:rPr>
              <w:t>uid</w:t>
            </w:r>
            <w:r>
              <w:rPr>
                <w:rFonts w:eastAsia="Times New Roman"/>
              </w:rPr>
              <w:t>+</w:t>
            </w:r>
            <w:r>
              <w:rPr>
                <w:rStyle w:val="HTMLCode"/>
              </w:rPr>
              <w:t>createdAt</w:t>
            </w:r>
            <w:proofErr w:type="spellEnd"/>
            <w:r>
              <w:rPr>
                <w:rFonts w:eastAsia="Times New Roman"/>
              </w:rPr>
              <w:t xml:space="preserve">, and </w:t>
            </w:r>
            <w:proofErr w:type="spellStart"/>
            <w:r>
              <w:rPr>
                <w:rStyle w:val="HTMLCode"/>
              </w:rPr>
              <w:t>status</w:t>
            </w:r>
            <w:r>
              <w:rPr>
                <w:rFonts w:eastAsia="Times New Roman"/>
              </w:rPr>
              <w:t>+</w:t>
            </w:r>
            <w:r>
              <w:rPr>
                <w:rStyle w:val="HTMLCode"/>
              </w:rPr>
              <w:t>updatedAt</w:t>
            </w:r>
            <w:proofErr w:type="spellEnd"/>
            <w:r>
              <w:rPr>
                <w:rFonts w:eastAsia="Times New Roman"/>
              </w:rPr>
              <w:t xml:space="preserve"> — had no </w:t>
            </w:r>
            <w:r>
              <w:rPr>
                <w:rFonts w:eastAsia="Times New Roman"/>
              </w:rPr>
              <w:lastRenderedPageBreak/>
              <w:t xml:space="preserve">composite indexes. Additionally, Dashboard's query filtered only by </w:t>
            </w:r>
            <w:proofErr w:type="spellStart"/>
            <w:r>
              <w:rPr>
                <w:rStyle w:val="HTMLCode"/>
              </w:rPr>
              <w:t>businessId</w:t>
            </w:r>
            <w:proofErr w:type="spellEnd"/>
            <w:r>
              <w:rPr>
                <w:rFonts w:eastAsia="Times New Roman"/>
              </w:rPr>
              <w:t xml:space="preserve"> (not </w:t>
            </w:r>
            <w:proofErr w:type="spellStart"/>
            <w:r>
              <w:rPr>
                <w:rStyle w:val="HTMLCode"/>
              </w:rPr>
              <w:t>uid</w:t>
            </w:r>
            <w:proofErr w:type="spellEnd"/>
            <w:r>
              <w:rPr>
                <w:rFonts w:eastAsia="Times New Roman"/>
              </w:rPr>
              <w:t xml:space="preserve">), preventing </w:t>
            </w:r>
            <w:proofErr w:type="spellStart"/>
            <w:r>
              <w:rPr>
                <w:rFonts w:eastAsia="Times New Roman"/>
              </w:rPr>
              <w:t>Firestore</w:t>
            </w:r>
            <w:proofErr w:type="spellEnd"/>
            <w:r>
              <w:rPr>
                <w:rFonts w:eastAsia="Times New Roman"/>
              </w:rPr>
              <w:t xml:space="preserve"> from validating the security rule at list-query time. Fix: (1) Added all five composite indexes to </w:t>
            </w:r>
            <w:proofErr w:type="spellStart"/>
            <w:r>
              <w:rPr>
                <w:rStyle w:val="HTMLCode"/>
              </w:rPr>
              <w:t>firestore.indexes.json</w:t>
            </w:r>
            <w:proofErr w:type="spellEnd"/>
            <w:r>
              <w:rPr>
                <w:rFonts w:eastAsia="Times New Roman"/>
              </w:rPr>
              <w:t xml:space="preserve"> and deployed with </w:t>
            </w:r>
            <w:r>
              <w:rPr>
                <w:rStyle w:val="HTMLCode"/>
              </w:rPr>
              <w:t xml:space="preserve">--only </w:t>
            </w:r>
            <w:proofErr w:type="spellStart"/>
            <w:r>
              <w:rPr>
                <w:rStyle w:val="HTMLCode"/>
              </w:rPr>
              <w:t>firestore:indexes</w:t>
            </w:r>
            <w:proofErr w:type="spellEnd"/>
            <w:r>
              <w:rPr>
                <w:rFonts w:eastAsia="Times New Roman"/>
              </w:rPr>
              <w:t xml:space="preserve">. (2) Added </w:t>
            </w:r>
            <w:r>
              <w:rPr>
                <w:rStyle w:val="HTMLCode"/>
              </w:rPr>
              <w:t>where('</w:t>
            </w:r>
            <w:proofErr w:type="spellStart"/>
            <w:r>
              <w:rPr>
                <w:rStyle w:val="HTMLCode"/>
              </w:rPr>
              <w:t>uid</w:t>
            </w:r>
            <w:proofErr w:type="spellEnd"/>
            <w:r>
              <w:rPr>
                <w:rStyle w:val="HTMLCode"/>
              </w:rPr>
              <w:t xml:space="preserve">', '==', </w:t>
            </w:r>
            <w:proofErr w:type="spellStart"/>
            <w:r>
              <w:rPr>
                <w:rStyle w:val="HTMLCode"/>
              </w:rPr>
              <w:t>user.uid</w:t>
            </w:r>
            <w:proofErr w:type="spellEnd"/>
            <w:r>
              <w:rPr>
                <w:rStyle w:val="HTMLCode"/>
              </w:rPr>
              <w:t>)</w:t>
            </w:r>
            <w:r>
              <w:rPr>
                <w:rFonts w:eastAsia="Times New Roman"/>
              </w:rPr>
              <w:t xml:space="preserve"> to Dashboard's </w:t>
            </w:r>
            <w:proofErr w:type="spellStart"/>
            <w:r>
              <w:rPr>
                <w:rFonts w:eastAsia="Times New Roman"/>
              </w:rPr>
              <w:t>publishJobs</w:t>
            </w:r>
            <w:proofErr w:type="spellEnd"/>
            <w:r>
              <w:rPr>
                <w:rFonts w:eastAsia="Times New Roman"/>
              </w:rPr>
              <w:t xml:space="preserve"> query so the security rule can be validated. Playwright confirmed Dashboard and Publishing-Status load cleanly with zero index/permissions errors.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E6EB81" w14:textId="77777777" w:rsidR="00421C69" w:rsidRDefault="00421C69">
            <w:pPr>
              <w:spacing w:before="150" w:after="150"/>
              <w:rPr>
                <w:rFonts w:eastAsia="Times New Roman"/>
              </w:rPr>
            </w:pPr>
          </w:p>
        </w:tc>
      </w:tr>
      <w:tr w:rsidR="00421C69" w14:paraId="4A3FD5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04ABE6"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434CE1" w14:textId="77777777" w:rsidR="00421C69" w:rsidRDefault="00421C69">
            <w:pPr>
              <w:spacing w:before="150" w:after="150"/>
              <w:rPr>
                <w:rFonts w:eastAsia="Times New Roman"/>
              </w:rPr>
            </w:pPr>
            <w:r>
              <w:rPr>
                <w:rStyle w:val="HTMLCode"/>
              </w:rPr>
              <w:t>BlastyBiz-Login.html</w:t>
            </w:r>
            <w:r>
              <w:rPr>
                <w:rFonts w:eastAsia="Times New Roman"/>
              </w:rPr>
              <w:t xml:space="preserve"> — Sign In / Create Account buttons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E921AA" w14:textId="77777777" w:rsidR="00421C69" w:rsidRDefault="00421C69">
            <w:pPr>
              <w:spacing w:before="150" w:after="150"/>
              <w:rPr>
                <w:rFonts w:eastAsia="Times New Roman"/>
              </w:rPr>
            </w:pPr>
            <w:r>
              <w:rPr>
                <w:rFonts w:eastAsia="Times New Roman"/>
              </w:rPr>
              <w:t xml:space="preserve">Module race condition: </w:t>
            </w:r>
            <w:proofErr w:type="spellStart"/>
            <w:r>
              <w:rPr>
                <w:rStyle w:val="HTMLCode"/>
              </w:rPr>
              <w:t>handleSignIn</w:t>
            </w:r>
            <w:proofErr w:type="spellEnd"/>
            <w:r>
              <w:rPr>
                <w:rStyle w:val="HTMLCode"/>
              </w:rPr>
              <w:t>()</w:t>
            </w:r>
            <w:r>
              <w:rPr>
                <w:rFonts w:eastAsia="Times New Roman"/>
              </w:rPr>
              <w:t xml:space="preserve"> and </w:t>
            </w:r>
            <w:proofErr w:type="spellStart"/>
            <w:r>
              <w:rPr>
                <w:rStyle w:val="HTMLCode"/>
              </w:rPr>
              <w:t>handleSignUp</w:t>
            </w:r>
            <w:proofErr w:type="spellEnd"/>
            <w:r>
              <w:rPr>
                <w:rStyle w:val="HTMLCode"/>
              </w:rPr>
              <w:t>()</w:t>
            </w:r>
            <w:r>
              <w:rPr>
                <w:rFonts w:eastAsia="Times New Roman"/>
              </w:rPr>
              <w:t xml:space="preserve"> are empty stubs in the first </w:t>
            </w:r>
            <w:r>
              <w:rPr>
                <w:rStyle w:val="HTMLCode"/>
              </w:rPr>
              <w:t>&lt;script&gt;</w:t>
            </w:r>
            <w:r>
              <w:rPr>
                <w:rFonts w:eastAsia="Times New Roman"/>
              </w:rPr>
              <w:t xml:space="preserve"> block and overridden by a </w:t>
            </w:r>
            <w:r>
              <w:rPr>
                <w:rStyle w:val="HTMLCode"/>
              </w:rPr>
              <w:t>&lt;script type="module"&gt;</w:t>
            </w:r>
            <w:r>
              <w:rPr>
                <w:rFonts w:eastAsia="Times New Roman"/>
              </w:rPr>
              <w:t xml:space="preserve">. If Playwright (or a fast user) clicked the button before the module finished loading, the call hit the empty stub — silent failure with no error. Fix: Added </w:t>
            </w:r>
            <w:r>
              <w:rPr>
                <w:rStyle w:val="HTMLCode"/>
              </w:rPr>
              <w:t>disabled</w:t>
            </w:r>
            <w:r>
              <w:rPr>
                <w:rFonts w:eastAsia="Times New Roman"/>
              </w:rPr>
              <w:t xml:space="preserve"> attribute to both submit buttons in HTML; the module removes </w:t>
            </w:r>
            <w:r>
              <w:rPr>
                <w:rStyle w:val="HTMLCode"/>
              </w:rPr>
              <w:t>disabled</w:t>
            </w:r>
            <w:r>
              <w:rPr>
                <w:rFonts w:eastAsia="Times New Roman"/>
              </w:rPr>
              <w:t xml:space="preserve"> from both buttons as its first action after import, so the </w:t>
            </w:r>
            <w:r>
              <w:rPr>
                <w:rFonts w:eastAsia="Times New Roman"/>
              </w:rPr>
              <w:lastRenderedPageBreak/>
              <w:t>buttons are only clickable once the real handlers are wired.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BD4D01" w14:textId="77777777" w:rsidR="00421C69" w:rsidRDefault="00421C69">
            <w:pPr>
              <w:spacing w:before="150" w:after="150"/>
              <w:rPr>
                <w:rFonts w:eastAsia="Times New Roman"/>
              </w:rPr>
            </w:pPr>
          </w:p>
        </w:tc>
      </w:tr>
      <w:tr w:rsidR="00421C69" w14:paraId="44652FC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ECEF41"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A34CDB" w14:textId="77777777" w:rsidR="00421C69" w:rsidRDefault="00421C69">
            <w:pPr>
              <w:spacing w:before="150" w:after="150"/>
              <w:rPr>
                <w:rFonts w:eastAsia="Times New Roman"/>
              </w:rPr>
            </w:pPr>
            <w:r>
              <w:rPr>
                <w:rStyle w:val="HTMLCode"/>
              </w:rPr>
              <w:t>BlastyBiz-Login.html</w:t>
            </w:r>
            <w:r>
              <w:rPr>
                <w:rFonts w:eastAsia="Times New Roman"/>
              </w:rPr>
              <w:t xml:space="preserve"> → </w:t>
            </w:r>
            <w:proofErr w:type="spellStart"/>
            <w:r>
              <w:rPr>
                <w:rStyle w:val="HTMLCode"/>
              </w:rPr>
              <w:t>afterAuth</w:t>
            </w:r>
            <w:proofErr w:type="spellEnd"/>
            <w:r>
              <w:rPr>
                <w:rStyle w:val="HTMLCode"/>
              </w:rPr>
              <w:t>()</w:t>
            </w:r>
            <w:r>
              <w:rPr>
                <w:rFonts w:eastAsia="Times New Roman"/>
              </w:rPr>
              <w:t xml:space="preserve"> redirect logic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C848E5" w14:textId="77777777" w:rsidR="00421C69" w:rsidRDefault="00421C69">
            <w:pPr>
              <w:spacing w:before="150" w:after="150"/>
              <w:rPr>
                <w:rFonts w:eastAsia="Times New Roman"/>
              </w:rPr>
            </w:pPr>
            <w:r>
              <w:rPr>
                <w:rFonts w:eastAsia="Times New Roman"/>
              </w:rPr>
              <w:t xml:space="preserve">Test account </w:t>
            </w:r>
            <w:r>
              <w:rPr>
                <w:rStyle w:val="HTMLCode"/>
              </w:rPr>
              <w:t>playwright@blastybiz.dev</w:t>
            </w:r>
            <w:r>
              <w:rPr>
                <w:rFonts w:eastAsia="Times New Roman"/>
              </w:rPr>
              <w:t xml:space="preserve"> was missing </w:t>
            </w:r>
            <w:proofErr w:type="spellStart"/>
            <w:r>
              <w:rPr>
                <w:rStyle w:val="HTMLCode"/>
              </w:rPr>
              <w:t>onboarded</w:t>
            </w:r>
            <w:proofErr w:type="spellEnd"/>
            <w:r>
              <w:rPr>
                <w:rStyle w:val="HTMLCode"/>
              </w:rPr>
              <w:t>: true</w:t>
            </w:r>
            <w:r>
              <w:rPr>
                <w:rFonts w:eastAsia="Times New Roman"/>
              </w:rPr>
              <w:t xml:space="preserve"> in its </w:t>
            </w:r>
            <w:proofErr w:type="spellStart"/>
            <w:r>
              <w:rPr>
                <w:rFonts w:eastAsia="Times New Roman"/>
              </w:rPr>
              <w:t>Firestore</w:t>
            </w:r>
            <w:proofErr w:type="spellEnd"/>
            <w:r>
              <w:rPr>
                <w:rFonts w:eastAsia="Times New Roman"/>
              </w:rPr>
              <w:t xml:space="preserve"> </w:t>
            </w:r>
            <w:r>
              <w:rPr>
                <w:rStyle w:val="HTMLCode"/>
              </w:rPr>
              <w:t>users/</w:t>
            </w:r>
            <w:r>
              <w:rPr>
                <w:rFonts w:eastAsia="Times New Roman"/>
              </w:rPr>
              <w:t xml:space="preserve"> doc, so </w:t>
            </w:r>
            <w:proofErr w:type="spellStart"/>
            <w:r>
              <w:rPr>
                <w:rStyle w:val="HTMLCode"/>
              </w:rPr>
              <w:t>afterAuth</w:t>
            </w:r>
            <w:proofErr w:type="spellEnd"/>
            <w:r>
              <w:rPr>
                <w:rStyle w:val="HTMLCode"/>
              </w:rPr>
              <w:t>()</w:t>
            </w:r>
            <w:r>
              <w:rPr>
                <w:rFonts w:eastAsia="Times New Roman"/>
              </w:rPr>
              <w:t xml:space="preserve"> always redirected to Onboarding instead of Dashboard. Fix: Used Firebase </w:t>
            </w:r>
            <w:proofErr w:type="spellStart"/>
            <w:r>
              <w:rPr>
                <w:rFonts w:eastAsia="Times New Roman"/>
              </w:rPr>
              <w:t>Auth</w:t>
            </w:r>
            <w:proofErr w:type="spellEnd"/>
            <w:r>
              <w:rPr>
                <w:rFonts w:eastAsia="Times New Roman"/>
              </w:rPr>
              <w:t xml:space="preserve"> REST API to sign in as the test user, then </w:t>
            </w:r>
            <w:proofErr w:type="spellStart"/>
            <w:r>
              <w:rPr>
                <w:rFonts w:eastAsia="Times New Roman"/>
              </w:rPr>
              <w:t>Firestore</w:t>
            </w:r>
            <w:proofErr w:type="spellEnd"/>
            <w:r>
              <w:rPr>
                <w:rFonts w:eastAsia="Times New Roman"/>
              </w:rPr>
              <w:t xml:space="preserve"> REST API PATCH to set </w:t>
            </w:r>
            <w:proofErr w:type="spellStart"/>
            <w:r>
              <w:rPr>
                <w:rStyle w:val="HTMLCode"/>
              </w:rPr>
              <w:t>onboarded</w:t>
            </w:r>
            <w:proofErr w:type="spellEnd"/>
            <w:r>
              <w:rPr>
                <w:rStyle w:val="HTMLCode"/>
              </w:rPr>
              <w:t>: true</w:t>
            </w:r>
            <w:r>
              <w:rPr>
                <w:rFonts w:eastAsia="Times New Roman"/>
              </w:rPr>
              <w:t xml:space="preserve">, </w:t>
            </w:r>
            <w:r>
              <w:rPr>
                <w:rStyle w:val="HTMLCode"/>
              </w:rPr>
              <w:t>plan: "pro"</w:t>
            </w:r>
            <w:r>
              <w:rPr>
                <w:rFonts w:eastAsia="Times New Roman"/>
              </w:rPr>
              <w:t xml:space="preserve">, </w:t>
            </w:r>
            <w:proofErr w:type="spellStart"/>
            <w:r>
              <w:rPr>
                <w:rStyle w:val="HTMLCode"/>
              </w:rPr>
              <w:t>activeBusiness</w:t>
            </w:r>
            <w:proofErr w:type="spellEnd"/>
            <w:r>
              <w:rPr>
                <w:rStyle w:val="HTMLCode"/>
              </w:rPr>
              <w:t xml:space="preserve">: </w:t>
            </w:r>
            <w:proofErr w:type="spellStart"/>
            <w:r>
              <w:rPr>
                <w:rStyle w:val="HTMLCode"/>
              </w:rPr>
              <w:t>uid</w:t>
            </w:r>
            <w:proofErr w:type="spellEnd"/>
            <w:r>
              <w:rPr>
                <w:rFonts w:eastAsia="Times New Roman"/>
              </w:rPr>
              <w:t xml:space="preserve"> on the user doc.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A16324" w14:textId="77777777" w:rsidR="00421C69" w:rsidRDefault="00421C69">
            <w:pPr>
              <w:spacing w:before="150" w:after="150"/>
              <w:rPr>
                <w:rFonts w:eastAsia="Times New Roman"/>
              </w:rPr>
            </w:pPr>
          </w:p>
        </w:tc>
      </w:tr>
      <w:tr w:rsidR="00421C69" w14:paraId="10E66F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E694A5"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E1765A" w14:textId="77777777" w:rsidR="00421C69" w:rsidRDefault="00421C69">
            <w:pPr>
              <w:spacing w:before="150" w:after="150"/>
              <w:rPr>
                <w:rFonts w:eastAsia="Times New Roman"/>
              </w:rPr>
            </w:pPr>
            <w:proofErr w:type="spellStart"/>
            <w:r>
              <w:rPr>
                <w:rStyle w:val="HTMLCode"/>
              </w:rPr>
              <w:t>auth-guard.js</w:t>
            </w:r>
            <w:proofErr w:type="spellEnd"/>
            <w:r>
              <w:rPr>
                <w:rFonts w:eastAsia="Times New Roman"/>
              </w:rPr>
              <w:t xml:space="preserve"> — body visibility on pages with </w:t>
            </w:r>
            <w:r>
              <w:rPr>
                <w:rStyle w:val="HTMLCode"/>
              </w:rPr>
              <w:t>&lt;style&gt;body{</w:t>
            </w:r>
            <w:proofErr w:type="spellStart"/>
            <w:r>
              <w:rPr>
                <w:rStyle w:val="HTMLCode"/>
              </w:rPr>
              <w:t>visibility:hidden</w:t>
            </w:r>
            <w:proofErr w:type="spellEnd"/>
            <w:r>
              <w:rPr>
                <w:rStyle w:val="HTMLCode"/>
              </w:rPr>
              <w:t>}&lt;/style&gt;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8630A4" w14:textId="77777777" w:rsidR="00421C69" w:rsidRDefault="00421C69">
            <w:pPr>
              <w:spacing w:before="150" w:after="150"/>
              <w:rPr>
                <w:rFonts w:eastAsia="Times New Roman"/>
              </w:rPr>
            </w:pPr>
            <w:r>
              <w:rPr>
                <w:rFonts w:eastAsia="Times New Roman"/>
              </w:rPr>
              <w:t xml:space="preserve">10 pages (all admin pages + </w:t>
            </w:r>
            <w:proofErr w:type="spellStart"/>
            <w:r>
              <w:rPr>
                <w:rFonts w:eastAsia="Times New Roman"/>
              </w:rPr>
              <w:t>BlastyBiz</w:t>
            </w:r>
            <w:proofErr w:type="spellEnd"/>
            <w:r>
              <w:rPr>
                <w:rFonts w:eastAsia="Times New Roman"/>
              </w:rPr>
              <w:t xml:space="preserve">-Connect/Connected) have a CSS rule </w:t>
            </w:r>
            <w:r>
              <w:rPr>
                <w:rStyle w:val="HTMLCode"/>
              </w:rPr>
              <w:t>body{</w:t>
            </w:r>
            <w:proofErr w:type="spellStart"/>
            <w:r>
              <w:rPr>
                <w:rStyle w:val="HTMLCode"/>
              </w:rPr>
              <w:t>visibility:hidden</w:t>
            </w:r>
            <w:proofErr w:type="spellEnd"/>
            <w:r>
              <w:rPr>
                <w:rStyle w:val="HTMLCode"/>
              </w:rPr>
              <w:t>}</w:t>
            </w:r>
            <w:r>
              <w:rPr>
                <w:rFonts w:eastAsia="Times New Roman"/>
              </w:rPr>
              <w:t xml:space="preserve">. The guard was calling </w:t>
            </w:r>
            <w:proofErr w:type="spellStart"/>
            <w:r>
              <w:rPr>
                <w:rStyle w:val="HTMLCode"/>
              </w:rPr>
              <w:t>document.body.style.visibility</w:t>
            </w:r>
            <w:proofErr w:type="spellEnd"/>
            <w:r>
              <w:rPr>
                <w:rStyle w:val="HTMLCode"/>
              </w:rPr>
              <w:t xml:space="preserve"> = ''</w:t>
            </w:r>
            <w:r>
              <w:rPr>
                <w:rFonts w:eastAsia="Times New Roman"/>
              </w:rPr>
              <w:t xml:space="preserve"> which clears inline styles — but the CSS rule is not inline, so the body stayed permanently hidden. Root cause 2: </w:t>
            </w:r>
            <w:proofErr w:type="spellStart"/>
            <w:r>
              <w:rPr>
                <w:rStyle w:val="HTMLCode"/>
              </w:rPr>
              <w:t>authStateReady</w:t>
            </w:r>
            <w:proofErr w:type="spellEnd"/>
            <w:r>
              <w:rPr>
                <w:rStyle w:val="HTMLCode"/>
              </w:rPr>
              <w:t>()</w:t>
            </w:r>
            <w:r>
              <w:rPr>
                <w:rFonts w:eastAsia="Times New Roman"/>
              </w:rPr>
              <w:t xml:space="preserve"> had no </w:t>
            </w:r>
            <w:r>
              <w:rPr>
                <w:rStyle w:val="HTMLCode"/>
              </w:rPr>
              <w:t>.catch()</w:t>
            </w:r>
            <w:r>
              <w:rPr>
                <w:rFonts w:eastAsia="Times New Roman"/>
              </w:rPr>
              <w:t xml:space="preserve">, so a silent rejection left the guard never executing its </w:t>
            </w:r>
            <w:proofErr w:type="spellStart"/>
            <w:r>
              <w:rPr>
                <w:rStyle w:val="HTMLCode"/>
              </w:rPr>
              <w:t>onAuthStateChanged</w:t>
            </w:r>
            <w:proofErr w:type="spellEnd"/>
            <w:r>
              <w:rPr>
                <w:rFonts w:eastAsia="Times New Roman"/>
              </w:rPr>
              <w:t xml:space="preserve"> listener. Fix: (1) Changed all four visibility assignments to </w:t>
            </w:r>
            <w:r>
              <w:rPr>
                <w:rStyle w:val="HTMLCode"/>
              </w:rPr>
              <w:t xml:space="preserve">= </w:t>
            </w:r>
            <w:r>
              <w:rPr>
                <w:rStyle w:val="HTMLCode"/>
              </w:rPr>
              <w:lastRenderedPageBreak/>
              <w:t>'visible'</w:t>
            </w:r>
            <w:r>
              <w:rPr>
                <w:rFonts w:eastAsia="Times New Roman"/>
              </w:rPr>
              <w:t xml:space="preserve"> (inline style overrides the CSS rule). (2) Added </w:t>
            </w:r>
            <w:r>
              <w:rPr>
                <w:rStyle w:val="HTMLCode"/>
              </w:rPr>
              <w:t>.catch(() =&gt; {})</w:t>
            </w:r>
            <w:r>
              <w:rPr>
                <w:rFonts w:eastAsia="Times New Roman"/>
              </w:rPr>
              <w:t xml:space="preserve"> after </w:t>
            </w:r>
            <w:proofErr w:type="spellStart"/>
            <w:r>
              <w:rPr>
                <w:rStyle w:val="HTMLCode"/>
              </w:rPr>
              <w:t>authStateReady</w:t>
            </w:r>
            <w:proofErr w:type="spellEnd"/>
            <w:r>
              <w:rPr>
                <w:rStyle w:val="HTMLCode"/>
              </w:rPr>
              <w:t>()</w:t>
            </w:r>
            <w:r>
              <w:rPr>
                <w:rFonts w:eastAsia="Times New Roman"/>
              </w:rPr>
              <w:t xml:space="preserve">. (3) Added a 5-second safety-valve </w:t>
            </w:r>
            <w:proofErr w:type="spellStart"/>
            <w:r>
              <w:rPr>
                <w:rStyle w:val="HTMLCode"/>
              </w:rPr>
              <w:t>setTimeout</w:t>
            </w:r>
            <w:proofErr w:type="spellEnd"/>
            <w:r>
              <w:rPr>
                <w:rFonts w:eastAsia="Times New Roman"/>
              </w:rPr>
              <w:t xml:space="preserve"> that sets </w:t>
            </w:r>
            <w:r>
              <w:rPr>
                <w:rStyle w:val="HTMLCode"/>
              </w:rPr>
              <w:t>visibility: visible</w:t>
            </w:r>
            <w:r>
              <w:rPr>
                <w:rFonts w:eastAsia="Times New Roman"/>
              </w:rPr>
              <w:t xml:space="preserve"> unconditionally — prevents pages from ever staying permanently blank.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04C42A" w14:textId="77777777" w:rsidR="00421C69" w:rsidRDefault="00421C69">
            <w:pPr>
              <w:spacing w:before="150" w:after="150"/>
              <w:rPr>
                <w:rFonts w:eastAsia="Times New Roman"/>
              </w:rPr>
            </w:pPr>
          </w:p>
        </w:tc>
      </w:tr>
      <w:tr w:rsidR="00421C69" w14:paraId="27C00D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41FFBB"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FC925C"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-Admin-Failed-Jobs.html</w:t>
            </w:r>
            <w:r>
              <w:rPr>
                <w:rFonts w:eastAsia="Times New Roman"/>
              </w:rPr>
              <w:t xml:space="preserve"> — hardcoded static </w:t>
            </w:r>
            <w:proofErr w:type="spellStart"/>
            <w:r>
              <w:rPr>
                <w:rFonts w:eastAsia="Times New Roman"/>
              </w:rPr>
              <w:t>tbody</w:t>
            </w:r>
            <w:proofErr w:type="spellEnd"/>
            <w:r>
              <w:rPr>
                <w:rFonts w:eastAsia="Times New Roman"/>
              </w:rPr>
              <w:t xml:space="preserve"> rows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879CC8" w14:textId="77777777" w:rsidR="00421C69" w:rsidRDefault="00421C69">
            <w:pPr>
              <w:spacing w:before="150" w:after="150"/>
              <w:rPr>
                <w:rFonts w:eastAsia="Times New Roman"/>
              </w:rPr>
            </w:pPr>
            <w:r>
              <w:rPr>
                <w:rFonts w:eastAsia="Times New Roman"/>
              </w:rPr>
              <w:t xml:space="preserve">Table body had 5 hardcoded mock rows (ARO Drone Services, </w:t>
            </w:r>
            <w:proofErr w:type="spellStart"/>
            <w:r>
              <w:rPr>
                <w:rFonts w:eastAsia="Times New Roman"/>
              </w:rPr>
              <w:t>Suncoast</w:t>
            </w:r>
            <w:proofErr w:type="spellEnd"/>
            <w:r>
              <w:rPr>
                <w:rFonts w:eastAsia="Times New Roman"/>
              </w:rPr>
              <w:t xml:space="preserve"> Roofing, etc.) each with 6 </w:t>
            </w:r>
            <w:r>
              <w:rPr>
                <w:rStyle w:val="HTMLCode"/>
              </w:rPr>
              <w:t>&lt;td&gt;</w:t>
            </w:r>
            <w:r>
              <w:rPr>
                <w:rFonts w:eastAsia="Times New Roman"/>
              </w:rPr>
              <w:t xml:space="preserve"> cells — missing the checkbox cell. The select-all header checkbox and bulk Retry/Manual actions couldn't work on these rows. The dynamic </w:t>
            </w:r>
            <w:proofErr w:type="spellStart"/>
            <w:r>
              <w:rPr>
                <w:rStyle w:val="HTMLCode"/>
              </w:rPr>
              <w:t>onSnapshot</w:t>
            </w:r>
            <w:proofErr w:type="spellEnd"/>
            <w:r>
              <w:rPr>
                <w:rFonts w:eastAsia="Times New Roman"/>
              </w:rPr>
              <w:t xml:space="preserve"> renderer (which correctly generates 7-cell rows with checkboxes and </w:t>
            </w:r>
            <w:r>
              <w:rPr>
                <w:rStyle w:val="HTMLCode"/>
              </w:rPr>
              <w:t>data-job-id</w:t>
            </w:r>
            <w:r>
              <w:rPr>
                <w:rFonts w:eastAsia="Times New Roman"/>
              </w:rPr>
              <w:t xml:space="preserve">) replaces </w:t>
            </w:r>
            <w:proofErr w:type="spellStart"/>
            <w:r>
              <w:rPr>
                <w:rFonts w:eastAsia="Times New Roman"/>
              </w:rPr>
              <w:t>tbody</w:t>
            </w:r>
            <w:proofErr w:type="spellEnd"/>
            <w:r>
              <w:rPr>
                <w:rFonts w:eastAsia="Times New Roman"/>
              </w:rPr>
              <w:t xml:space="preserve">, but only after </w:t>
            </w:r>
            <w:proofErr w:type="spellStart"/>
            <w:r>
              <w:rPr>
                <w:rFonts w:eastAsia="Times New Roman"/>
              </w:rPr>
              <w:t>Firestore</w:t>
            </w:r>
            <w:proofErr w:type="spellEnd"/>
            <w:r>
              <w:rPr>
                <w:rFonts w:eastAsia="Times New Roman"/>
              </w:rPr>
              <w:t xml:space="preserve"> data loads. Fix: Replaced the 5 static mock rows with a single </w:t>
            </w:r>
            <w:r>
              <w:rPr>
                <w:rStyle w:val="HTMLCode"/>
              </w:rPr>
              <w:t>&lt;</w:t>
            </w:r>
            <w:proofErr w:type="spellStart"/>
            <w:r>
              <w:rPr>
                <w:rStyle w:val="HTMLCode"/>
              </w:rPr>
              <w:t>tr</w:t>
            </w:r>
            <w:proofErr w:type="spellEnd"/>
            <w:r>
              <w:rPr>
                <w:rStyle w:val="HTMLCode"/>
              </w:rPr>
              <w:t xml:space="preserve"> id="jobs-loading-row"&gt;&lt;td </w:t>
            </w:r>
            <w:proofErr w:type="spellStart"/>
            <w:r>
              <w:rPr>
                <w:rStyle w:val="HTMLCode"/>
              </w:rPr>
              <w:t>colspan</w:t>
            </w:r>
            <w:proofErr w:type="spellEnd"/>
            <w:r>
              <w:rPr>
                <w:rStyle w:val="HTMLCode"/>
              </w:rPr>
              <w:t>="7"&gt;Loading…&lt;/td&gt;&lt;/</w:t>
            </w:r>
            <w:proofErr w:type="spellStart"/>
            <w:r>
              <w:rPr>
                <w:rStyle w:val="HTMLCode"/>
              </w:rPr>
              <w:t>tr</w:t>
            </w:r>
            <w:proofErr w:type="spellEnd"/>
            <w:r>
              <w:rPr>
                <w:rStyle w:val="HTMLCode"/>
              </w:rPr>
              <w:t>&gt;</w:t>
            </w:r>
            <w:r>
              <w:rPr>
                <w:rFonts w:eastAsia="Times New Roman"/>
              </w:rPr>
              <w:t xml:space="preserve"> placeholder that </w:t>
            </w:r>
            <w:proofErr w:type="spellStart"/>
            <w:r>
              <w:rPr>
                <w:rFonts w:eastAsia="Times New Roman"/>
              </w:rPr>
              <w:t>Firestore</w:t>
            </w:r>
            <w:proofErr w:type="spellEnd"/>
            <w:r>
              <w:rPr>
                <w:rFonts w:eastAsia="Times New Roman"/>
              </w:rPr>
              <w:t xml:space="preserve"> replaces at runtime.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965177" w14:textId="77777777" w:rsidR="00421C69" w:rsidRDefault="00421C69">
            <w:pPr>
              <w:spacing w:before="150" w:after="150"/>
              <w:rPr>
                <w:rFonts w:eastAsia="Times New Roman"/>
              </w:rPr>
            </w:pPr>
          </w:p>
        </w:tc>
      </w:tr>
      <w:tr w:rsidR="00421C69" w14:paraId="079075D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D4094E" w14:textId="77777777" w:rsidR="00421C69" w:rsidRDefault="00421C69">
            <w:pPr>
              <w:spacing w:before="150" w:after="150"/>
              <w:rPr>
                <w:rFonts w:eastAsia="Times New Roman"/>
              </w:rPr>
            </w:pPr>
            <w:r>
              <w:rPr>
                <w:rFonts w:eastAsia="Times New Roman"/>
              </w:rPr>
              <w:t xml:space="preserve">Jun 20, </w:t>
            </w:r>
            <w:r>
              <w:rPr>
                <w:rFonts w:eastAsia="Times New Roman"/>
              </w:rPr>
              <w:lastRenderedPageBreak/>
              <w:t>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75A238" w14:textId="77777777" w:rsidR="00421C69" w:rsidRDefault="00421C69">
            <w:pPr>
              <w:spacing w:before="150" w:after="150"/>
              <w:rPr>
                <w:rFonts w:eastAsia="Times New Roman"/>
              </w:rPr>
            </w:pPr>
            <w:proofErr w:type="spellStart"/>
            <w:r>
              <w:rPr>
                <w:rStyle w:val="HTMLCode"/>
              </w:rPr>
              <w:lastRenderedPageBreak/>
              <w:t>firestore.rules</w:t>
            </w:r>
            <w:proofErr w:type="spellEnd"/>
            <w:r>
              <w:rPr>
                <w:rFonts w:eastAsia="Times New Roman"/>
              </w:rPr>
              <w:t xml:space="preserve"> — admin pages blocked by </w:t>
            </w:r>
            <w:proofErr w:type="spellStart"/>
            <w:r>
              <w:rPr>
                <w:rFonts w:eastAsia="Times New Roman"/>
              </w:rPr>
              <w:t>Firestore</w:t>
            </w:r>
            <w:proofErr w:type="spellEnd"/>
            <w:r>
              <w:rPr>
                <w:rFonts w:eastAsia="Times New Roman"/>
              </w:rPr>
              <w:t xml:space="preserve"> </w:t>
            </w:r>
            <w:r>
              <w:rPr>
                <w:rFonts w:eastAsia="Times New Roman"/>
              </w:rPr>
              <w:lastRenderedPageBreak/>
              <w:t>permission-denied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DD109E" w14:textId="77777777" w:rsidR="00421C69" w:rsidRDefault="00421C69">
            <w:pPr>
              <w:spacing w:before="150" w:after="150"/>
              <w:rPr>
                <w:rFonts w:eastAsia="Times New Roman"/>
              </w:rPr>
            </w:pPr>
            <w:r>
              <w:rPr>
                <w:rFonts w:eastAsia="Times New Roman"/>
              </w:rPr>
              <w:lastRenderedPageBreak/>
              <w:t>Admin pages (</w:t>
            </w:r>
            <w:proofErr w:type="spellStart"/>
            <w:r>
              <w:rPr>
                <w:rStyle w:val="HTMLCode"/>
              </w:rPr>
              <w:t>BlastyBiz</w:t>
            </w:r>
            <w:proofErr w:type="spellEnd"/>
            <w:r>
              <w:rPr>
                <w:rStyle w:val="HTMLCode"/>
              </w:rPr>
              <w:t>-Admin-Failed-Jobs.html</w:t>
            </w:r>
            <w:r>
              <w:rPr>
                <w:rFonts w:eastAsia="Times New Roman"/>
              </w:rPr>
              <w:t xml:space="preserve">, etc.) query all documents across users (e.g. </w:t>
            </w:r>
            <w:proofErr w:type="spellStart"/>
            <w:r>
              <w:rPr>
                <w:rStyle w:val="HTMLCode"/>
              </w:rPr>
              <w:t>publishJobs</w:t>
            </w:r>
            <w:proofErr w:type="spellEnd"/>
            <w:r>
              <w:rPr>
                <w:rFonts w:eastAsia="Times New Roman"/>
              </w:rPr>
              <w:t xml:space="preserve"> without a </w:t>
            </w:r>
            <w:proofErr w:type="spellStart"/>
            <w:r>
              <w:rPr>
                <w:rFonts w:eastAsia="Times New Roman"/>
              </w:rPr>
              <w:t>uid</w:t>
            </w:r>
            <w:proofErr w:type="spellEnd"/>
            <w:r>
              <w:rPr>
                <w:rFonts w:eastAsia="Times New Roman"/>
              </w:rPr>
              <w:t xml:space="preserve"> filter). The </w:t>
            </w:r>
            <w:proofErr w:type="spellStart"/>
            <w:r>
              <w:rPr>
                <w:rFonts w:eastAsia="Times New Roman"/>
              </w:rPr>
              <w:t>Firestore</w:t>
            </w:r>
            <w:proofErr w:type="spellEnd"/>
            <w:r>
              <w:rPr>
                <w:rFonts w:eastAsia="Times New Roman"/>
              </w:rPr>
              <w:t xml:space="preserve"> rules only allowed </w:t>
            </w:r>
            <w:proofErr w:type="spellStart"/>
            <w:r>
              <w:rPr>
                <w:rStyle w:val="HTMLCode"/>
              </w:rPr>
              <w:t>uid</w:t>
            </w:r>
            <w:proofErr w:type="spellEnd"/>
            <w:r>
              <w:rPr>
                <w:rStyle w:val="HTMLCode"/>
              </w:rPr>
              <w:t xml:space="preserve"> </w:t>
            </w:r>
            <w:r>
              <w:rPr>
                <w:rStyle w:val="HTMLCode"/>
              </w:rPr>
              <w:lastRenderedPageBreak/>
              <w:t xml:space="preserve">== </w:t>
            </w:r>
            <w:proofErr w:type="spellStart"/>
            <w:r>
              <w:rPr>
                <w:rStyle w:val="HTMLCode"/>
              </w:rPr>
              <w:t>resource.data.uid</w:t>
            </w:r>
            <w:proofErr w:type="spellEnd"/>
            <w:r>
              <w:rPr>
                <w:rFonts w:eastAsia="Times New Roman"/>
              </w:rPr>
              <w:t xml:space="preserve"> — so any cross-user admin query returned permission-denied and the table never loaded. Fix: Added </w:t>
            </w:r>
            <w:proofErr w:type="spellStart"/>
            <w:r>
              <w:rPr>
                <w:rStyle w:val="HTMLCode"/>
              </w:rPr>
              <w:t>isAdmin</w:t>
            </w:r>
            <w:proofErr w:type="spellEnd"/>
            <w:r>
              <w:rPr>
                <w:rStyle w:val="HTMLCode"/>
              </w:rPr>
              <w:t>()</w:t>
            </w:r>
            <w:r>
              <w:rPr>
                <w:rFonts w:eastAsia="Times New Roman"/>
              </w:rPr>
              <w:t xml:space="preserve"> helper function that checks </w:t>
            </w:r>
            <w:proofErr w:type="spellStart"/>
            <w:r>
              <w:rPr>
                <w:rStyle w:val="HTMLCode"/>
              </w:rPr>
              <w:t>request.auth.token.email</w:t>
            </w:r>
            <w:proofErr w:type="spellEnd"/>
            <w:r>
              <w:rPr>
                <w:rStyle w:val="HTMLCode"/>
              </w:rPr>
              <w:t xml:space="preserve"> == 'perceys@gmail.com'</w:t>
            </w:r>
            <w:r>
              <w:rPr>
                <w:rFonts w:eastAsia="Times New Roman"/>
              </w:rPr>
              <w:t>; added `</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D341D0" w14:textId="77777777" w:rsidR="00421C69" w:rsidRDefault="00421C69">
            <w:pPr>
              <w:spacing w:before="150" w:after="150"/>
              <w:rPr>
                <w:rFonts w:eastAsia="Times New Roman"/>
              </w:rPr>
            </w:pPr>
          </w:p>
        </w:tc>
      </w:tr>
      <w:tr w:rsidR="00421C69" w14:paraId="58DD50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04C80A"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7AFDCC" w14:textId="77777777" w:rsidR="00421C69" w:rsidRDefault="00421C69">
            <w:pPr>
              <w:spacing w:before="150" w:after="150"/>
              <w:rPr>
                <w:rFonts w:eastAsia="Times New Roman"/>
              </w:rPr>
            </w:pPr>
            <w:r>
              <w:rPr>
                <w:rStyle w:val="HTMLCode"/>
              </w:rPr>
              <w:t>BlastyBiz-Onboarding.html</w:t>
            </w:r>
            <w:r>
              <w:rPr>
                <w:rFonts w:eastAsia="Times New Roman"/>
              </w:rPr>
              <w:t xml:space="preserve"> — onboarding silently dropped category, tone, days, platforms on save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6776F6" w14:textId="77777777" w:rsidR="00421C69" w:rsidRDefault="00421C69">
            <w:pPr>
              <w:spacing w:before="150" w:after="150"/>
              <w:rPr>
                <w:rFonts w:eastAsia="Times New Roman"/>
              </w:rPr>
            </w:pPr>
            <w:r>
              <w:rPr>
                <w:rStyle w:val="HTMLCode"/>
              </w:rPr>
              <w:t>_</w:t>
            </w:r>
            <w:proofErr w:type="spellStart"/>
            <w:r>
              <w:rPr>
                <w:rStyle w:val="HTMLCode"/>
              </w:rPr>
              <w:t>buildProfileData</w:t>
            </w:r>
            <w:proofErr w:type="spellEnd"/>
            <w:r>
              <w:rPr>
                <w:rStyle w:val="HTMLCode"/>
              </w:rPr>
              <w:t>()</w:t>
            </w:r>
            <w:r>
              <w:rPr>
                <w:rFonts w:eastAsia="Times New Roman"/>
              </w:rPr>
              <w:t xml:space="preserve"> lives in the </w:t>
            </w:r>
            <w:r>
              <w:rPr>
                <w:rStyle w:val="HTMLCode"/>
              </w:rPr>
              <w:t>&lt;script type="module"&gt;</w:t>
            </w:r>
            <w:r>
              <w:rPr>
                <w:rFonts w:eastAsia="Times New Roman"/>
              </w:rPr>
              <w:t xml:space="preserve"> block and reads </w:t>
            </w:r>
            <w:proofErr w:type="spellStart"/>
            <w:r>
              <w:rPr>
                <w:rStyle w:val="HTMLCode"/>
              </w:rPr>
              <w:t>window.selectedCategory</w:t>
            </w:r>
            <w:proofErr w:type="spellEnd"/>
            <w:r>
              <w:rPr>
                <w:rFonts w:eastAsia="Times New Roman"/>
              </w:rPr>
              <w:t xml:space="preserve">, </w:t>
            </w:r>
            <w:proofErr w:type="spellStart"/>
            <w:r>
              <w:rPr>
                <w:rStyle w:val="HTMLCode"/>
              </w:rPr>
              <w:t>window.selectedTone</w:t>
            </w:r>
            <w:proofErr w:type="spellEnd"/>
            <w:r>
              <w:rPr>
                <w:rFonts w:eastAsia="Times New Roman"/>
              </w:rPr>
              <w:t xml:space="preserve">, </w:t>
            </w:r>
            <w:proofErr w:type="spellStart"/>
            <w:r>
              <w:rPr>
                <w:rStyle w:val="HTMLCode"/>
              </w:rPr>
              <w:t>window.selectedDays</w:t>
            </w:r>
            <w:proofErr w:type="spellEnd"/>
            <w:r>
              <w:rPr>
                <w:rFonts w:eastAsia="Times New Roman"/>
              </w:rPr>
              <w:t xml:space="preserve">, </w:t>
            </w:r>
            <w:proofErr w:type="spellStart"/>
            <w:r>
              <w:rPr>
                <w:rStyle w:val="HTMLCode"/>
              </w:rPr>
              <w:t>window.resolvedCats</w:t>
            </w:r>
            <w:proofErr w:type="spellEnd"/>
            <w:r>
              <w:rPr>
                <w:rFonts w:eastAsia="Times New Roman"/>
              </w:rPr>
              <w:t xml:space="preserve">, </w:t>
            </w:r>
            <w:proofErr w:type="spellStart"/>
            <w:r>
              <w:rPr>
                <w:rStyle w:val="HTMLCode"/>
              </w:rPr>
              <w:t>window.connectedPlatforms</w:t>
            </w:r>
            <w:proofErr w:type="spellEnd"/>
            <w:r>
              <w:rPr>
                <w:rFonts w:eastAsia="Times New Roman"/>
              </w:rPr>
              <w:t xml:space="preserve">. These five state variables were declared with </w:t>
            </w:r>
            <w:r>
              <w:rPr>
                <w:rStyle w:val="HTMLCode"/>
              </w:rPr>
              <w:t>let</w:t>
            </w:r>
            <w:r>
              <w:rPr>
                <w:rFonts w:eastAsia="Times New Roman"/>
              </w:rPr>
              <w:t xml:space="preserve"> in the classic </w:t>
            </w:r>
            <w:r>
              <w:rPr>
                <w:rStyle w:val="HTMLCode"/>
              </w:rPr>
              <w:t>&lt;script&gt;</w:t>
            </w:r>
            <w:r>
              <w:rPr>
                <w:rFonts w:eastAsia="Times New Roman"/>
              </w:rPr>
              <w:t xml:space="preserve"> block — top-level </w:t>
            </w:r>
            <w:r>
              <w:rPr>
                <w:rStyle w:val="HTMLCode"/>
              </w:rPr>
              <w:t>let</w:t>
            </w:r>
            <w:r>
              <w:rPr>
                <w:rFonts w:eastAsia="Times New Roman"/>
              </w:rPr>
              <w:t xml:space="preserve"> in a classic script is NOT attached to </w:t>
            </w:r>
            <w:r>
              <w:rPr>
                <w:rStyle w:val="HTMLCode"/>
              </w:rPr>
              <w:t>window</w:t>
            </w:r>
            <w:r>
              <w:rPr>
                <w:rFonts w:eastAsia="Times New Roman"/>
              </w:rPr>
              <w:t xml:space="preserve">, so every </w:t>
            </w:r>
            <w:proofErr w:type="spellStart"/>
            <w:r>
              <w:rPr>
                <w:rStyle w:val="HTMLCode"/>
              </w:rPr>
              <w:t>window.selectedXxx</w:t>
            </w:r>
            <w:proofErr w:type="spellEnd"/>
            <w:r>
              <w:rPr>
                <w:rFonts w:eastAsia="Times New Roman"/>
              </w:rPr>
              <w:t xml:space="preserve"> read returned </w:t>
            </w:r>
            <w:r>
              <w:rPr>
                <w:rStyle w:val="HTMLCode"/>
              </w:rPr>
              <w:t>undefined</w:t>
            </w:r>
            <w:r>
              <w:rPr>
                <w:rFonts w:eastAsia="Times New Roman"/>
              </w:rPr>
              <w:t xml:space="preserve">. Name, phone, address saved fine (read from DOM elements); category, tone, days, and connected platforms silently saved as empty/null on every submit. Fix: changed all five declarations from </w:t>
            </w:r>
            <w:r>
              <w:rPr>
                <w:rStyle w:val="HTMLCode"/>
              </w:rPr>
              <w:t>let</w:t>
            </w:r>
            <w:r>
              <w:rPr>
                <w:rFonts w:eastAsia="Times New Roman"/>
              </w:rPr>
              <w:t xml:space="preserve"> to </w:t>
            </w:r>
            <w:proofErr w:type="spellStart"/>
            <w:r>
              <w:rPr>
                <w:rStyle w:val="HTMLCode"/>
              </w:rPr>
              <w:t>var</w:t>
            </w:r>
            <w:proofErr w:type="spellEnd"/>
            <w:r>
              <w:rPr>
                <w:rFonts w:eastAsia="Times New Roman"/>
              </w:rPr>
              <w:t xml:space="preserve"> — top-level </w:t>
            </w:r>
            <w:proofErr w:type="spellStart"/>
            <w:r>
              <w:rPr>
                <w:rStyle w:val="HTMLCode"/>
              </w:rPr>
              <w:t>var</w:t>
            </w:r>
            <w:proofErr w:type="spellEnd"/>
            <w:r>
              <w:rPr>
                <w:rFonts w:eastAsia="Times New Roman"/>
              </w:rPr>
              <w:t xml:space="preserve"> in a classic script IS on </w:t>
            </w:r>
            <w:r>
              <w:rPr>
                <w:rStyle w:val="HTMLCode"/>
              </w:rPr>
              <w:t>window</w:t>
            </w:r>
            <w:r>
              <w:rPr>
                <w:rFonts w:eastAsia="Times New Roman"/>
              </w:rPr>
              <w:t>, so the module can read them correctly without any other code changes.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4BC54F" w14:textId="77777777" w:rsidR="00421C69" w:rsidRDefault="00421C69">
            <w:pPr>
              <w:spacing w:before="150" w:after="150"/>
              <w:rPr>
                <w:rFonts w:eastAsia="Times New Roman"/>
              </w:rPr>
            </w:pPr>
          </w:p>
        </w:tc>
      </w:tr>
      <w:tr w:rsidR="00421C69" w14:paraId="7668D0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78422A" w14:textId="77777777" w:rsidR="00421C69" w:rsidRDefault="00421C69">
            <w:pPr>
              <w:spacing w:before="150" w:after="150"/>
              <w:rPr>
                <w:rFonts w:eastAsia="Times New Roman"/>
              </w:rPr>
            </w:pPr>
            <w:r>
              <w:rPr>
                <w:rFonts w:eastAsia="Times New Roman"/>
              </w:rPr>
              <w:lastRenderedPageBreak/>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8F19B4" w14:textId="77777777" w:rsidR="00421C69" w:rsidRDefault="00421C69">
            <w:pPr>
              <w:spacing w:before="150" w:after="150"/>
              <w:rPr>
                <w:rFonts w:eastAsia="Times New Roman"/>
              </w:rPr>
            </w:pPr>
            <w:r>
              <w:rPr>
                <w:rStyle w:val="HTMLCode"/>
              </w:rPr>
              <w:t>BlastyBiz.html</w:t>
            </w:r>
            <w:r>
              <w:rPr>
                <w:rFonts w:eastAsia="Times New Roman"/>
              </w:rPr>
              <w:t xml:space="preserve"> — </w:t>
            </w:r>
            <w:proofErr w:type="spellStart"/>
            <w:r>
              <w:rPr>
                <w:rStyle w:val="HTMLCode"/>
              </w:rPr>
              <w:t>buildPlatformCard</w:t>
            </w:r>
            <w:proofErr w:type="spellEnd"/>
            <w:r>
              <w:rPr>
                <w:rStyle w:val="HTMLCode"/>
              </w:rPr>
              <w:t>()</w:t>
            </w:r>
            <w:r>
              <w:rPr>
                <w:rFonts w:eastAsia="Times New Roman"/>
              </w:rPr>
              <w:t xml:space="preserve"> threw </w:t>
            </w:r>
            <w:proofErr w:type="spellStart"/>
            <w:r>
              <w:rPr>
                <w:rFonts w:eastAsia="Times New Roman"/>
              </w:rPr>
              <w:t>ReferenceError</w:t>
            </w:r>
            <w:proofErr w:type="spellEnd"/>
            <w:r>
              <w:rPr>
                <w:rFonts w:eastAsia="Times New Roman"/>
              </w:rPr>
              <w:t xml:space="preserve"> on load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D9DD12" w14:textId="77777777" w:rsidR="00421C69" w:rsidRDefault="00421C69">
            <w:pPr>
              <w:spacing w:before="150" w:after="150"/>
              <w:rPr>
                <w:rFonts w:eastAsia="Times New Roman"/>
              </w:rPr>
            </w:pPr>
            <w:proofErr w:type="spellStart"/>
            <w:r>
              <w:rPr>
                <w:rStyle w:val="HTMLCode"/>
              </w:rPr>
              <w:t>buildPlatformCard</w:t>
            </w:r>
            <w:proofErr w:type="spellEnd"/>
            <w:r>
              <w:rPr>
                <w:rStyle w:val="HTMLCode"/>
              </w:rPr>
              <w:t>()</w:t>
            </w:r>
            <w:r>
              <w:rPr>
                <w:rFonts w:eastAsia="Times New Roman"/>
              </w:rPr>
              <w:t xml:space="preserve"> is defined in the classic </w:t>
            </w:r>
            <w:r>
              <w:rPr>
                <w:rStyle w:val="HTMLCode"/>
              </w:rPr>
              <w:t>&lt;script&gt;</w:t>
            </w:r>
            <w:r>
              <w:rPr>
                <w:rFonts w:eastAsia="Times New Roman"/>
              </w:rPr>
              <w:t xml:space="preserve"> block (starts line 928) and referenced </w:t>
            </w:r>
            <w:proofErr w:type="spellStart"/>
            <w:r>
              <w:rPr>
                <w:rStyle w:val="HTMLCode"/>
              </w:rPr>
              <w:t>userPlan</w:t>
            </w:r>
            <w:proofErr w:type="spellEnd"/>
            <w:r>
              <w:rPr>
                <w:rFonts w:eastAsia="Times New Roman"/>
              </w:rPr>
              <w:t xml:space="preserve"> on line 1031. </w:t>
            </w:r>
            <w:proofErr w:type="spellStart"/>
            <w:r>
              <w:rPr>
                <w:rStyle w:val="HTMLCode"/>
              </w:rPr>
              <w:t>userPlan</w:t>
            </w:r>
            <w:proofErr w:type="spellEnd"/>
            <w:r>
              <w:rPr>
                <w:rFonts w:eastAsia="Times New Roman"/>
              </w:rPr>
              <w:t xml:space="preserve"> is only declared with </w:t>
            </w:r>
            <w:r>
              <w:rPr>
                <w:rStyle w:val="HTMLCode"/>
              </w:rPr>
              <w:t>let</w:t>
            </w:r>
            <w:r>
              <w:rPr>
                <w:rFonts w:eastAsia="Times New Roman"/>
              </w:rPr>
              <w:t xml:space="preserve"> inside the </w:t>
            </w:r>
            <w:r>
              <w:rPr>
                <w:rStyle w:val="HTMLCode"/>
              </w:rPr>
              <w:t>&lt;script type="module"&gt;</w:t>
            </w:r>
            <w:r>
              <w:rPr>
                <w:rFonts w:eastAsia="Times New Roman"/>
              </w:rPr>
              <w:t xml:space="preserve"> block (line 1668) — module-scoped variables are invisible to classic scripts. On every page load, </w:t>
            </w:r>
            <w:proofErr w:type="spellStart"/>
            <w:r>
              <w:rPr>
                <w:rStyle w:val="HTMLCode"/>
              </w:rPr>
              <w:t>init</w:t>
            </w:r>
            <w:proofErr w:type="spellEnd"/>
            <w:r>
              <w:rPr>
                <w:rStyle w:val="HTMLCode"/>
              </w:rPr>
              <w:t>()</w:t>
            </w:r>
            <w:r>
              <w:rPr>
                <w:rFonts w:eastAsia="Times New Roman"/>
              </w:rPr>
              <w:t xml:space="preserve"> called </w:t>
            </w:r>
            <w:proofErr w:type="spellStart"/>
            <w:r>
              <w:rPr>
                <w:rStyle w:val="HTMLCode"/>
              </w:rPr>
              <w:t>renderPlatforms</w:t>
            </w:r>
            <w:proofErr w:type="spellEnd"/>
            <w:r>
              <w:rPr>
                <w:rStyle w:val="HTMLCode"/>
              </w:rPr>
              <w:t>()</w:t>
            </w:r>
            <w:r>
              <w:rPr>
                <w:rFonts w:eastAsia="Times New Roman"/>
              </w:rPr>
              <w:t xml:space="preserve"> synchronously before the module's </w:t>
            </w:r>
            <w:proofErr w:type="spellStart"/>
            <w:r>
              <w:rPr>
                <w:rFonts w:eastAsia="Times New Roman"/>
              </w:rPr>
              <w:t>async</w:t>
            </w:r>
            <w:proofErr w:type="spellEnd"/>
            <w:r>
              <w:rPr>
                <w:rFonts w:eastAsia="Times New Roman"/>
              </w:rPr>
              <w:t xml:space="preserve"> </w:t>
            </w:r>
            <w:proofErr w:type="spellStart"/>
            <w:r>
              <w:rPr>
                <w:rFonts w:eastAsia="Times New Roman"/>
              </w:rPr>
              <w:t>auth</w:t>
            </w:r>
            <w:proofErr w:type="spellEnd"/>
            <w:r>
              <w:rPr>
                <w:rFonts w:eastAsia="Times New Roman"/>
              </w:rPr>
              <w:t xml:space="preserve"> callback ever ran, causing an immediate </w:t>
            </w:r>
            <w:proofErr w:type="spellStart"/>
            <w:r>
              <w:rPr>
                <w:rFonts w:eastAsia="Times New Roman"/>
              </w:rPr>
              <w:t>ReferenceError</w:t>
            </w:r>
            <w:proofErr w:type="spellEnd"/>
            <w:r>
              <w:rPr>
                <w:rFonts w:eastAsia="Times New Roman"/>
              </w:rPr>
              <w:t xml:space="preserve"> that silently killed platform rendering, history, and stats. Fix: changed </w:t>
            </w:r>
            <w:r>
              <w:rPr>
                <w:rStyle w:val="HTMLCode"/>
              </w:rPr>
              <w:t>(window._</w:t>
            </w:r>
            <w:proofErr w:type="spellStart"/>
            <w:r>
              <w:rPr>
                <w:rStyle w:val="HTMLCode"/>
              </w:rPr>
              <w:t>bbUserPlan</w:t>
            </w:r>
            <w:proofErr w:type="spellEnd"/>
            <w:r>
              <w:rPr>
                <w:rStyle w:val="HTMLCode"/>
              </w:rPr>
              <w:t xml:space="preserve"> || </w:t>
            </w:r>
            <w:proofErr w:type="spellStart"/>
            <w:r>
              <w:rPr>
                <w:rStyle w:val="HTMLCode"/>
              </w:rPr>
              <w:t>userPlan</w:t>
            </w:r>
            <w:proofErr w:type="spellEnd"/>
            <w:r>
              <w:rPr>
                <w:rStyle w:val="HTMLCode"/>
              </w:rPr>
              <w:t>)</w:t>
            </w:r>
            <w:r>
              <w:rPr>
                <w:rFonts w:eastAsia="Times New Roman"/>
              </w:rPr>
              <w:t xml:space="preserve"> to </w:t>
            </w:r>
            <w:r>
              <w:rPr>
                <w:rStyle w:val="HTMLCode"/>
              </w:rPr>
              <w:t>(window._</w:t>
            </w:r>
            <w:proofErr w:type="spellStart"/>
            <w:r>
              <w:rPr>
                <w:rStyle w:val="HTMLCode"/>
              </w:rPr>
              <w:t>bbUserPlan</w:t>
            </w:r>
            <w:proofErr w:type="spellEnd"/>
            <w:r>
              <w:rPr>
                <w:rStyle w:val="HTMLCode"/>
              </w:rPr>
              <w:t xml:space="preserve"> || 'starter')</w:t>
            </w:r>
            <w:r>
              <w:rPr>
                <w:rFonts w:eastAsia="Times New Roman"/>
              </w:rPr>
              <w:t xml:space="preserve"> — falls back to </w:t>
            </w:r>
            <w:r>
              <w:rPr>
                <w:rStyle w:val="HTMLCode"/>
              </w:rPr>
              <w:t>'starter'</w:t>
            </w:r>
            <w:r>
              <w:rPr>
                <w:rFonts w:eastAsia="Times New Roman"/>
              </w:rPr>
              <w:t xml:space="preserve"> on first render (correct default), then the module sets </w:t>
            </w:r>
            <w:r>
              <w:rPr>
                <w:rStyle w:val="HTMLCode"/>
              </w:rPr>
              <w:t>window._</w:t>
            </w:r>
            <w:proofErr w:type="spellStart"/>
            <w:r>
              <w:rPr>
                <w:rStyle w:val="HTMLCode"/>
              </w:rPr>
              <w:t>bbUserPlan</w:t>
            </w:r>
            <w:proofErr w:type="spellEnd"/>
            <w:r>
              <w:rPr>
                <w:rFonts w:eastAsia="Times New Roman"/>
              </w:rPr>
              <w:t xml:space="preserve"> after </w:t>
            </w:r>
            <w:proofErr w:type="spellStart"/>
            <w:r>
              <w:rPr>
                <w:rFonts w:eastAsia="Times New Roman"/>
              </w:rPr>
              <w:t>auth</w:t>
            </w:r>
            <w:proofErr w:type="spellEnd"/>
            <w:r>
              <w:rPr>
                <w:rFonts w:eastAsia="Times New Roman"/>
              </w:rPr>
              <w:t xml:space="preserve"> and calls </w:t>
            </w:r>
            <w:proofErr w:type="spellStart"/>
            <w:r>
              <w:rPr>
                <w:rStyle w:val="HTMLCode"/>
              </w:rPr>
              <w:t>renderPlatforms</w:t>
            </w:r>
            <w:proofErr w:type="spellEnd"/>
            <w:r>
              <w:rPr>
                <w:rStyle w:val="HTMLCode"/>
              </w:rPr>
              <w:t>()</w:t>
            </w:r>
            <w:r>
              <w:rPr>
                <w:rFonts w:eastAsia="Times New Roman"/>
              </w:rPr>
              <w:t xml:space="preserve"> again with the real plan.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02A45F" w14:textId="77777777" w:rsidR="00421C69" w:rsidRDefault="00421C69">
            <w:pPr>
              <w:spacing w:before="150" w:after="150"/>
              <w:rPr>
                <w:rFonts w:eastAsia="Times New Roman"/>
              </w:rPr>
            </w:pPr>
          </w:p>
        </w:tc>
      </w:tr>
      <w:tr w:rsidR="00421C69" w14:paraId="732719E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132E8B" w14:textId="77777777" w:rsidR="00421C69" w:rsidRDefault="00421C69">
            <w:pPr>
              <w:spacing w:before="150" w:after="150"/>
              <w:rPr>
                <w:rFonts w:eastAsia="Times New Roman"/>
              </w:rPr>
            </w:pPr>
            <w:r>
              <w:rPr>
                <w:rFonts w:eastAsia="Times New Roman"/>
              </w:rPr>
              <w:t>Jun 20, 20</w:t>
            </w:r>
            <w:r>
              <w:rPr>
                <w:rFonts w:eastAsia="Times New Roman"/>
              </w:rPr>
              <w:lastRenderedPageBreak/>
              <w:t>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ED49F6" w14:textId="77777777" w:rsidR="00421C69" w:rsidRDefault="00421C69">
            <w:pPr>
              <w:spacing w:before="150" w:after="150"/>
              <w:rPr>
                <w:rFonts w:eastAsia="Times New Roman"/>
              </w:rPr>
            </w:pPr>
            <w:r>
              <w:rPr>
                <w:rStyle w:val="HTMLCode"/>
              </w:rPr>
              <w:lastRenderedPageBreak/>
              <w:t>BlastyBiz.html</w:t>
            </w:r>
            <w:r>
              <w:rPr>
                <w:rFonts w:eastAsia="Times New Roman"/>
              </w:rPr>
              <w:t xml:space="preserve"> — "LOCALLOUD v1.0" branding in Settings tab footer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3B3670" w14:textId="77777777" w:rsidR="00421C69" w:rsidRDefault="00421C69">
            <w:pPr>
              <w:spacing w:before="150" w:after="150"/>
              <w:rPr>
                <w:rFonts w:eastAsia="Times New Roman"/>
              </w:rPr>
            </w:pPr>
            <w:r>
              <w:rPr>
                <w:rFonts w:eastAsia="Times New Roman"/>
              </w:rPr>
              <w:t xml:space="preserve">Leftover from the </w:t>
            </w:r>
            <w:proofErr w:type="spellStart"/>
            <w:r>
              <w:rPr>
                <w:rFonts w:eastAsia="Times New Roman"/>
              </w:rPr>
              <w:t>LocalLoud</w:t>
            </w:r>
            <w:proofErr w:type="spellEnd"/>
            <w:r>
              <w:rPr>
                <w:rFonts w:eastAsia="Times New Roman"/>
              </w:rPr>
              <w:t>-to-</w:t>
            </w:r>
            <w:proofErr w:type="spellStart"/>
            <w:r>
              <w:rPr>
                <w:rFonts w:eastAsia="Times New Roman"/>
              </w:rPr>
              <w:t>BlastyBiz</w:t>
            </w:r>
            <w:proofErr w:type="spellEnd"/>
            <w:r>
              <w:rPr>
                <w:rFonts w:eastAsia="Times New Roman"/>
              </w:rPr>
              <w:t xml:space="preserve"> rebrand — the footer label and sub-label in the Profile/Settings sidebar still read "LOCALLOUD v1.0 / A </w:t>
            </w:r>
            <w:proofErr w:type="spellStart"/>
            <w:r>
              <w:rPr>
                <w:rFonts w:eastAsia="Times New Roman"/>
              </w:rPr>
              <w:t>Fluba</w:t>
            </w:r>
            <w:proofErr w:type="spellEnd"/>
            <w:r>
              <w:rPr>
                <w:rFonts w:eastAsia="Times New Roman"/>
              </w:rPr>
              <w:t xml:space="preserve"> Designs Product". Deleted entirely.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A438E2" w14:textId="77777777" w:rsidR="00421C69" w:rsidRDefault="00421C69">
            <w:pPr>
              <w:spacing w:before="150" w:after="150"/>
              <w:rPr>
                <w:rFonts w:eastAsia="Times New Roman"/>
              </w:rPr>
            </w:pPr>
          </w:p>
        </w:tc>
      </w:tr>
      <w:tr w:rsidR="00421C69" w14:paraId="4F75C5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19B106"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A901A0" w14:textId="77777777" w:rsidR="00421C69" w:rsidRDefault="00421C69">
            <w:pPr>
              <w:spacing w:before="150" w:after="150"/>
              <w:rPr>
                <w:rFonts w:eastAsia="Times New Roman"/>
              </w:rPr>
            </w:pPr>
            <w:proofErr w:type="spellStart"/>
            <w:r>
              <w:rPr>
                <w:rStyle w:val="HTMLCode"/>
              </w:rPr>
              <w:t>BlastyBiz</w:t>
            </w:r>
            <w:proofErr w:type="spellEnd"/>
            <w:r>
              <w:rPr>
                <w:rStyle w:val="HTMLCode"/>
              </w:rPr>
              <w:t>-Listing-Preview.html</w:t>
            </w:r>
            <w:r>
              <w:rPr>
                <w:rFonts w:eastAsia="Times New Roman"/>
              </w:rPr>
              <w:t xml:space="preserve"> — Business Summary sidebar hardcoded "Gulf Coast Pressure Washing"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B05E25" w14:textId="77777777" w:rsidR="00421C69" w:rsidRDefault="00421C69">
            <w:pPr>
              <w:spacing w:before="150" w:after="150"/>
              <w:rPr>
                <w:rFonts w:eastAsia="Times New Roman"/>
              </w:rPr>
            </w:pPr>
            <w:r>
              <w:rPr>
                <w:rFonts w:eastAsia="Times New Roman"/>
              </w:rPr>
              <w:t>Sidebar showed a hardcoded demo business (name, category, phone, service area, offer) regardless of the actual draft. Publish Queue also showed 5 hardcoded platform rows (Google/Facebook/Instagram/</w:t>
            </w:r>
            <w:proofErr w:type="spellStart"/>
            <w:r>
              <w:rPr>
                <w:rFonts w:eastAsia="Times New Roman"/>
              </w:rPr>
              <w:t>Nextdoor</w:t>
            </w:r>
            <w:proofErr w:type="spellEnd"/>
            <w:r>
              <w:rPr>
                <w:rFonts w:eastAsia="Times New Roman"/>
              </w:rPr>
              <w:t xml:space="preserve">/Craigslist). Fix: Added </w:t>
            </w:r>
            <w:r>
              <w:rPr>
                <w:rStyle w:val="HTMLCode"/>
              </w:rPr>
              <w:t>id="</w:t>
            </w:r>
            <w:proofErr w:type="spellStart"/>
            <w:r>
              <w:rPr>
                <w:rStyle w:val="HTMLCode"/>
              </w:rPr>
              <w:t>sb</w:t>
            </w:r>
            <w:proofErr w:type="spellEnd"/>
            <w:r>
              <w:rPr>
                <w:rStyle w:val="HTMLCode"/>
              </w:rPr>
              <w:t>-name"</w:t>
            </w:r>
            <w:r>
              <w:rPr>
                <w:rFonts w:eastAsia="Times New Roman"/>
              </w:rPr>
              <w:t xml:space="preserve">, </w:t>
            </w:r>
            <w:r>
              <w:rPr>
                <w:rStyle w:val="HTMLCode"/>
              </w:rPr>
              <w:t>id="</w:t>
            </w:r>
            <w:proofErr w:type="spellStart"/>
            <w:r>
              <w:rPr>
                <w:rStyle w:val="HTMLCode"/>
              </w:rPr>
              <w:t>sb</w:t>
            </w:r>
            <w:proofErr w:type="spellEnd"/>
            <w:r>
              <w:rPr>
                <w:rStyle w:val="HTMLCode"/>
              </w:rPr>
              <w:t>-category"</w:t>
            </w:r>
            <w:r>
              <w:rPr>
                <w:rFonts w:eastAsia="Times New Roman"/>
              </w:rPr>
              <w:t xml:space="preserve">, </w:t>
            </w:r>
            <w:r>
              <w:rPr>
                <w:rStyle w:val="HTMLCode"/>
              </w:rPr>
              <w:t>id="</w:t>
            </w:r>
            <w:proofErr w:type="spellStart"/>
            <w:r>
              <w:rPr>
                <w:rStyle w:val="HTMLCode"/>
              </w:rPr>
              <w:t>sb</w:t>
            </w:r>
            <w:proofErr w:type="spellEnd"/>
            <w:r>
              <w:rPr>
                <w:rStyle w:val="HTMLCode"/>
              </w:rPr>
              <w:t>-phone"</w:t>
            </w:r>
            <w:r>
              <w:rPr>
                <w:rFonts w:eastAsia="Times New Roman"/>
              </w:rPr>
              <w:t xml:space="preserve">, </w:t>
            </w:r>
            <w:r>
              <w:rPr>
                <w:rStyle w:val="HTMLCode"/>
              </w:rPr>
              <w:t>id="</w:t>
            </w:r>
            <w:proofErr w:type="spellStart"/>
            <w:r>
              <w:rPr>
                <w:rStyle w:val="HTMLCode"/>
              </w:rPr>
              <w:t>sb</w:t>
            </w:r>
            <w:proofErr w:type="spellEnd"/>
            <w:r>
              <w:rPr>
                <w:rStyle w:val="HTMLCode"/>
              </w:rPr>
              <w:t>-area"</w:t>
            </w:r>
            <w:r>
              <w:rPr>
                <w:rFonts w:eastAsia="Times New Roman"/>
              </w:rPr>
              <w:t xml:space="preserve">, </w:t>
            </w:r>
            <w:r>
              <w:rPr>
                <w:rStyle w:val="HTMLCode"/>
              </w:rPr>
              <w:t>id="</w:t>
            </w:r>
            <w:proofErr w:type="spellStart"/>
            <w:r>
              <w:rPr>
                <w:rStyle w:val="HTMLCode"/>
              </w:rPr>
              <w:t>sb</w:t>
            </w:r>
            <w:proofErr w:type="spellEnd"/>
            <w:r>
              <w:rPr>
                <w:rStyle w:val="HTMLCode"/>
              </w:rPr>
              <w:t>-offer"</w:t>
            </w:r>
            <w:r>
              <w:rPr>
                <w:rFonts w:eastAsia="Times New Roman"/>
              </w:rPr>
              <w:t xml:space="preserve"> to sidebar value </w:t>
            </w:r>
            <w:proofErr w:type="spellStart"/>
            <w:r>
              <w:rPr>
                <w:rFonts w:eastAsia="Times New Roman"/>
              </w:rPr>
              <w:t>divs</w:t>
            </w:r>
            <w:proofErr w:type="spellEnd"/>
            <w:r>
              <w:rPr>
                <w:rFonts w:eastAsia="Times New Roman"/>
              </w:rPr>
              <w:t xml:space="preserve">; added </w:t>
            </w:r>
            <w:r>
              <w:rPr>
                <w:rStyle w:val="HTMLCode"/>
              </w:rPr>
              <w:t>id="publish-queue"</w:t>
            </w:r>
            <w:r>
              <w:rPr>
                <w:rFonts w:eastAsia="Times New Roman"/>
              </w:rPr>
              <w:t xml:space="preserve"> to the queue container. </w:t>
            </w:r>
            <w:proofErr w:type="spellStart"/>
            <w:r>
              <w:rPr>
                <w:rStyle w:val="HTMLCode"/>
              </w:rPr>
              <w:t>populateFromDraftData</w:t>
            </w:r>
            <w:proofErr w:type="spellEnd"/>
            <w:r>
              <w:rPr>
                <w:rStyle w:val="HTMLCode"/>
              </w:rPr>
              <w:t>()</w:t>
            </w:r>
            <w:r>
              <w:rPr>
                <w:rFonts w:eastAsia="Times New Roman"/>
              </w:rPr>
              <w:t xml:space="preserve"> now fills all five sidebar fields from </w:t>
            </w:r>
            <w:proofErr w:type="spellStart"/>
            <w:r>
              <w:rPr>
                <w:rStyle w:val="HTMLCode"/>
              </w:rPr>
              <w:t>draftData.name</w:t>
            </w:r>
            <w:proofErr w:type="spellEnd"/>
            <w:r>
              <w:rPr>
                <w:rStyle w:val="HTMLCode"/>
              </w:rPr>
              <w:t>/category/phone/region/address/offer</w:t>
            </w:r>
            <w:r>
              <w:rPr>
                <w:rFonts w:eastAsia="Times New Roman"/>
              </w:rPr>
              <w:t xml:space="preserve"> and rebuilds the Publish Queue dynamically from </w:t>
            </w:r>
            <w:proofErr w:type="spellStart"/>
            <w:r>
              <w:rPr>
                <w:rStyle w:val="HTMLCode"/>
              </w:rPr>
              <w:t>Object.keys</w:t>
            </w:r>
            <w:proofErr w:type="spellEnd"/>
            <w:r>
              <w:rPr>
                <w:rStyle w:val="HTMLCode"/>
              </w:rPr>
              <w:t>(</w:t>
            </w:r>
            <w:proofErr w:type="spellStart"/>
            <w:r>
              <w:rPr>
                <w:rStyle w:val="HTMLCode"/>
              </w:rPr>
              <w:t>draftData.adaptations</w:t>
            </w:r>
            <w:proofErr w:type="spellEnd"/>
            <w:r>
              <w:rPr>
                <w:rStyle w:val="HTMLCode"/>
              </w:rPr>
              <w:t>)</w:t>
            </w:r>
            <w:r>
              <w:rPr>
                <w:rFonts w:eastAsia="Times New Roman"/>
              </w:rPr>
              <w:t xml:space="preserve"> using PLATFORM_META for icons and Auto/Copy-Ready badges. Playwright confirmed sidebar shows "—" (not Gulf Coast) when no draft is loaded.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18976B" w14:textId="77777777" w:rsidR="00421C69" w:rsidRDefault="00421C69">
            <w:pPr>
              <w:spacing w:before="150" w:after="150"/>
              <w:rPr>
                <w:rFonts w:eastAsia="Times New Roman"/>
              </w:rPr>
            </w:pPr>
          </w:p>
        </w:tc>
      </w:tr>
      <w:tr w:rsidR="00421C69" w14:paraId="5FECBB4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3512B1" w14:textId="77777777" w:rsidR="00421C69" w:rsidRDefault="00421C69">
            <w:pPr>
              <w:spacing w:before="150" w:after="150"/>
              <w:rPr>
                <w:rFonts w:eastAsia="Times New Roman"/>
              </w:rPr>
            </w:pPr>
            <w:r>
              <w:rPr>
                <w:rFonts w:eastAsia="Times New Roman"/>
              </w:rPr>
              <w:t xml:space="preserve">Jun 20, </w:t>
            </w:r>
            <w:r>
              <w:rPr>
                <w:rFonts w:eastAsia="Times New Roman"/>
              </w:rPr>
              <w:lastRenderedPageBreak/>
              <w:t>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1AF4DB" w14:textId="77777777" w:rsidR="00421C69" w:rsidRDefault="00421C69">
            <w:pPr>
              <w:spacing w:before="150" w:after="150"/>
              <w:rPr>
                <w:rFonts w:eastAsia="Times New Roman"/>
              </w:rPr>
            </w:pPr>
            <w:r>
              <w:rPr>
                <w:rStyle w:val="HTMLCode"/>
              </w:rPr>
              <w:lastRenderedPageBreak/>
              <w:t>BlastyBiz-Onboarding.html</w:t>
            </w:r>
            <w:r>
              <w:rPr>
                <w:rFonts w:eastAsia="Times New Roman"/>
              </w:rPr>
              <w:t xml:space="preserve"> — Connect platform buttons were fake </w:t>
            </w:r>
            <w:r>
              <w:rPr>
                <w:rFonts w:eastAsia="Times New Roman"/>
              </w:rPr>
              <w:lastRenderedPageBreak/>
              <w:t>(</w:t>
            </w:r>
            <w:proofErr w:type="spellStart"/>
            <w:r>
              <w:rPr>
                <w:rFonts w:eastAsia="Times New Roman"/>
              </w:rPr>
              <w:t>setTimeout</w:t>
            </w:r>
            <w:proofErr w:type="spellEnd"/>
            <w:r>
              <w:rPr>
                <w:rFonts w:eastAsia="Times New Roman"/>
              </w:rPr>
              <w:t xml:space="preserve"> placeholder)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304642" w14:textId="77777777" w:rsidR="00421C69" w:rsidRDefault="00421C69">
            <w:pPr>
              <w:spacing w:before="150" w:after="150"/>
              <w:rPr>
                <w:rFonts w:eastAsia="Times New Roman"/>
              </w:rPr>
            </w:pPr>
            <w:proofErr w:type="spellStart"/>
            <w:r>
              <w:rPr>
                <w:rStyle w:val="HTMLCode"/>
              </w:rPr>
              <w:lastRenderedPageBreak/>
              <w:t>connectPlatform</w:t>
            </w:r>
            <w:proofErr w:type="spellEnd"/>
            <w:r>
              <w:rPr>
                <w:rStyle w:val="HTMLCode"/>
              </w:rPr>
              <w:t xml:space="preserve">(id, </w:t>
            </w:r>
            <w:proofErr w:type="spellStart"/>
            <w:r>
              <w:rPr>
                <w:rStyle w:val="HTMLCode"/>
              </w:rPr>
              <w:t>btn</w:t>
            </w:r>
            <w:proofErr w:type="spellEnd"/>
            <w:r>
              <w:rPr>
                <w:rStyle w:val="HTMLCode"/>
              </w:rPr>
              <w:t>)</w:t>
            </w:r>
            <w:r>
              <w:rPr>
                <w:rFonts w:eastAsia="Times New Roman"/>
              </w:rPr>
              <w:t xml:space="preserve"> used a 1.2-second </w:t>
            </w:r>
            <w:proofErr w:type="spellStart"/>
            <w:r>
              <w:rPr>
                <w:rStyle w:val="HTMLCode"/>
              </w:rPr>
              <w:t>setTimeout</w:t>
            </w:r>
            <w:proofErr w:type="spellEnd"/>
            <w:r>
              <w:rPr>
                <w:rFonts w:eastAsia="Times New Roman"/>
              </w:rPr>
              <w:t xml:space="preserve"> to fake a "✓ Connected" state. No OAuth was triggered, no tokens were stored in </w:t>
            </w:r>
            <w:proofErr w:type="spellStart"/>
            <w:r>
              <w:rPr>
                <w:rStyle w:val="HTMLCode"/>
              </w:rPr>
              <w:t>platformConnections</w:t>
            </w:r>
            <w:proofErr w:type="spellEnd"/>
            <w:r>
              <w:rPr>
                <w:rFonts w:eastAsia="Times New Roman"/>
              </w:rPr>
              <w:t xml:space="preserve">, so every </w:t>
            </w:r>
            <w:r>
              <w:rPr>
                <w:rFonts w:eastAsia="Times New Roman"/>
              </w:rPr>
              <w:lastRenderedPageBreak/>
              <w:t xml:space="preserve">auto-post job for those platforms would fail at the </w:t>
            </w:r>
            <w:proofErr w:type="spellStart"/>
            <w:r>
              <w:rPr>
                <w:rStyle w:val="HTMLCode"/>
              </w:rPr>
              <w:t>onJobCreated</w:t>
            </w:r>
            <w:proofErr w:type="spellEnd"/>
            <w:r>
              <w:rPr>
                <w:rFonts w:eastAsia="Times New Roman"/>
              </w:rPr>
              <w:t xml:space="preserve"> trigger with "No platform connection found". Fix: replaced the </w:t>
            </w:r>
            <w:proofErr w:type="spellStart"/>
            <w:r>
              <w:rPr>
                <w:rFonts w:eastAsia="Times New Roman"/>
              </w:rPr>
              <w:t>setTimeout</w:t>
            </w:r>
            <w:proofErr w:type="spellEnd"/>
            <w:r>
              <w:rPr>
                <w:rFonts w:eastAsia="Times New Roman"/>
              </w:rPr>
              <w:t xml:space="preserve"> with </w:t>
            </w:r>
            <w:proofErr w:type="spellStart"/>
            <w:r>
              <w:rPr>
                <w:rStyle w:val="HTMLCode"/>
              </w:rPr>
              <w:t>window.location.href</w:t>
            </w:r>
            <w:proofErr w:type="spellEnd"/>
            <w:r>
              <w:rPr>
                <w:rStyle w:val="HTMLCode"/>
              </w:rPr>
              <w:t xml:space="preserve"> = '</w:t>
            </w:r>
            <w:proofErr w:type="spellStart"/>
            <w:r>
              <w:rPr>
                <w:rStyle w:val="HTMLCode"/>
              </w:rPr>
              <w:t>BlastyBiz-Connect.html?platform</w:t>
            </w:r>
            <w:proofErr w:type="spellEnd"/>
            <w:r>
              <w:rPr>
                <w:rStyle w:val="HTMLCode"/>
              </w:rPr>
              <w:t xml:space="preserve">=' + </w:t>
            </w:r>
            <w:proofErr w:type="spellStart"/>
            <w:r>
              <w:rPr>
                <w:rStyle w:val="HTMLCode"/>
              </w:rPr>
              <w:t>oauthPlatform</w:t>
            </w:r>
            <w:proofErr w:type="spellEnd"/>
            <w:r>
              <w:rPr>
                <w:rStyle w:val="HTMLCode"/>
              </w:rPr>
              <w:t xml:space="preserve"> + '&amp;</w:t>
            </w:r>
            <w:proofErr w:type="spellStart"/>
            <w:r>
              <w:rPr>
                <w:rStyle w:val="HTMLCode"/>
              </w:rPr>
              <w:t>returnTo</w:t>
            </w:r>
            <w:proofErr w:type="spellEnd"/>
            <w:r>
              <w:rPr>
                <w:rStyle w:val="HTMLCode"/>
              </w:rPr>
              <w:t>=onboarding'</w:t>
            </w:r>
            <w:r>
              <w:rPr>
                <w:rFonts w:eastAsia="Times New Roman"/>
              </w:rPr>
              <w:t>. Instagram maps to the Facebook OAuth flow (</w:t>
            </w:r>
            <w:proofErr w:type="spellStart"/>
            <w:r>
              <w:rPr>
                <w:rFonts w:eastAsia="Times New Roman"/>
              </w:rPr>
              <w:t>instagram</w:t>
            </w:r>
            <w:proofErr w:type="spellEnd"/>
            <w:r>
              <w:rPr>
                <w:rFonts w:eastAsia="Times New Roman"/>
              </w:rPr>
              <w:t xml:space="preserve"> → </w:t>
            </w:r>
            <w:proofErr w:type="spellStart"/>
            <w:r>
              <w:rPr>
                <w:rFonts w:eastAsia="Times New Roman"/>
              </w:rPr>
              <w:t>facebook</w:t>
            </w:r>
            <w:proofErr w:type="spellEnd"/>
            <w:r>
              <w:rPr>
                <w:rFonts w:eastAsia="Times New Roman"/>
              </w:rPr>
              <w:t xml:space="preserve">). Playwright confirmed clicking Google Connect navigates to </w:t>
            </w:r>
            <w:proofErr w:type="spellStart"/>
            <w:r>
              <w:rPr>
                <w:rStyle w:val="HTMLCode"/>
              </w:rPr>
              <w:t>BlastyBiz-Connect.html?platform</w:t>
            </w:r>
            <w:proofErr w:type="spellEnd"/>
            <w:r>
              <w:rPr>
                <w:rStyle w:val="HTMLCode"/>
              </w:rPr>
              <w:t>=</w:t>
            </w:r>
            <w:proofErr w:type="spellStart"/>
            <w:r>
              <w:rPr>
                <w:rStyle w:val="HTMLCode"/>
              </w:rPr>
              <w:t>google&amp;returnTo</w:t>
            </w:r>
            <w:proofErr w:type="spellEnd"/>
            <w:r>
              <w:rPr>
                <w:rStyle w:val="HTMLCode"/>
              </w:rPr>
              <w:t>=onboarding</w:t>
            </w:r>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041D81" w14:textId="77777777" w:rsidR="00421C69" w:rsidRDefault="00421C69">
            <w:pPr>
              <w:spacing w:before="150" w:after="150"/>
              <w:rPr>
                <w:rFonts w:eastAsia="Times New Roman"/>
              </w:rPr>
            </w:pPr>
          </w:p>
        </w:tc>
      </w:tr>
      <w:tr w:rsidR="00421C69" w14:paraId="25EEC22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DA3FDC"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D087F5" w14:textId="77777777" w:rsidR="00421C69" w:rsidRDefault="00421C69">
            <w:pPr>
              <w:spacing w:before="150" w:after="150"/>
              <w:rPr>
                <w:rFonts w:eastAsia="Times New Roman"/>
              </w:rPr>
            </w:pPr>
            <w:r>
              <w:rPr>
                <w:rStyle w:val="HTMLCode"/>
              </w:rPr>
              <w:t>BlastyBiz-Connected.html</w:t>
            </w:r>
            <w:r>
              <w:rPr>
                <w:rFonts w:eastAsia="Times New Roman"/>
              </w:rPr>
              <w:t xml:space="preserve"> — no way back to onboarding after OAuth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FC7BDA" w14:textId="77777777" w:rsidR="00421C69" w:rsidRDefault="00421C69">
            <w:pPr>
              <w:spacing w:before="150" w:after="150"/>
              <w:rPr>
                <w:rFonts w:eastAsia="Times New Roman"/>
              </w:rPr>
            </w:pPr>
            <w:r>
              <w:rPr>
                <w:rFonts w:eastAsia="Times New Roman"/>
              </w:rPr>
              <w:t xml:space="preserve">After completing OAuth from within the onboarding wizard, </w:t>
            </w:r>
            <w:r>
              <w:rPr>
                <w:rStyle w:val="HTMLCode"/>
              </w:rPr>
              <w:t>BlastyBiz-Connected.html</w:t>
            </w:r>
            <w:r>
              <w:rPr>
                <w:rFonts w:eastAsia="Times New Roman"/>
              </w:rPr>
              <w:t xml:space="preserve"> showed "Create Your First Listing" and "Go to Dashboard" — no route back to finish setup. Fix: reads </w:t>
            </w:r>
            <w:proofErr w:type="spellStart"/>
            <w:r>
              <w:rPr>
                <w:rStyle w:val="HTMLCode"/>
              </w:rPr>
              <w:t>returnTo</w:t>
            </w:r>
            <w:proofErr w:type="spellEnd"/>
            <w:r>
              <w:rPr>
                <w:rFonts w:eastAsia="Times New Roman"/>
              </w:rPr>
              <w:t xml:space="preserve"> query </w:t>
            </w:r>
            <w:proofErr w:type="spellStart"/>
            <w:r>
              <w:rPr>
                <w:rFonts w:eastAsia="Times New Roman"/>
              </w:rPr>
              <w:t>param</w:t>
            </w:r>
            <w:proofErr w:type="spellEnd"/>
            <w:r>
              <w:rPr>
                <w:rFonts w:eastAsia="Times New Roman"/>
              </w:rPr>
              <w:t xml:space="preserve">; when </w:t>
            </w:r>
            <w:proofErr w:type="spellStart"/>
            <w:r>
              <w:rPr>
                <w:rStyle w:val="HTMLCode"/>
              </w:rPr>
              <w:t>returnTo</w:t>
            </w:r>
            <w:proofErr w:type="spellEnd"/>
            <w:r>
              <w:rPr>
                <w:rStyle w:val="HTMLCode"/>
              </w:rPr>
              <w:t>=onboarding</w:t>
            </w:r>
            <w:r>
              <w:rPr>
                <w:rFonts w:eastAsia="Times New Roman"/>
              </w:rPr>
              <w:t>, replaces the CTA group with "← Back to Setup" (returns to BlastyBiz-Onboarding.html) and "Connect another platform".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28165D" w14:textId="77777777" w:rsidR="00421C69" w:rsidRDefault="00421C69">
            <w:pPr>
              <w:spacing w:before="150" w:after="150"/>
              <w:rPr>
                <w:rFonts w:eastAsia="Times New Roman"/>
              </w:rPr>
            </w:pPr>
          </w:p>
        </w:tc>
      </w:tr>
      <w:tr w:rsidR="00421C69" w14:paraId="7F9B2F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9B403D" w14:textId="77777777" w:rsidR="00421C69" w:rsidRDefault="00421C69">
            <w:pPr>
              <w:spacing w:before="150" w:after="150"/>
              <w:rPr>
                <w:rFonts w:eastAsia="Times New Roman"/>
              </w:rPr>
            </w:pPr>
            <w:r>
              <w:rPr>
                <w:rFonts w:eastAsia="Times New Roman"/>
              </w:rPr>
              <w:t>Ju</w:t>
            </w:r>
            <w:r>
              <w:rPr>
                <w:rFonts w:eastAsia="Times New Roman"/>
              </w:rPr>
              <w:lastRenderedPageBreak/>
              <w:t>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FC377C" w14:textId="77777777" w:rsidR="00421C69" w:rsidRDefault="00421C69">
            <w:pPr>
              <w:spacing w:before="150" w:after="150"/>
              <w:rPr>
                <w:rFonts w:eastAsia="Times New Roman"/>
              </w:rPr>
            </w:pPr>
            <w:r>
              <w:rPr>
                <w:rStyle w:val="HTMLCode"/>
              </w:rPr>
              <w:lastRenderedPageBreak/>
              <w:t>BlastyBiz-Connect.html</w:t>
            </w:r>
            <w:r>
              <w:rPr>
                <w:rFonts w:eastAsia="Times New Roman"/>
              </w:rPr>
              <w:t xml:space="preserve"> + </w:t>
            </w:r>
            <w:r>
              <w:rPr>
                <w:rStyle w:val="HTMLCode"/>
              </w:rPr>
              <w:t>functions/</w:t>
            </w:r>
            <w:proofErr w:type="spellStart"/>
            <w:r>
              <w:rPr>
                <w:rStyle w:val="HTMLCode"/>
              </w:rPr>
              <w:t>index</w:t>
            </w:r>
            <w:r>
              <w:rPr>
                <w:rStyle w:val="HTMLCode"/>
              </w:rPr>
              <w:lastRenderedPageBreak/>
              <w:t>.js</w:t>
            </w:r>
            <w:proofErr w:type="spellEnd"/>
            <w:r>
              <w:rPr>
                <w:rFonts w:eastAsia="Times New Roman"/>
              </w:rPr>
              <w:t xml:space="preserve"> (4 OAuth functions) — </w:t>
            </w:r>
            <w:proofErr w:type="spellStart"/>
            <w:r>
              <w:rPr>
                <w:rStyle w:val="HTMLCode"/>
              </w:rPr>
              <w:t>returnTo</w:t>
            </w:r>
            <w:proofErr w:type="spellEnd"/>
            <w:r>
              <w:rPr>
                <w:rFonts w:eastAsia="Times New Roman"/>
              </w:rPr>
              <w:t xml:space="preserve"> </w:t>
            </w:r>
            <w:proofErr w:type="spellStart"/>
            <w:r>
              <w:rPr>
                <w:rFonts w:eastAsia="Times New Roman"/>
              </w:rPr>
              <w:t>param</w:t>
            </w:r>
            <w:proofErr w:type="spellEnd"/>
            <w:r>
              <w:rPr>
                <w:rFonts w:eastAsia="Times New Roman"/>
              </w:rPr>
              <w:t xml:space="preserve"> lost across OAuth round-trip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E942ED" w14:textId="77777777" w:rsidR="00421C69" w:rsidRDefault="00421C69">
            <w:pPr>
              <w:spacing w:before="150" w:after="150"/>
              <w:rPr>
                <w:rFonts w:eastAsia="Times New Roman"/>
              </w:rPr>
            </w:pPr>
            <w:r>
              <w:rPr>
                <w:rFonts w:eastAsia="Times New Roman"/>
              </w:rPr>
              <w:lastRenderedPageBreak/>
              <w:t xml:space="preserve">The </w:t>
            </w:r>
            <w:proofErr w:type="spellStart"/>
            <w:r>
              <w:rPr>
                <w:rFonts w:eastAsia="Times New Roman"/>
              </w:rPr>
              <w:t>onboarding→Connect→OAuth→Conn</w:t>
            </w:r>
            <w:r>
              <w:rPr>
                <w:rFonts w:eastAsia="Times New Roman"/>
              </w:rPr>
              <w:lastRenderedPageBreak/>
              <w:t>ected</w:t>
            </w:r>
            <w:proofErr w:type="spellEnd"/>
            <w:r>
              <w:rPr>
                <w:rFonts w:eastAsia="Times New Roman"/>
              </w:rPr>
              <w:t xml:space="preserve"> chain requires </w:t>
            </w:r>
            <w:proofErr w:type="spellStart"/>
            <w:r>
              <w:rPr>
                <w:rStyle w:val="HTMLCode"/>
              </w:rPr>
              <w:t>returnTo</w:t>
            </w:r>
            <w:proofErr w:type="spellEnd"/>
            <w:r>
              <w:rPr>
                <w:rStyle w:val="HTMLCode"/>
              </w:rPr>
              <w:t>=onboarding</w:t>
            </w:r>
            <w:r>
              <w:rPr>
                <w:rFonts w:eastAsia="Times New Roman"/>
              </w:rPr>
              <w:t xml:space="preserve"> to survive through the Google/Facebook OAuth redirect. </w:t>
            </w:r>
            <w:r>
              <w:rPr>
                <w:rStyle w:val="HTMLCode"/>
              </w:rPr>
              <w:t>BlastyBiz-Connect.html</w:t>
            </w:r>
            <w:r>
              <w:rPr>
                <w:rFonts w:eastAsia="Times New Roman"/>
              </w:rPr>
              <w:t xml:space="preserve"> was building the initiate CF URL without forwarding the </w:t>
            </w:r>
            <w:proofErr w:type="spellStart"/>
            <w:r>
              <w:rPr>
                <w:rStyle w:val="HTMLCode"/>
              </w:rPr>
              <w:t>returnTo</w:t>
            </w:r>
            <w:proofErr w:type="spellEnd"/>
            <w:r>
              <w:rPr>
                <w:rFonts w:eastAsia="Times New Roman"/>
              </w:rPr>
              <w:t xml:space="preserve"> </w:t>
            </w:r>
            <w:proofErr w:type="spellStart"/>
            <w:r>
              <w:rPr>
                <w:rFonts w:eastAsia="Times New Roman"/>
              </w:rPr>
              <w:t>param</w:t>
            </w:r>
            <w:proofErr w:type="spellEnd"/>
            <w:r>
              <w:rPr>
                <w:rFonts w:eastAsia="Times New Roman"/>
              </w:rPr>
              <w:t xml:space="preserve">. Both </w:t>
            </w:r>
            <w:proofErr w:type="spellStart"/>
            <w:r>
              <w:rPr>
                <w:rStyle w:val="HTMLCode"/>
              </w:rPr>
              <w:t>initiateGoogleOAuth</w:t>
            </w:r>
            <w:proofErr w:type="spellEnd"/>
            <w:r>
              <w:rPr>
                <w:rFonts w:eastAsia="Times New Roman"/>
              </w:rPr>
              <w:t xml:space="preserve"> and </w:t>
            </w:r>
            <w:proofErr w:type="spellStart"/>
            <w:r>
              <w:rPr>
                <w:rStyle w:val="HTMLCode"/>
              </w:rPr>
              <w:t>initiateFacebookOAuth</w:t>
            </w:r>
            <w:proofErr w:type="spellEnd"/>
            <w:r>
              <w:rPr>
                <w:rFonts w:eastAsia="Times New Roman"/>
              </w:rPr>
              <w:t xml:space="preserve"> CFs were only storing </w:t>
            </w:r>
            <w:r>
              <w:rPr>
                <w:rStyle w:val="HTMLCode"/>
              </w:rPr>
              <w:t>{</w:t>
            </w:r>
            <w:proofErr w:type="spellStart"/>
            <w:r>
              <w:rPr>
                <w:rStyle w:val="HTMLCode"/>
              </w:rPr>
              <w:t>businessId</w:t>
            </w:r>
            <w:proofErr w:type="spellEnd"/>
            <w:r>
              <w:rPr>
                <w:rStyle w:val="HTMLCode"/>
              </w:rPr>
              <w:t xml:space="preserve">, </w:t>
            </w:r>
            <w:proofErr w:type="spellStart"/>
            <w:r>
              <w:rPr>
                <w:rStyle w:val="HTMLCode"/>
              </w:rPr>
              <w:t>uid</w:t>
            </w:r>
            <w:proofErr w:type="spellEnd"/>
            <w:r>
              <w:rPr>
                <w:rStyle w:val="HTMLCode"/>
              </w:rPr>
              <w:t>}</w:t>
            </w:r>
            <w:r>
              <w:rPr>
                <w:rFonts w:eastAsia="Times New Roman"/>
              </w:rPr>
              <w:t xml:space="preserve"> in the OAuth </w:t>
            </w:r>
            <w:r>
              <w:rPr>
                <w:rStyle w:val="HTMLCode"/>
              </w:rPr>
              <w:t>state</w:t>
            </w:r>
            <w:r>
              <w:rPr>
                <w:rFonts w:eastAsia="Times New Roman"/>
              </w:rPr>
              <w:t xml:space="preserve">; </w:t>
            </w:r>
            <w:proofErr w:type="spellStart"/>
            <w:r>
              <w:rPr>
                <w:rStyle w:val="HTMLCode"/>
              </w:rPr>
              <w:t>googleOAuthCallback</w:t>
            </w:r>
            <w:proofErr w:type="spellEnd"/>
            <w:r>
              <w:rPr>
                <w:rFonts w:eastAsia="Times New Roman"/>
              </w:rPr>
              <w:t xml:space="preserve"> and </w:t>
            </w:r>
            <w:proofErr w:type="spellStart"/>
            <w:r>
              <w:rPr>
                <w:rStyle w:val="HTMLCode"/>
              </w:rPr>
              <w:t>facebookOAuthCallback</w:t>
            </w:r>
            <w:proofErr w:type="spellEnd"/>
            <w:r>
              <w:rPr>
                <w:rFonts w:eastAsia="Times New Roman"/>
              </w:rPr>
              <w:t xml:space="preserve"> were hardcoding the final redirect to </w:t>
            </w:r>
            <w:proofErr w:type="spellStart"/>
            <w:r>
              <w:rPr>
                <w:rStyle w:val="HTMLCode"/>
              </w:rPr>
              <w:t>BlastyBiz-Connected.html?connected</w:t>
            </w:r>
            <w:proofErr w:type="spellEnd"/>
            <w:r>
              <w:rPr>
                <w:rStyle w:val="HTMLCode"/>
              </w:rPr>
              <w:t>=google</w:t>
            </w:r>
            <w:r>
              <w:rPr>
                <w:rFonts w:eastAsia="Times New Roman"/>
              </w:rPr>
              <w:t xml:space="preserve"> (no </w:t>
            </w:r>
            <w:proofErr w:type="spellStart"/>
            <w:r>
              <w:rPr>
                <w:rStyle w:val="HTMLCode"/>
              </w:rPr>
              <w:t>returnTo</w:t>
            </w:r>
            <w:proofErr w:type="spellEnd"/>
            <w:r>
              <w:rPr>
                <w:rFonts w:eastAsia="Times New Roman"/>
              </w:rPr>
              <w:t xml:space="preserve">). Fix: Connect.html reads </w:t>
            </w:r>
            <w:proofErr w:type="spellStart"/>
            <w:r>
              <w:rPr>
                <w:rStyle w:val="HTMLCode"/>
              </w:rPr>
              <w:t>returnTo</w:t>
            </w:r>
            <w:proofErr w:type="spellEnd"/>
            <w:r>
              <w:rPr>
                <w:rFonts w:eastAsia="Times New Roman"/>
              </w:rPr>
              <w:t xml:space="preserve"> from its own query string and appends it to the CF URL. Both initiate CFs include </w:t>
            </w:r>
            <w:proofErr w:type="spellStart"/>
            <w:r>
              <w:rPr>
                <w:rStyle w:val="HTMLCode"/>
              </w:rPr>
              <w:t>returnTo</w:t>
            </w:r>
            <w:proofErr w:type="spellEnd"/>
            <w:r>
              <w:rPr>
                <w:rFonts w:eastAsia="Times New Roman"/>
              </w:rPr>
              <w:t xml:space="preserve"> in the JSON state. Both callback CFs parse </w:t>
            </w:r>
            <w:proofErr w:type="spellStart"/>
            <w:r>
              <w:rPr>
                <w:rStyle w:val="HTMLCode"/>
              </w:rPr>
              <w:t>returnTo</w:t>
            </w:r>
            <w:proofErr w:type="spellEnd"/>
            <w:r>
              <w:rPr>
                <w:rFonts w:eastAsia="Times New Roman"/>
              </w:rPr>
              <w:t xml:space="preserve"> from state and construct the redirect URL with it appended. Deployed to Cloud Functions.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B93E64" w14:textId="77777777" w:rsidR="00421C69" w:rsidRDefault="00421C69">
            <w:pPr>
              <w:spacing w:before="150" w:after="150"/>
              <w:rPr>
                <w:rFonts w:eastAsia="Times New Roman"/>
              </w:rPr>
            </w:pPr>
          </w:p>
        </w:tc>
      </w:tr>
      <w:tr w:rsidR="00421C69" w14:paraId="3AB213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8BBB97" w14:textId="77777777" w:rsidR="00421C69" w:rsidRDefault="00421C69">
            <w:pPr>
              <w:spacing w:before="150" w:after="150"/>
              <w:rPr>
                <w:rFonts w:eastAsia="Times New Roman"/>
              </w:rPr>
            </w:pPr>
            <w:r>
              <w:rPr>
                <w:rFonts w:eastAsia="Times New Roman"/>
              </w:rPr>
              <w:t>Jun 20, 20</w:t>
            </w:r>
            <w:r>
              <w:rPr>
                <w:rFonts w:eastAsia="Times New Roman"/>
              </w:rPr>
              <w:lastRenderedPageBreak/>
              <w:t>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A89E25" w14:textId="77777777" w:rsidR="00421C69" w:rsidRDefault="00421C69">
            <w:pPr>
              <w:spacing w:before="150" w:after="150"/>
              <w:rPr>
                <w:rFonts w:eastAsia="Times New Roman"/>
              </w:rPr>
            </w:pPr>
            <w:r>
              <w:rPr>
                <w:rStyle w:val="HTMLCode"/>
              </w:rPr>
              <w:lastRenderedPageBreak/>
              <w:t>functions/</w:t>
            </w:r>
            <w:proofErr w:type="spellStart"/>
            <w:r>
              <w:rPr>
                <w:rStyle w:val="HTMLCode"/>
              </w:rPr>
              <w:t>index.js</w:t>
            </w:r>
            <w:proofErr w:type="spellEnd"/>
            <w:r>
              <w:rPr>
                <w:rFonts w:eastAsia="Times New Roman"/>
              </w:rPr>
              <w:t xml:space="preserve"> — </w:t>
            </w:r>
            <w:proofErr w:type="spellStart"/>
            <w:r>
              <w:rPr>
                <w:rStyle w:val="HTMLCode"/>
              </w:rPr>
              <w:t>onPublishJobCreated</w:t>
            </w:r>
            <w:proofErr w:type="spellEnd"/>
            <w:r>
              <w:rPr>
                <w:rFonts w:eastAsia="Times New Roman"/>
              </w:rPr>
              <w:t xml:space="preserve"> stale HTTPS stub blocking </w:t>
            </w:r>
            <w:proofErr w:type="spellStart"/>
            <w:r>
              <w:rPr>
                <w:rFonts w:eastAsia="Times New Roman"/>
              </w:rPr>
              <w:t>Firestore</w:t>
            </w:r>
            <w:proofErr w:type="spellEnd"/>
            <w:r>
              <w:rPr>
                <w:rFonts w:eastAsia="Times New Roman"/>
              </w:rPr>
              <w:t xml:space="preserve"> trigger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C7C8E3" w14:textId="77777777" w:rsidR="00421C69" w:rsidRDefault="00421C69">
            <w:pPr>
              <w:spacing w:before="150" w:after="150"/>
              <w:rPr>
                <w:rFonts w:eastAsia="Times New Roman"/>
              </w:rPr>
            </w:pPr>
            <w:proofErr w:type="spellStart"/>
            <w:r>
              <w:rPr>
                <w:rStyle w:val="HTMLCode"/>
              </w:rPr>
              <w:t>onPublishJobCreated</w:t>
            </w:r>
            <w:proofErr w:type="spellEnd"/>
            <w:r>
              <w:rPr>
                <w:rFonts w:eastAsia="Times New Roman"/>
              </w:rPr>
              <w:t xml:space="preserve"> was deployed as an HTTPS function in a previous session; Firebase blocks in-place type changes. The function body was wrapped in a </w:t>
            </w:r>
            <w:r>
              <w:rPr>
                <w:rStyle w:val="HTMLCode"/>
              </w:rPr>
              <w:t>/* DISABLED_TRIGGER */</w:t>
            </w:r>
            <w:r>
              <w:rPr>
                <w:rFonts w:eastAsia="Times New Roman"/>
              </w:rPr>
              <w:t xml:space="preserve"> block comment. Fix: removed block </w:t>
            </w:r>
            <w:r>
              <w:rPr>
                <w:rFonts w:eastAsia="Times New Roman"/>
              </w:rPr>
              <w:lastRenderedPageBreak/>
              <w:t xml:space="preserve">comment, renamed export to </w:t>
            </w:r>
            <w:proofErr w:type="spellStart"/>
            <w:r>
              <w:rPr>
                <w:rStyle w:val="HTMLCode"/>
              </w:rPr>
              <w:t>dispatchPublishJob</w:t>
            </w:r>
            <w:proofErr w:type="spellEnd"/>
            <w:r>
              <w:rPr>
                <w:rFonts w:eastAsia="Times New Roman"/>
              </w:rPr>
              <w:t xml:space="preserve"> (new name avoids Firebase type-conflict), deployed as a proper </w:t>
            </w:r>
            <w:proofErr w:type="spellStart"/>
            <w:r>
              <w:rPr>
                <w:rStyle w:val="HTMLCode"/>
              </w:rPr>
              <w:t>onDocumentCreated</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trigger on </w:t>
            </w:r>
            <w:proofErr w:type="spellStart"/>
            <w:r>
              <w:rPr>
                <w:rStyle w:val="HTMLCode"/>
              </w:rPr>
              <w:t>publishJobs</w:t>
            </w:r>
            <w:proofErr w:type="spellEnd"/>
            <w:r>
              <w:rPr>
                <w:rStyle w:val="HTMLCode"/>
              </w:rPr>
              <w:t>/{</w:t>
            </w:r>
            <w:proofErr w:type="spellStart"/>
            <w:r>
              <w:rPr>
                <w:rStyle w:val="HTMLCode"/>
              </w:rPr>
              <w:t>jobId</w:t>
            </w:r>
            <w:proofErr w:type="spellEnd"/>
            <w:r>
              <w:rPr>
                <w:rStyle w:val="HTMLCode"/>
              </w:rPr>
              <w:t>}</w:t>
            </w:r>
            <w:r>
              <w:rPr>
                <w:rFonts w:eastAsia="Times New Roman"/>
              </w:rPr>
              <w:t xml:space="preserve">. Confirmed live in </w:t>
            </w:r>
            <w:proofErr w:type="spellStart"/>
            <w:r>
              <w:rPr>
                <w:rStyle w:val="HTMLCode"/>
              </w:rPr>
              <w:t>functions:list</w:t>
            </w:r>
            <w:proofErr w:type="spellEnd"/>
            <w:r>
              <w:rPr>
                <w:rFonts w:eastAsia="Times New Roman"/>
              </w:rPr>
              <w:t xml:space="preserve"> as </w:t>
            </w:r>
            <w:r>
              <w:rPr>
                <w:rStyle w:val="HTMLCode"/>
              </w:rPr>
              <w:t>google.cloud.firestore.document.v1.created</w:t>
            </w:r>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725EF8" w14:textId="77777777" w:rsidR="00421C69" w:rsidRDefault="00421C69">
            <w:pPr>
              <w:spacing w:before="150" w:after="150"/>
              <w:rPr>
                <w:rFonts w:eastAsia="Times New Roman"/>
              </w:rPr>
            </w:pPr>
          </w:p>
        </w:tc>
      </w:tr>
      <w:tr w:rsidR="00421C69" w14:paraId="151974C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B26D84"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2050AC"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platformId</w:t>
            </w:r>
            <w:proofErr w:type="spellEnd"/>
            <w:r>
              <w:rPr>
                <w:rFonts w:eastAsia="Times New Roman"/>
              </w:rPr>
              <w:t xml:space="preserve"> duplicate field in OAuth callbacks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C3A9A8" w14:textId="77777777" w:rsidR="00421C69" w:rsidRDefault="00421C69">
            <w:pPr>
              <w:spacing w:before="150" w:after="150"/>
              <w:rPr>
                <w:rFonts w:eastAsia="Times New Roman"/>
              </w:rPr>
            </w:pPr>
            <w:r>
              <w:rPr>
                <w:rFonts w:eastAsia="Times New Roman"/>
              </w:rPr>
              <w:t xml:space="preserve">Both </w:t>
            </w:r>
            <w:proofErr w:type="spellStart"/>
            <w:r>
              <w:rPr>
                <w:rStyle w:val="HTMLCode"/>
              </w:rPr>
              <w:t>googleOAuthCallback</w:t>
            </w:r>
            <w:proofErr w:type="spellEnd"/>
            <w:r>
              <w:rPr>
                <w:rFonts w:eastAsia="Times New Roman"/>
              </w:rPr>
              <w:t xml:space="preserve"> and </w:t>
            </w:r>
            <w:proofErr w:type="spellStart"/>
            <w:r>
              <w:rPr>
                <w:rStyle w:val="HTMLCode"/>
              </w:rPr>
              <w:t>facebookOAuthCallback</w:t>
            </w:r>
            <w:proofErr w:type="spellEnd"/>
            <w:r>
              <w:rPr>
                <w:rFonts w:eastAsia="Times New Roman"/>
              </w:rPr>
              <w:t xml:space="preserve"> wrote both </w:t>
            </w:r>
            <w:r>
              <w:rPr>
                <w:rStyle w:val="HTMLCode"/>
              </w:rPr>
              <w:t>platform: 'google'</w:t>
            </w:r>
            <w:r>
              <w:rPr>
                <w:rFonts w:eastAsia="Times New Roman"/>
              </w:rPr>
              <w:t xml:space="preserve"> AND </w:t>
            </w:r>
            <w:proofErr w:type="spellStart"/>
            <w:r>
              <w:rPr>
                <w:rStyle w:val="HTMLCode"/>
              </w:rPr>
              <w:t>platformId</w:t>
            </w:r>
            <w:proofErr w:type="spellEnd"/>
            <w:r>
              <w:rPr>
                <w:rStyle w:val="HTMLCode"/>
              </w:rPr>
              <w:t>: 'google'</w:t>
            </w:r>
            <w:r>
              <w:rPr>
                <w:rFonts w:eastAsia="Times New Roman"/>
              </w:rPr>
              <w:t xml:space="preserve"> to </w:t>
            </w:r>
            <w:proofErr w:type="spellStart"/>
            <w:r>
              <w:rPr>
                <w:rStyle w:val="HTMLCode"/>
              </w:rPr>
              <w:t>platformConnections</w:t>
            </w:r>
            <w:proofErr w:type="spellEnd"/>
            <w:r>
              <w:rPr>
                <w:rFonts w:eastAsia="Times New Roman"/>
              </w:rPr>
              <w:t xml:space="preserve"> docs — redundant and inconsistent. </w:t>
            </w:r>
            <w:r>
              <w:rPr>
                <w:rStyle w:val="HTMLCode"/>
              </w:rPr>
              <w:t>BlastyBiz.html</w:t>
            </w:r>
            <w:r>
              <w:rPr>
                <w:rFonts w:eastAsia="Times New Roman"/>
              </w:rPr>
              <w:t xml:space="preserve"> </w:t>
            </w:r>
            <w:proofErr w:type="spellStart"/>
            <w:r>
              <w:rPr>
                <w:rStyle w:val="HTMLCode"/>
              </w:rPr>
              <w:t>savePlatforms</w:t>
            </w:r>
            <w:proofErr w:type="spellEnd"/>
            <w:r>
              <w:rPr>
                <w:rStyle w:val="HTMLCode"/>
              </w:rPr>
              <w:t>()</w:t>
            </w:r>
            <w:r>
              <w:rPr>
                <w:rFonts w:eastAsia="Times New Roman"/>
              </w:rPr>
              <w:t xml:space="preserve"> wrote </w:t>
            </w:r>
            <w:proofErr w:type="spellStart"/>
            <w:r>
              <w:rPr>
                <w:rStyle w:val="HTMLCode"/>
              </w:rPr>
              <w:t>platformId</w:t>
            </w:r>
            <w:proofErr w:type="spellEnd"/>
            <w:r>
              <w:rPr>
                <w:rStyle w:val="HTMLCode"/>
              </w:rPr>
              <w:t xml:space="preserve">: </w:t>
            </w:r>
            <w:proofErr w:type="spellStart"/>
            <w:r>
              <w:rPr>
                <w:rStyle w:val="HTMLCode"/>
              </w:rPr>
              <w:t>p.id</w:t>
            </w:r>
            <w:proofErr w:type="spellEnd"/>
            <w:r>
              <w:rPr>
                <w:rFonts w:eastAsia="Times New Roman"/>
              </w:rPr>
              <w:t xml:space="preserve">; </w:t>
            </w:r>
            <w:r>
              <w:rPr>
                <w:rStyle w:val="HTMLCode"/>
              </w:rPr>
              <w:t>Platform-Health</w:t>
            </w:r>
            <w:r>
              <w:rPr>
                <w:rFonts w:eastAsia="Times New Roman"/>
              </w:rPr>
              <w:t xml:space="preserve"> filtered on </w:t>
            </w:r>
            <w:proofErr w:type="spellStart"/>
            <w:r>
              <w:rPr>
                <w:rStyle w:val="HTMLCode"/>
              </w:rPr>
              <w:t>c.platform</w:t>
            </w:r>
            <w:proofErr w:type="spellEnd"/>
            <w:r>
              <w:rPr>
                <w:rStyle w:val="HTMLCode"/>
              </w:rPr>
              <w:t xml:space="preserve"> === </w:t>
            </w:r>
            <w:proofErr w:type="spellStart"/>
            <w:r>
              <w:rPr>
                <w:rStyle w:val="HTMLCode"/>
              </w:rPr>
              <w:t>p.id</w:t>
            </w:r>
            <w:proofErr w:type="spellEnd"/>
            <w:r>
              <w:rPr>
                <w:rStyle w:val="HTMLCode"/>
              </w:rPr>
              <w:t xml:space="preserve"> || </w:t>
            </w:r>
            <w:proofErr w:type="spellStart"/>
            <w:r>
              <w:rPr>
                <w:rStyle w:val="HTMLCode"/>
              </w:rPr>
              <w:t>c.platformId</w:t>
            </w:r>
            <w:proofErr w:type="spellEnd"/>
            <w:r>
              <w:rPr>
                <w:rStyle w:val="HTMLCode"/>
              </w:rPr>
              <w:t xml:space="preserve"> === </w:t>
            </w:r>
            <w:proofErr w:type="spellStart"/>
            <w:r>
              <w:rPr>
                <w:rStyle w:val="HTMLCode"/>
              </w:rPr>
              <w:t>p.id</w:t>
            </w:r>
            <w:proofErr w:type="spellEnd"/>
            <w:r>
              <w:rPr>
                <w:rFonts w:eastAsia="Times New Roman"/>
              </w:rPr>
              <w:t xml:space="preserve">. Standardized: OAuth callbacks write </w:t>
            </w:r>
            <w:r>
              <w:rPr>
                <w:rStyle w:val="HTMLCode"/>
              </w:rPr>
              <w:t>platform</w:t>
            </w:r>
            <w:r>
              <w:rPr>
                <w:rFonts w:eastAsia="Times New Roman"/>
              </w:rPr>
              <w:t xml:space="preserve"> only; </w:t>
            </w:r>
            <w:proofErr w:type="spellStart"/>
            <w:r>
              <w:rPr>
                <w:rStyle w:val="HTMLCode"/>
              </w:rPr>
              <w:t>savePlatforms</w:t>
            </w:r>
            <w:proofErr w:type="spellEnd"/>
            <w:r>
              <w:rPr>
                <w:rFonts w:eastAsia="Times New Roman"/>
              </w:rPr>
              <w:t xml:space="preserve"> writes </w:t>
            </w:r>
            <w:r>
              <w:rPr>
                <w:rStyle w:val="HTMLCode"/>
              </w:rPr>
              <w:t>platform</w:t>
            </w:r>
            <w:r>
              <w:rPr>
                <w:rFonts w:eastAsia="Times New Roman"/>
              </w:rPr>
              <w:t xml:space="preserve">; Platform-Health filters on </w:t>
            </w:r>
            <w:r>
              <w:rPr>
                <w:rStyle w:val="HTMLCode"/>
              </w:rPr>
              <w:t>platform</w:t>
            </w:r>
            <w:r>
              <w:rPr>
                <w:rFonts w:eastAsia="Times New Roman"/>
              </w:rPr>
              <w:t xml:space="preserve"> only. </w:t>
            </w:r>
            <w:r>
              <w:rPr>
                <w:rStyle w:val="HTMLCode"/>
              </w:rPr>
              <w:t>BlastyBiz.html</w:t>
            </w:r>
            <w:r>
              <w:rPr>
                <w:rFonts w:eastAsia="Times New Roman"/>
              </w:rPr>
              <w:t xml:space="preserve"> </w:t>
            </w:r>
            <w:proofErr w:type="spellStart"/>
            <w:r>
              <w:rPr>
                <w:rStyle w:val="HTMLCode"/>
              </w:rPr>
              <w:t>connMap</w:t>
            </w:r>
            <w:proofErr w:type="spellEnd"/>
            <w:r>
              <w:rPr>
                <w:rFonts w:eastAsia="Times New Roman"/>
              </w:rPr>
              <w:t xml:space="preserve"> reader uses </w:t>
            </w:r>
            <w:proofErr w:type="spellStart"/>
            <w:r>
              <w:rPr>
                <w:rStyle w:val="HTMLCode"/>
              </w:rPr>
              <w:t>d.data</w:t>
            </w:r>
            <w:proofErr w:type="spellEnd"/>
            <w:r>
              <w:rPr>
                <w:rStyle w:val="HTMLCode"/>
              </w:rPr>
              <w:t xml:space="preserve">().platform || </w:t>
            </w:r>
            <w:proofErr w:type="spellStart"/>
            <w:r>
              <w:rPr>
                <w:rStyle w:val="HTMLCode"/>
              </w:rPr>
              <w:t>d.data</w:t>
            </w:r>
            <w:proofErr w:type="spellEnd"/>
            <w:r>
              <w:rPr>
                <w:rStyle w:val="HTMLCode"/>
              </w:rPr>
              <w:t>().</w:t>
            </w:r>
            <w:proofErr w:type="spellStart"/>
            <w:r>
              <w:rPr>
                <w:rStyle w:val="HTMLCode"/>
              </w:rPr>
              <w:t>platformId</w:t>
            </w:r>
            <w:proofErr w:type="spellEnd"/>
            <w:r>
              <w:rPr>
                <w:rFonts w:eastAsia="Times New Roman"/>
              </w:rPr>
              <w:t xml:space="preserve"> fallback to remain compatible with any existing docs that only have </w:t>
            </w:r>
            <w:proofErr w:type="spellStart"/>
            <w:r>
              <w:rPr>
                <w:rStyle w:val="HTMLCode"/>
              </w:rPr>
              <w:t>platformId</w:t>
            </w:r>
            <w:proofErr w:type="spellEnd"/>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505D56" w14:textId="77777777" w:rsidR="00421C69" w:rsidRDefault="00421C69">
            <w:pPr>
              <w:spacing w:before="150" w:after="150"/>
              <w:rPr>
                <w:rFonts w:eastAsia="Times New Roman"/>
              </w:rPr>
            </w:pPr>
          </w:p>
        </w:tc>
      </w:tr>
      <w:tr w:rsidR="00421C69" w14:paraId="477423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A1A32E" w14:textId="77777777" w:rsidR="00421C69" w:rsidRDefault="00421C69">
            <w:pPr>
              <w:spacing w:before="150" w:after="150"/>
              <w:rPr>
                <w:rFonts w:eastAsia="Times New Roman"/>
              </w:rPr>
            </w:pPr>
            <w:r>
              <w:rPr>
                <w:rFonts w:eastAsia="Times New Roman"/>
              </w:rPr>
              <w:t>Ju</w:t>
            </w:r>
            <w:r>
              <w:rPr>
                <w:rFonts w:eastAsia="Times New Roman"/>
              </w:rPr>
              <w:lastRenderedPageBreak/>
              <w:t>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FDC79F" w14:textId="77777777" w:rsidR="00421C69" w:rsidRDefault="00421C69">
            <w:pPr>
              <w:spacing w:before="150" w:after="150"/>
              <w:rPr>
                <w:rFonts w:eastAsia="Times New Roman"/>
              </w:rPr>
            </w:pPr>
            <w:r>
              <w:rPr>
                <w:rFonts w:eastAsia="Times New Roman"/>
              </w:rPr>
              <w:lastRenderedPageBreak/>
              <w:t xml:space="preserve">Firebase — </w:t>
            </w:r>
            <w:proofErr w:type="spellStart"/>
            <w:r>
              <w:rPr>
                <w:rStyle w:val="HTMLCode"/>
              </w:rPr>
              <w:t>postToGoogle</w:t>
            </w:r>
            <w:proofErr w:type="spellEnd"/>
            <w:r>
              <w:rPr>
                <w:rFonts w:eastAsia="Times New Roman"/>
              </w:rPr>
              <w:t xml:space="preserve">, </w:t>
            </w:r>
            <w:proofErr w:type="spellStart"/>
            <w:r>
              <w:rPr>
                <w:rStyle w:val="HTMLCode"/>
              </w:rPr>
              <w:lastRenderedPageBreak/>
              <w:t>postToFacebook</w:t>
            </w:r>
            <w:proofErr w:type="spellEnd"/>
            <w:r>
              <w:rPr>
                <w:rFonts w:eastAsia="Times New Roman"/>
              </w:rPr>
              <w:t xml:space="preserve">, </w:t>
            </w:r>
            <w:proofErr w:type="spellStart"/>
            <w:r>
              <w:rPr>
                <w:rStyle w:val="HTMLCode"/>
              </w:rPr>
              <w:t>postToInstagram</w:t>
            </w:r>
            <w:proofErr w:type="spellEnd"/>
            <w:r>
              <w:rPr>
                <w:rFonts w:eastAsia="Times New Roman"/>
              </w:rPr>
              <w:t xml:space="preserve"> stale HTTPS stubs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DFE32C" w14:textId="77777777" w:rsidR="00421C69" w:rsidRDefault="00421C69">
            <w:pPr>
              <w:spacing w:before="150" w:after="150"/>
              <w:rPr>
                <w:rFonts w:eastAsia="Times New Roman"/>
              </w:rPr>
            </w:pPr>
            <w:r>
              <w:rPr>
                <w:rFonts w:eastAsia="Times New Roman"/>
              </w:rPr>
              <w:lastRenderedPageBreak/>
              <w:t xml:space="preserve">Three dead HTTP endpoints remained deployed in Firebase after </w:t>
            </w:r>
            <w:r>
              <w:rPr>
                <w:rFonts w:eastAsia="Times New Roman"/>
              </w:rPr>
              <w:lastRenderedPageBreak/>
              <w:t xml:space="preserve">being removed from </w:t>
            </w:r>
            <w:r>
              <w:rPr>
                <w:rStyle w:val="HTMLCode"/>
              </w:rPr>
              <w:t>functions/</w:t>
            </w:r>
            <w:proofErr w:type="spellStart"/>
            <w:r>
              <w:rPr>
                <w:rStyle w:val="HTMLCode"/>
              </w:rPr>
              <w:t>index.js</w:t>
            </w:r>
            <w:proofErr w:type="spellEnd"/>
            <w:r>
              <w:rPr>
                <w:rFonts w:eastAsia="Times New Roman"/>
              </w:rPr>
              <w:t xml:space="preserve">. Deleted via </w:t>
            </w:r>
            <w:r>
              <w:rPr>
                <w:rStyle w:val="HTMLCode"/>
              </w:rPr>
              <w:t xml:space="preserve">firebase </w:t>
            </w:r>
            <w:proofErr w:type="spellStart"/>
            <w:r>
              <w:rPr>
                <w:rStyle w:val="HTMLCode"/>
              </w:rPr>
              <w:t>functions:delete</w:t>
            </w:r>
            <w:proofErr w:type="spellEnd"/>
            <w:r>
              <w:rPr>
                <w:rStyle w:val="HTMLCode"/>
              </w:rPr>
              <w:t xml:space="preserve"> --force</w:t>
            </w:r>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1AE29A" w14:textId="77777777" w:rsidR="00421C69" w:rsidRDefault="00421C69">
            <w:pPr>
              <w:spacing w:before="150" w:after="150"/>
              <w:rPr>
                <w:rFonts w:eastAsia="Times New Roman"/>
              </w:rPr>
            </w:pPr>
          </w:p>
        </w:tc>
      </w:tr>
      <w:tr w:rsidR="00421C69" w14:paraId="7E83E80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71CC9E"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C39EE5"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adaptListing</w:t>
            </w:r>
            <w:proofErr w:type="spellEnd"/>
            <w:r>
              <w:rPr>
                <w:rFonts w:eastAsia="Times New Roman"/>
              </w:rPr>
              <w:t xml:space="preserve"> prompt ignored </w:t>
            </w:r>
            <w:proofErr w:type="spellStart"/>
            <w:r>
              <w:rPr>
                <w:rStyle w:val="HTMLCode"/>
              </w:rPr>
              <w:t>locationType</w:t>
            </w:r>
            <w:proofErr w:type="spellEnd"/>
            <w:r>
              <w:rPr>
                <w:rFonts w:eastAsia="Times New Roman"/>
              </w:rPr>
              <w:t xml:space="preserve"> and </w:t>
            </w:r>
            <w:r>
              <w:rPr>
                <w:rStyle w:val="HTMLCode"/>
              </w:rPr>
              <w:t>region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B37455" w14:textId="77777777" w:rsidR="00421C69" w:rsidRDefault="00421C69">
            <w:pPr>
              <w:spacing w:before="150" w:after="150"/>
              <w:rPr>
                <w:rFonts w:eastAsia="Times New Roman"/>
              </w:rPr>
            </w:pPr>
            <w:r>
              <w:rPr>
                <w:rFonts w:eastAsia="Times New Roman"/>
              </w:rPr>
              <w:t xml:space="preserve">The client sends </w:t>
            </w:r>
            <w:proofErr w:type="spellStart"/>
            <w:r>
              <w:rPr>
                <w:rStyle w:val="HTMLCode"/>
              </w:rPr>
              <w:t>locationType</w:t>
            </w:r>
            <w:proofErr w:type="spellEnd"/>
            <w:r>
              <w:rPr>
                <w:rFonts w:eastAsia="Times New Roman"/>
              </w:rPr>
              <w:t xml:space="preserve"> ('</w:t>
            </w:r>
            <w:proofErr w:type="spellStart"/>
            <w:r>
              <w:rPr>
                <w:rFonts w:eastAsia="Times New Roman"/>
              </w:rPr>
              <w:t>physical'|'online</w:t>
            </w:r>
            <w:proofErr w:type="spellEnd"/>
            <w:r>
              <w:rPr>
                <w:rFonts w:eastAsia="Times New Roman"/>
              </w:rPr>
              <w:t xml:space="preserve">') and </w:t>
            </w:r>
            <w:r>
              <w:rPr>
                <w:rStyle w:val="HTMLCode"/>
              </w:rPr>
              <w:t>region</w:t>
            </w:r>
            <w:r>
              <w:rPr>
                <w:rFonts w:eastAsia="Times New Roman"/>
              </w:rPr>
              <w:t xml:space="preserve"> (service area text) in the request body, but the AI prompt only used </w:t>
            </w:r>
            <w:proofErr w:type="spellStart"/>
            <w:r>
              <w:rPr>
                <w:rStyle w:val="HTMLCode"/>
              </w:rPr>
              <w:t>listing.address</w:t>
            </w:r>
            <w:proofErr w:type="spellEnd"/>
            <w:r>
              <w:rPr>
                <w:rFonts w:eastAsia="Times New Roman"/>
              </w:rPr>
              <w:t>. Online-only businesses got address-centric copy. Fix: prompt now includes "Location type: Online only / Physical location" and "Address/Area: Serves: [region]" for online businesses, or the street address for physical ones. Deployed.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82C31C" w14:textId="77777777" w:rsidR="00421C69" w:rsidRDefault="00421C69">
            <w:pPr>
              <w:spacing w:before="150" w:after="150"/>
              <w:rPr>
                <w:rFonts w:eastAsia="Times New Roman"/>
              </w:rPr>
            </w:pPr>
          </w:p>
        </w:tc>
      </w:tr>
      <w:tr w:rsidR="00421C69" w14:paraId="5D4525C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695319"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A5B7FA"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onPublishJobFailed</w:t>
            </w:r>
            <w:proofErr w:type="spellEnd"/>
            <w:r>
              <w:rPr>
                <w:rFonts w:eastAsia="Times New Roman"/>
              </w:rPr>
              <w:t xml:space="preserve"> + </w:t>
            </w:r>
            <w:proofErr w:type="spellStart"/>
            <w:r>
              <w:rPr>
                <w:rStyle w:val="HTMLCode"/>
              </w:rPr>
              <w:t>onUserSignup</w:t>
            </w:r>
            <w:proofErr w:type="spellEnd"/>
            <w:r>
              <w:rPr>
                <w:rFonts w:eastAsia="Times New Roman"/>
              </w:rPr>
              <w:t xml:space="preserve"> still disabled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8FE01D" w14:textId="77777777" w:rsidR="00421C69" w:rsidRDefault="00421C69">
            <w:pPr>
              <w:spacing w:before="150" w:after="150"/>
              <w:rPr>
                <w:rFonts w:eastAsia="Times New Roman"/>
              </w:rPr>
            </w:pPr>
            <w:r>
              <w:rPr>
                <w:rFonts w:eastAsia="Times New Roman"/>
              </w:rPr>
              <w:t xml:space="preserve">Both email triggers were wrapped in </w:t>
            </w:r>
            <w:r>
              <w:rPr>
                <w:rStyle w:val="HTMLCode"/>
              </w:rPr>
              <w:t>/* DISABLED_TRIGGER */</w:t>
            </w:r>
            <w:r>
              <w:rPr>
                <w:rFonts w:eastAsia="Times New Roman"/>
              </w:rPr>
              <w:t xml:space="preserve"> block comments — failure emails and welcome emails were never sending. Same root cause as </w:t>
            </w:r>
            <w:proofErr w:type="spellStart"/>
            <w:r>
              <w:rPr>
                <w:rStyle w:val="HTMLCode"/>
              </w:rPr>
              <w:t>onPublishJobCreated</w:t>
            </w:r>
            <w:proofErr w:type="spellEnd"/>
            <w:r>
              <w:rPr>
                <w:rFonts w:eastAsia="Times New Roman"/>
              </w:rPr>
              <w:t xml:space="preserve">. Fix: removed block comments, renamed to </w:t>
            </w:r>
            <w:proofErr w:type="spellStart"/>
            <w:r>
              <w:rPr>
                <w:rStyle w:val="HTMLCode"/>
              </w:rPr>
              <w:t>jobFailedTrigger</w:t>
            </w:r>
            <w:proofErr w:type="spellEnd"/>
            <w:r>
              <w:rPr>
                <w:rFonts w:eastAsia="Times New Roman"/>
              </w:rPr>
              <w:t xml:space="preserve"> (</w:t>
            </w:r>
            <w:proofErr w:type="spellStart"/>
            <w:r>
              <w:rPr>
                <w:rFonts w:eastAsia="Times New Roman"/>
              </w:rPr>
              <w:t>onDocumentUpdated</w:t>
            </w:r>
            <w:proofErr w:type="spellEnd"/>
            <w:r>
              <w:rPr>
                <w:rFonts w:eastAsia="Times New Roman"/>
              </w:rPr>
              <w:t xml:space="preserve"> on </w:t>
            </w:r>
            <w:proofErr w:type="spellStart"/>
            <w:r>
              <w:rPr>
                <w:rFonts w:eastAsia="Times New Roman"/>
              </w:rPr>
              <w:lastRenderedPageBreak/>
              <w:t>publishJobs</w:t>
            </w:r>
            <w:proofErr w:type="spellEnd"/>
            <w:r>
              <w:rPr>
                <w:rFonts w:eastAsia="Times New Roman"/>
              </w:rPr>
              <w:t xml:space="preserve">) and </w:t>
            </w:r>
            <w:proofErr w:type="spellStart"/>
            <w:r>
              <w:rPr>
                <w:rStyle w:val="HTMLCode"/>
              </w:rPr>
              <w:t>userCreatedTrigger</w:t>
            </w:r>
            <w:proofErr w:type="spellEnd"/>
            <w:r>
              <w:rPr>
                <w:rFonts w:eastAsia="Times New Roman"/>
              </w:rPr>
              <w:t xml:space="preserve"> (</w:t>
            </w:r>
            <w:proofErr w:type="spellStart"/>
            <w:r>
              <w:rPr>
                <w:rFonts w:eastAsia="Times New Roman"/>
              </w:rPr>
              <w:t>onDocumentCreated</w:t>
            </w:r>
            <w:proofErr w:type="spellEnd"/>
            <w:r>
              <w:rPr>
                <w:rFonts w:eastAsia="Times New Roman"/>
              </w:rPr>
              <w:t xml:space="preserve"> on users). Deployed both. Confirmed live as </w:t>
            </w:r>
            <w:proofErr w:type="spellStart"/>
            <w:r>
              <w:rPr>
                <w:rFonts w:eastAsia="Times New Roman"/>
              </w:rPr>
              <w:t>Firestore</w:t>
            </w:r>
            <w:proofErr w:type="spellEnd"/>
            <w:r>
              <w:rPr>
                <w:rFonts w:eastAsia="Times New Roman"/>
              </w:rPr>
              <w:t xml:space="preserve"> triggers in </w:t>
            </w:r>
            <w:proofErr w:type="spellStart"/>
            <w:r>
              <w:rPr>
                <w:rStyle w:val="HTMLCode"/>
              </w:rPr>
              <w:t>functions:list</w:t>
            </w:r>
            <w:proofErr w:type="spellEnd"/>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95A0C3" w14:textId="77777777" w:rsidR="00421C69" w:rsidRDefault="00421C69">
            <w:pPr>
              <w:spacing w:before="150" w:after="150"/>
              <w:rPr>
                <w:rFonts w:eastAsia="Times New Roman"/>
              </w:rPr>
            </w:pPr>
          </w:p>
        </w:tc>
      </w:tr>
      <w:tr w:rsidR="00421C69" w14:paraId="0332B4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C7A521"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16A84C" w14:textId="77777777" w:rsidR="00421C69" w:rsidRDefault="00421C69">
            <w:pPr>
              <w:spacing w:before="150" w:after="150"/>
              <w:rPr>
                <w:rFonts w:eastAsia="Times New Roman"/>
              </w:rPr>
            </w:pPr>
            <w:r>
              <w:rPr>
                <w:rStyle w:val="HTMLCode"/>
              </w:rPr>
              <w:t>firebase-init-v2.js</w:t>
            </w:r>
            <w:r>
              <w:rPr>
                <w:rFonts w:eastAsia="Times New Roman"/>
              </w:rPr>
              <w:t xml:space="preserve"> — dynamic </w:t>
            </w:r>
            <w:proofErr w:type="spellStart"/>
            <w:r>
              <w:rPr>
                <w:rStyle w:val="HTMLCode"/>
              </w:rPr>
              <w:t>authDomain</w:t>
            </w:r>
            <w:proofErr w:type="spellEnd"/>
            <w:r>
              <w:rPr>
                <w:rFonts w:eastAsia="Times New Roman"/>
              </w:rPr>
              <w:t xml:space="preserve"> caused </w:t>
            </w:r>
            <w:proofErr w:type="spellStart"/>
            <w:r>
              <w:rPr>
                <w:rStyle w:val="HTMLCode"/>
              </w:rPr>
              <w:t>redirect_uri_mismatch</w:t>
            </w:r>
            <w:proofErr w:type="spellEnd"/>
            <w:r>
              <w:rPr>
                <w:rFonts w:eastAsia="Times New Roman"/>
              </w:rPr>
              <w:t xml:space="preserve"> on Google OAuth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43461F" w14:textId="77777777" w:rsidR="00421C69" w:rsidRDefault="00421C69">
            <w:pPr>
              <w:spacing w:before="150" w:after="150"/>
              <w:rPr>
                <w:rFonts w:eastAsia="Times New Roman"/>
              </w:rPr>
            </w:pPr>
            <w:r>
              <w:rPr>
                <w:rFonts w:eastAsia="Times New Roman"/>
              </w:rPr>
              <w:t xml:space="preserve">Attempt to fix cross-origin </w:t>
            </w:r>
            <w:proofErr w:type="spellStart"/>
            <w:r>
              <w:rPr>
                <w:rFonts w:eastAsia="Times New Roman"/>
              </w:rPr>
              <w:t>auth</w:t>
            </w:r>
            <w:proofErr w:type="spellEnd"/>
            <w:r>
              <w:rPr>
                <w:rFonts w:eastAsia="Times New Roman"/>
              </w:rPr>
              <w:t xml:space="preserve"> by setting </w:t>
            </w:r>
            <w:proofErr w:type="spellStart"/>
            <w:r>
              <w:rPr>
                <w:rStyle w:val="HTMLCode"/>
              </w:rPr>
              <w:t>authDomain</w:t>
            </w:r>
            <w:proofErr w:type="spellEnd"/>
            <w:r>
              <w:rPr>
                <w:rStyle w:val="HTMLCode"/>
              </w:rPr>
              <w:t xml:space="preserve">: </w:t>
            </w:r>
            <w:proofErr w:type="spellStart"/>
            <w:r>
              <w:rPr>
                <w:rStyle w:val="HTMLCode"/>
              </w:rPr>
              <w:t>window.location.hostname</w:t>
            </w:r>
            <w:proofErr w:type="spellEnd"/>
            <w:r>
              <w:rPr>
                <w:rFonts w:eastAsia="Times New Roman"/>
              </w:rPr>
              <w:t xml:space="preserve"> broke Google sign-in with "Error 400: </w:t>
            </w:r>
            <w:proofErr w:type="spellStart"/>
            <w:r>
              <w:rPr>
                <w:rFonts w:eastAsia="Times New Roman"/>
              </w:rPr>
              <w:t>redirect_uri_mismatch</w:t>
            </w:r>
            <w:proofErr w:type="spellEnd"/>
            <w:r>
              <w:rPr>
                <w:rFonts w:eastAsia="Times New Roman"/>
              </w:rPr>
              <w:t xml:space="preserve">" — Google's OAuth client only has </w:t>
            </w:r>
            <w:r>
              <w:rPr>
                <w:rStyle w:val="HTMLCode"/>
              </w:rPr>
              <w:t>firebaseapp.com/__/auth/handler</w:t>
            </w:r>
            <w:r>
              <w:rPr>
                <w:rFonts w:eastAsia="Times New Roman"/>
              </w:rPr>
              <w:t xml:space="preserve"> as an authorized redirect URI, not </w:t>
            </w:r>
            <w:proofErr w:type="spellStart"/>
            <w:r>
              <w:rPr>
                <w:rStyle w:val="HTMLCode"/>
              </w:rPr>
              <w:t>web.app</w:t>
            </w:r>
            <w:proofErr w:type="spellEnd"/>
            <w:r>
              <w:rPr>
                <w:rStyle w:val="HTMLCode"/>
              </w:rPr>
              <w:t>/__/</w:t>
            </w:r>
            <w:proofErr w:type="spellStart"/>
            <w:r>
              <w:rPr>
                <w:rStyle w:val="HTMLCode"/>
              </w:rPr>
              <w:t>auth</w:t>
            </w:r>
            <w:proofErr w:type="spellEnd"/>
            <w:r>
              <w:rPr>
                <w:rStyle w:val="HTMLCode"/>
              </w:rPr>
              <w:t>/handler</w:t>
            </w:r>
            <w:r>
              <w:rPr>
                <w:rFonts w:eastAsia="Times New Roman"/>
              </w:rPr>
              <w:t xml:space="preserve">. Reverted </w:t>
            </w:r>
            <w:proofErr w:type="spellStart"/>
            <w:r>
              <w:rPr>
                <w:rStyle w:val="HTMLCode"/>
              </w:rPr>
              <w:t>authDomain</w:t>
            </w:r>
            <w:proofErr w:type="spellEnd"/>
            <w:r>
              <w:rPr>
                <w:rFonts w:eastAsia="Times New Roman"/>
              </w:rPr>
              <w:t xml:space="preserve"> to </w:t>
            </w:r>
            <w:r>
              <w:rPr>
                <w:rStyle w:val="HTMLCode"/>
              </w:rPr>
              <w:t>blastybiz-9523e.firebaseapp.com</w:t>
            </w:r>
            <w:r>
              <w:rPr>
                <w:rFonts w:eastAsia="Times New Roman"/>
              </w:rPr>
              <w:t xml:space="preserve">. Root cause of redirect-return failure (user landing back on login) was that </w:t>
            </w:r>
            <w:proofErr w:type="spellStart"/>
            <w:r>
              <w:rPr>
                <w:rStyle w:val="HTMLCode"/>
              </w:rPr>
              <w:t>authStateReady</w:t>
            </w:r>
            <w:proofErr w:type="spellEnd"/>
            <w:r>
              <w:rPr>
                <w:rStyle w:val="HTMLCode"/>
              </w:rPr>
              <w:t>()</w:t>
            </w:r>
            <w:r>
              <w:rPr>
                <w:rFonts w:eastAsia="Times New Roman"/>
              </w:rPr>
              <w:t xml:space="preserve"> resolved before Firebase processed the redirect token, leaving </w:t>
            </w:r>
            <w:proofErr w:type="spellStart"/>
            <w:r>
              <w:rPr>
                <w:rStyle w:val="HTMLCode"/>
              </w:rPr>
              <w:t>auth.currentUser</w:t>
            </w:r>
            <w:proofErr w:type="spellEnd"/>
            <w:r>
              <w:rPr>
                <w:rFonts w:eastAsia="Times New Roman"/>
              </w:rPr>
              <w:t xml:space="preserve"> null. Fix: replaced </w:t>
            </w:r>
            <w:proofErr w:type="spellStart"/>
            <w:r>
              <w:rPr>
                <w:rStyle w:val="HTMLCode"/>
              </w:rPr>
              <w:t>authStateReady</w:t>
            </w:r>
            <w:proofErr w:type="spellEnd"/>
            <w:r>
              <w:rPr>
                <w:rFonts w:eastAsia="Times New Roman"/>
              </w:rPr>
              <w:t xml:space="preserve"> with </w:t>
            </w:r>
            <w:proofErr w:type="spellStart"/>
            <w:r>
              <w:rPr>
                <w:rStyle w:val="HTMLCode"/>
              </w:rPr>
              <w:t>onAuthStateChanged</w:t>
            </w:r>
            <w:proofErr w:type="spellEnd"/>
            <w:r>
              <w:rPr>
                <w:rFonts w:eastAsia="Times New Roman"/>
              </w:rPr>
              <w:t xml:space="preserve"> listener (fires when redirect token is processed and </w:t>
            </w:r>
            <w:proofErr w:type="spellStart"/>
            <w:r>
              <w:rPr>
                <w:rFonts w:eastAsia="Times New Roman"/>
              </w:rPr>
              <w:t>auth</w:t>
            </w:r>
            <w:proofErr w:type="spellEnd"/>
            <w:r>
              <w:rPr>
                <w:rFonts w:eastAsia="Times New Roman"/>
              </w:rPr>
              <w:t xml:space="preserve"> state changes). </w:t>
            </w:r>
            <w:proofErr w:type="spellStart"/>
            <w:r>
              <w:rPr>
                <w:rStyle w:val="HTMLCode"/>
              </w:rPr>
              <w:t>getRedirectResult</w:t>
            </w:r>
            <w:proofErr w:type="spellEnd"/>
            <w:r>
              <w:rPr>
                <w:rFonts w:eastAsia="Times New Roman"/>
              </w:rPr>
              <w:t xml:space="preserve"> retained only for creating </w:t>
            </w:r>
            <w:proofErr w:type="spellStart"/>
            <w:r>
              <w:rPr>
                <w:rFonts w:eastAsia="Times New Roman"/>
              </w:rPr>
              <w:t>Firestore</w:t>
            </w:r>
            <w:proofErr w:type="spellEnd"/>
            <w:r>
              <w:rPr>
                <w:rFonts w:eastAsia="Times New Roman"/>
              </w:rPr>
              <w:t xml:space="preserve"> user docs for new Google users; </w:t>
            </w:r>
            <w:proofErr w:type="spellStart"/>
            <w:r>
              <w:rPr>
                <w:rStyle w:val="HTMLCode"/>
              </w:rPr>
              <w:t>afterAuth</w:t>
            </w:r>
            <w:proofErr w:type="spellEnd"/>
            <w:r>
              <w:rPr>
                <w:rFonts w:eastAsia="Times New Roman"/>
              </w:rPr>
              <w:t xml:space="preserve"> routing handled by the listener.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E5FD4A" w14:textId="77777777" w:rsidR="00421C69" w:rsidRDefault="00421C69">
            <w:pPr>
              <w:spacing w:before="150" w:after="150"/>
              <w:rPr>
                <w:rFonts w:eastAsia="Times New Roman"/>
              </w:rPr>
            </w:pPr>
          </w:p>
        </w:tc>
      </w:tr>
      <w:tr w:rsidR="00421C69" w14:paraId="76C7B0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3A208B" w14:textId="77777777" w:rsidR="00421C69" w:rsidRDefault="00421C69">
            <w:pPr>
              <w:spacing w:before="150" w:after="150"/>
              <w:rPr>
                <w:rFonts w:eastAsia="Times New Roman"/>
              </w:rPr>
            </w:pPr>
            <w:r>
              <w:rPr>
                <w:rFonts w:eastAsia="Times New Roman"/>
              </w:rPr>
              <w:lastRenderedPageBreak/>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FF42CD" w14:textId="77777777" w:rsidR="00421C69" w:rsidRDefault="00421C69">
            <w:pPr>
              <w:spacing w:before="150" w:after="150"/>
              <w:rPr>
                <w:rFonts w:eastAsia="Times New Roman"/>
              </w:rPr>
            </w:pPr>
            <w:r>
              <w:rPr>
                <w:rStyle w:val="HTMLCode"/>
              </w:rPr>
              <w:t>firebase-init-v2.js</w:t>
            </w:r>
            <w:r>
              <w:rPr>
                <w:rFonts w:eastAsia="Times New Roman"/>
              </w:rPr>
              <w:t xml:space="preserve"> — </w:t>
            </w:r>
            <w:proofErr w:type="spellStart"/>
            <w:r>
              <w:rPr>
                <w:rStyle w:val="HTMLCode"/>
              </w:rPr>
              <w:t>authDomain</w:t>
            </w:r>
            <w:proofErr w:type="spellEnd"/>
            <w:r>
              <w:rPr>
                <w:rFonts w:eastAsia="Times New Roman"/>
              </w:rPr>
              <w:t xml:space="preserve"> mismatch broke Google sign-in redirect on mobile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B275D5" w14:textId="77777777" w:rsidR="00421C69" w:rsidRDefault="00421C69">
            <w:pPr>
              <w:spacing w:before="150" w:after="150"/>
              <w:rPr>
                <w:rFonts w:eastAsia="Times New Roman"/>
              </w:rPr>
            </w:pPr>
            <w:r>
              <w:rPr>
                <w:rFonts w:eastAsia="Times New Roman"/>
              </w:rPr>
              <w:t xml:space="preserve">After switching to </w:t>
            </w:r>
            <w:proofErr w:type="spellStart"/>
            <w:r>
              <w:rPr>
                <w:rStyle w:val="HTMLCode"/>
              </w:rPr>
              <w:t>signInWithRedirect</w:t>
            </w:r>
            <w:proofErr w:type="spellEnd"/>
            <w:r>
              <w:rPr>
                <w:rFonts w:eastAsia="Times New Roman"/>
              </w:rPr>
              <w:t xml:space="preserve"> on mobile, </w:t>
            </w:r>
            <w:proofErr w:type="spellStart"/>
            <w:r>
              <w:rPr>
                <w:rStyle w:val="HTMLCode"/>
              </w:rPr>
              <w:t>getRedirectResult</w:t>
            </w:r>
            <w:proofErr w:type="spellEnd"/>
            <w:r>
              <w:rPr>
                <w:rFonts w:eastAsia="Times New Roman"/>
              </w:rPr>
              <w:t xml:space="preserve"> returned null because </w:t>
            </w:r>
            <w:proofErr w:type="spellStart"/>
            <w:r>
              <w:rPr>
                <w:rStyle w:val="HTMLCode"/>
              </w:rPr>
              <w:t>authDomain</w:t>
            </w:r>
            <w:proofErr w:type="spellEnd"/>
            <w:r>
              <w:rPr>
                <w:rFonts w:eastAsia="Times New Roman"/>
              </w:rPr>
              <w:t xml:space="preserve"> was </w:t>
            </w:r>
            <w:r>
              <w:rPr>
                <w:rStyle w:val="HTMLCode"/>
              </w:rPr>
              <w:t>blastybiz-9523e.firebaseapp.com</w:t>
            </w:r>
            <w:r>
              <w:rPr>
                <w:rFonts w:eastAsia="Times New Roman"/>
              </w:rPr>
              <w:t xml:space="preserve"> while the page was served from </w:t>
            </w:r>
            <w:r>
              <w:rPr>
                <w:rStyle w:val="HTMLCode"/>
              </w:rPr>
              <w:t>blastybiz-9523e.web.app</w:t>
            </w:r>
            <w:r>
              <w:rPr>
                <w:rFonts w:eastAsia="Times New Roman"/>
              </w:rPr>
              <w:t xml:space="preserve">. Modern mobile Chrome blocks the cross-origin iframe that Firebase uses to hand the token back, so the redirect completed on Google's side but Firebase never received the </w:t>
            </w:r>
            <w:proofErr w:type="spellStart"/>
            <w:r>
              <w:rPr>
                <w:rFonts w:eastAsia="Times New Roman"/>
              </w:rPr>
              <w:t>auth</w:t>
            </w:r>
            <w:proofErr w:type="spellEnd"/>
            <w:r>
              <w:rPr>
                <w:rFonts w:eastAsia="Times New Roman"/>
              </w:rPr>
              <w:t xml:space="preserve"> state. Fix: </w:t>
            </w:r>
            <w:proofErr w:type="spellStart"/>
            <w:r>
              <w:rPr>
                <w:rStyle w:val="HTMLCode"/>
              </w:rPr>
              <w:t>authDomain</w:t>
            </w:r>
            <w:proofErr w:type="spellEnd"/>
            <w:r>
              <w:rPr>
                <w:rFonts w:eastAsia="Times New Roman"/>
              </w:rPr>
              <w:t xml:space="preserve"> now dynamically resolves to </w:t>
            </w:r>
            <w:proofErr w:type="spellStart"/>
            <w:r>
              <w:rPr>
                <w:rStyle w:val="HTMLCode"/>
              </w:rPr>
              <w:t>window.location.hostname</w:t>
            </w:r>
            <w:proofErr w:type="spellEnd"/>
            <w:r>
              <w:rPr>
                <w:rFonts w:eastAsia="Times New Roman"/>
              </w:rPr>
              <w:t xml:space="preserve"> (e.g. </w:t>
            </w:r>
            <w:r>
              <w:rPr>
                <w:rStyle w:val="HTMLCode"/>
              </w:rPr>
              <w:t>blastybiz-9523e.web.app</w:t>
            </w:r>
            <w:r>
              <w:rPr>
                <w:rFonts w:eastAsia="Times New Roman"/>
              </w:rPr>
              <w:t xml:space="preserve"> or </w:t>
            </w:r>
            <w:r>
              <w:rPr>
                <w:rStyle w:val="HTMLCode"/>
              </w:rPr>
              <w:t>blastybiz.com</w:t>
            </w:r>
            <w:r>
              <w:rPr>
                <w:rFonts w:eastAsia="Times New Roman"/>
              </w:rPr>
              <w:t xml:space="preserve">), so the </w:t>
            </w:r>
            <w:proofErr w:type="spellStart"/>
            <w:r>
              <w:rPr>
                <w:rFonts w:eastAsia="Times New Roman"/>
              </w:rPr>
              <w:t>auth</w:t>
            </w:r>
            <w:proofErr w:type="spellEnd"/>
            <w:r>
              <w:rPr>
                <w:rFonts w:eastAsia="Times New Roman"/>
              </w:rPr>
              <w:t xml:space="preserve"> handler is always same-origin with the page. </w:t>
            </w:r>
            <w:r>
              <w:rPr>
                <w:rStyle w:val="HTMLCode"/>
              </w:rPr>
              <w:t>localhost</w:t>
            </w:r>
            <w:r>
              <w:rPr>
                <w:rFonts w:eastAsia="Times New Roman"/>
              </w:rPr>
              <w:t xml:space="preserve"> keeps the original </w:t>
            </w:r>
            <w:r>
              <w:rPr>
                <w:rStyle w:val="HTMLCode"/>
              </w:rPr>
              <w:t>firebaseapp.com</w:t>
            </w:r>
            <w:r>
              <w:rPr>
                <w:rFonts w:eastAsia="Times New Roman"/>
              </w:rPr>
              <w:t xml:space="preserve"> domain. Deployed.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5F5189" w14:textId="77777777" w:rsidR="00421C69" w:rsidRDefault="00421C69">
            <w:pPr>
              <w:spacing w:before="150" w:after="150"/>
              <w:rPr>
                <w:rFonts w:eastAsia="Times New Roman"/>
              </w:rPr>
            </w:pPr>
          </w:p>
        </w:tc>
      </w:tr>
      <w:tr w:rsidR="00421C69" w14:paraId="6983BB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CA7C55"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10A950" w14:textId="77777777" w:rsidR="00421C69" w:rsidRDefault="00421C69">
            <w:pPr>
              <w:spacing w:before="150" w:after="150"/>
              <w:rPr>
                <w:rFonts w:eastAsia="Times New Roman"/>
              </w:rPr>
            </w:pPr>
            <w:r>
              <w:rPr>
                <w:rStyle w:val="HTMLCode"/>
              </w:rPr>
              <w:t>BlastyBiz-Login.html</w:t>
            </w:r>
            <w:r>
              <w:rPr>
                <w:rFonts w:eastAsia="Times New Roman"/>
              </w:rPr>
              <w:t xml:space="preserve"> — "Continue with Google" failed silently on mobile (Android Chrome)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3C3323" w14:textId="77777777" w:rsidR="00421C69" w:rsidRDefault="00421C69">
            <w:pPr>
              <w:spacing w:before="150" w:after="150"/>
              <w:rPr>
                <w:rFonts w:eastAsia="Times New Roman"/>
              </w:rPr>
            </w:pPr>
            <w:proofErr w:type="spellStart"/>
            <w:r>
              <w:rPr>
                <w:rStyle w:val="HTMLCode"/>
              </w:rPr>
              <w:t>signInWithPopup</w:t>
            </w:r>
            <w:proofErr w:type="spellEnd"/>
            <w:r>
              <w:rPr>
                <w:rFonts w:eastAsia="Times New Roman"/>
              </w:rPr>
              <w:t xml:space="preserve"> opens a new browser window which Android Chrome blocks as a pop-up. Fix: added mobile UA detection (`/Android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828DB8" w14:textId="77777777" w:rsidR="00421C69" w:rsidRDefault="00421C69">
            <w:pPr>
              <w:spacing w:before="150" w:after="150"/>
              <w:rPr>
                <w:rFonts w:eastAsia="Times New Roman"/>
              </w:rPr>
            </w:pPr>
            <w:r>
              <w:rPr>
                <w:rFonts w:eastAsia="Times New Roman"/>
              </w:rPr>
              <w:t>iPhone</w:t>
            </w:r>
          </w:p>
        </w:tc>
      </w:tr>
      <w:tr w:rsidR="00421C69" w14:paraId="5FB358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AB3762" w14:textId="77777777" w:rsidR="00421C69" w:rsidRDefault="00421C69">
            <w:pPr>
              <w:spacing w:before="150" w:after="150"/>
              <w:rPr>
                <w:rFonts w:eastAsia="Times New Roman"/>
              </w:rPr>
            </w:pPr>
            <w:r>
              <w:rPr>
                <w:rFonts w:eastAsia="Times New Roman"/>
              </w:rPr>
              <w:lastRenderedPageBreak/>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78B91E"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-Admin-Subscriptions.html</w:t>
            </w:r>
            <w:r>
              <w:rPr>
                <w:rFonts w:eastAsia="Times New Roman"/>
              </w:rPr>
              <w:t xml:space="preserve"> + </w:t>
            </w:r>
            <w:r>
              <w:rPr>
                <w:rStyle w:val="HTMLCode"/>
              </w:rPr>
              <w:t>functions/</w:t>
            </w:r>
            <w:proofErr w:type="spellStart"/>
            <w:r>
              <w:rPr>
                <w:rStyle w:val="HTMLCode"/>
              </w:rPr>
              <w:t>index.js</w:t>
            </w:r>
            <w:proofErr w:type="spellEnd"/>
            <w:r>
              <w:rPr>
                <w:rFonts w:eastAsia="Times New Roman"/>
              </w:rPr>
              <w:t xml:space="preserve"> — default prices were test placeholder values ($19/$99)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6279CF" w14:textId="77777777" w:rsidR="00421C69" w:rsidRDefault="00421C69">
            <w:pPr>
              <w:spacing w:before="150" w:after="150"/>
              <w:rPr>
                <w:rFonts w:eastAsia="Times New Roman"/>
              </w:rPr>
            </w:pPr>
            <w:r>
              <w:rPr>
                <w:rFonts w:eastAsia="Times New Roman"/>
              </w:rPr>
              <w:t xml:space="preserve">Pricing inputs on Admin-Subscriptions defaulted to $19 (Pro) and $99 (Agency) — holdover test values. </w:t>
            </w:r>
            <w:proofErr w:type="spellStart"/>
            <w:r>
              <w:rPr>
                <w:rStyle w:val="HTMLCode"/>
              </w:rPr>
              <w:t>adminSubscriptionSummary</w:t>
            </w:r>
            <w:proofErr w:type="spellEnd"/>
            <w:r>
              <w:rPr>
                <w:rFonts w:eastAsia="Times New Roman"/>
              </w:rPr>
              <w:t xml:space="preserve"> MRR fallback and the </w:t>
            </w:r>
            <w:proofErr w:type="spellStart"/>
            <w:r>
              <w:rPr>
                <w:rFonts w:eastAsia="Times New Roman"/>
              </w:rPr>
              <w:t>Firestore</w:t>
            </w:r>
            <w:proofErr w:type="spellEnd"/>
            <w:r>
              <w:rPr>
                <w:rFonts w:eastAsia="Times New Roman"/>
              </w:rPr>
              <w:t xml:space="preserve">-driven MRR JS calculation also used $19/$99. Fix: updated HTML input defaults to $49 (Pro) / $149 (Agency); updated CF MRR fallback and JS prices map to match. Deployed hosting + function. Playwright confirmed </w:t>
            </w:r>
            <w:proofErr w:type="spellStart"/>
            <w:r>
              <w:rPr>
                <w:rFonts w:eastAsia="Times New Roman"/>
              </w:rPr>
              <w:t>inp</w:t>
            </w:r>
            <w:proofErr w:type="spellEnd"/>
            <w:r>
              <w:rPr>
                <w:rFonts w:eastAsia="Times New Roman"/>
              </w:rPr>
              <w:t xml:space="preserve">-pro=49, </w:t>
            </w:r>
            <w:proofErr w:type="spellStart"/>
            <w:r>
              <w:rPr>
                <w:rFonts w:eastAsia="Times New Roman"/>
              </w:rPr>
              <w:t>inp</w:t>
            </w:r>
            <w:proofErr w:type="spellEnd"/>
            <w:r>
              <w:rPr>
                <w:rFonts w:eastAsia="Times New Roman"/>
              </w:rPr>
              <w:t>-agency=149 live.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E7BFBC" w14:textId="77777777" w:rsidR="00421C69" w:rsidRDefault="00421C69">
            <w:pPr>
              <w:spacing w:before="150" w:after="150"/>
              <w:rPr>
                <w:rFonts w:eastAsia="Times New Roman"/>
              </w:rPr>
            </w:pPr>
          </w:p>
        </w:tc>
      </w:tr>
      <w:tr w:rsidR="00421C69" w14:paraId="253FDD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51525A"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D148D9"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-Admin-Platform-Health.html</w:t>
            </w:r>
            <w:r>
              <w:rPr>
                <w:rFonts w:eastAsia="Times New Roman"/>
              </w:rPr>
              <w:t xml:space="preserve"> — hardcoded fake stats (5/3/11/1)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E473F0" w14:textId="77777777" w:rsidR="00421C69" w:rsidRDefault="00421C69">
            <w:pPr>
              <w:spacing w:before="150" w:after="150"/>
              <w:rPr>
                <w:rFonts w:eastAsia="Times New Roman"/>
              </w:rPr>
            </w:pPr>
            <w:r>
              <w:rPr>
                <w:rFonts w:eastAsia="Times New Roman"/>
              </w:rPr>
              <w:t xml:space="preserve">Stat cards showed hardcoded values (5 Connected, 3 Manual, 11 Expired, 1 Rate Limit) that never updated. Hero "Overall Status" card also showed hardcoded "92" score and "3 platforms need attention" text. Fix: (1) Changed all four HTML default stat values to "—". (2) Script now reads all four stats from live </w:t>
            </w:r>
            <w:proofErr w:type="spellStart"/>
            <w:r>
              <w:rPr>
                <w:rFonts w:eastAsia="Times New Roman"/>
              </w:rPr>
              <w:t>Firestore</w:t>
            </w:r>
            <w:proofErr w:type="spellEnd"/>
            <w:r>
              <w:rPr>
                <w:rFonts w:eastAsia="Times New Roman"/>
              </w:rPr>
              <w:t xml:space="preserve"> </w:t>
            </w:r>
            <w:proofErr w:type="spellStart"/>
            <w:r>
              <w:rPr>
                <w:rStyle w:val="HTMLCode"/>
              </w:rPr>
              <w:t>platformConnections</w:t>
            </w:r>
            <w:proofErr w:type="spellEnd"/>
            <w:r>
              <w:rPr>
                <w:rFonts w:eastAsia="Times New Roman"/>
              </w:rPr>
              <w:t xml:space="preserve">: connected, manual (PLATFORM_META count), expired, </w:t>
            </w:r>
            <w:proofErr w:type="spellStart"/>
            <w:r>
              <w:rPr>
                <w:rFonts w:eastAsia="Times New Roman"/>
              </w:rPr>
              <w:t>rate_limited</w:t>
            </w:r>
            <w:proofErr w:type="spellEnd"/>
            <w:r>
              <w:rPr>
                <w:rFonts w:eastAsia="Times New Roman"/>
              </w:rPr>
              <w:t xml:space="preserve">. (3) Hero card rows given ids </w:t>
            </w:r>
            <w:r>
              <w:rPr>
                <w:rStyle w:val="HTMLCode"/>
              </w:rPr>
              <w:t>hero-row-score</w:t>
            </w:r>
            <w:r>
              <w:rPr>
                <w:rFonts w:eastAsia="Times New Roman"/>
              </w:rPr>
              <w:t xml:space="preserve"> and </w:t>
            </w:r>
            <w:r>
              <w:rPr>
                <w:rStyle w:val="HTMLCode"/>
              </w:rPr>
              <w:t>hero-row-</w:t>
            </w:r>
            <w:proofErr w:type="spellStart"/>
            <w:r>
              <w:rPr>
                <w:rStyle w:val="HTMLCode"/>
              </w:rPr>
              <w:t>attn</w:t>
            </w:r>
            <w:proofErr w:type="spellEnd"/>
            <w:r>
              <w:rPr>
                <w:rFonts w:eastAsia="Times New Roman"/>
              </w:rPr>
              <w:t xml:space="preserve">; script updates both from live data. Playwright confirmed old values (5/3/11/1) are gone; page </w:t>
            </w:r>
            <w:r>
              <w:rPr>
                <w:rFonts w:eastAsia="Times New Roman"/>
              </w:rPr>
              <w:lastRenderedPageBreak/>
              <w:t>shows "—" for non-admin users or live counts for admin.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40A67D" w14:textId="77777777" w:rsidR="00421C69" w:rsidRDefault="00421C69">
            <w:pPr>
              <w:spacing w:before="150" w:after="150"/>
              <w:rPr>
                <w:rFonts w:eastAsia="Times New Roman"/>
              </w:rPr>
            </w:pPr>
          </w:p>
        </w:tc>
      </w:tr>
      <w:tr w:rsidR="00421C69" w14:paraId="59EF6E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17EA45"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8322E0"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r>
              <w:rPr>
                <w:rStyle w:val="HTMLCode"/>
              </w:rPr>
              <w:t>BlastyBiz-Onboarding.html</w:t>
            </w:r>
            <w:r>
              <w:rPr>
                <w:rFonts w:eastAsia="Times New Roman"/>
              </w:rPr>
              <w:t xml:space="preserve"> — "Find My Categories" AI returned wrong/irrelevant categories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DD9BA1" w14:textId="77777777" w:rsidR="00421C69" w:rsidRDefault="00421C69">
            <w:pPr>
              <w:spacing w:before="150" w:after="150"/>
              <w:rPr>
                <w:rFonts w:eastAsia="Times New Roman"/>
              </w:rPr>
            </w:pPr>
            <w:r>
              <w:rPr>
                <w:rFonts w:eastAsia="Times New Roman"/>
              </w:rPr>
              <w:t xml:space="preserve">Prompt only sent the business type description with no platform context. AI had no basis to distinguish </w:t>
            </w:r>
            <w:proofErr w:type="spellStart"/>
            <w:r>
              <w:rPr>
                <w:rFonts w:eastAsia="Times New Roman"/>
              </w:rPr>
              <w:t>Angi</w:t>
            </w:r>
            <w:proofErr w:type="spellEnd"/>
            <w:r>
              <w:rPr>
                <w:rFonts w:eastAsia="Times New Roman"/>
              </w:rPr>
              <w:t xml:space="preserve"> (home services) from Thumbtack (local pros) from Yelp (reviews). Match check was also exact-string only — any capitalization difference silently triggered a word-overlap fallback. Fix: (1) Rewrote prompt with PURPOSE explanations for all 7 platforms and explicit instruction to copy category strings character-for-character. (2) Client now sends </w:t>
            </w:r>
            <w:proofErr w:type="spellStart"/>
            <w:r>
              <w:rPr>
                <w:rStyle w:val="HTMLCode"/>
              </w:rPr>
              <w:t>businessName</w:t>
            </w:r>
            <w:proofErr w:type="spellEnd"/>
            <w:r>
              <w:rPr>
                <w:rFonts w:eastAsia="Times New Roman"/>
              </w:rPr>
              <w:t xml:space="preserve"> alongside description. (3) Match logic upgraded to exact → case-insensitive → word-fallback chain. (4) </w:t>
            </w:r>
            <w:proofErr w:type="spellStart"/>
            <w:r>
              <w:rPr>
                <w:rFonts w:eastAsia="Times New Roman"/>
              </w:rPr>
              <w:t>Auth</w:t>
            </w:r>
            <w:proofErr w:type="spellEnd"/>
            <w:r>
              <w:rPr>
                <w:rFonts w:eastAsia="Times New Roman"/>
              </w:rPr>
              <w:t xml:space="preserve"> token retrieved via </w:t>
            </w:r>
            <w:r>
              <w:rPr>
                <w:rStyle w:val="HTMLCode"/>
              </w:rPr>
              <w:t>window._</w:t>
            </w:r>
            <w:proofErr w:type="spellStart"/>
            <w:r>
              <w:rPr>
                <w:rStyle w:val="HTMLCode"/>
              </w:rPr>
              <w:t>blastyUser</w:t>
            </w:r>
            <w:proofErr w:type="spellEnd"/>
            <w:r>
              <w:rPr>
                <w:rFonts w:eastAsia="Times New Roman"/>
              </w:rPr>
              <w:t xml:space="preserve"> (exposed from module scope). Playwright confirmed no errors and correct AI category picks for a drone photography test business.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A8486E" w14:textId="77777777" w:rsidR="00421C69" w:rsidRDefault="00421C69">
            <w:pPr>
              <w:spacing w:before="150" w:after="150"/>
              <w:rPr>
                <w:rFonts w:eastAsia="Times New Roman"/>
              </w:rPr>
            </w:pPr>
          </w:p>
        </w:tc>
      </w:tr>
      <w:tr w:rsidR="00421C69" w14:paraId="36816F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782D23" w14:textId="77777777" w:rsidR="00421C69" w:rsidRDefault="00421C69">
            <w:pPr>
              <w:spacing w:before="150" w:after="150"/>
              <w:rPr>
                <w:rFonts w:eastAsia="Times New Roman"/>
              </w:rPr>
            </w:pPr>
            <w:r>
              <w:rPr>
                <w:rFonts w:eastAsia="Times New Roman"/>
              </w:rPr>
              <w:t>Jun 2</w:t>
            </w:r>
            <w:r>
              <w:rPr>
                <w:rFonts w:eastAsia="Times New Roman"/>
              </w:rPr>
              <w:lastRenderedPageBreak/>
              <w:t>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6887D0" w14:textId="77777777" w:rsidR="00421C69" w:rsidRDefault="00421C69">
            <w:pPr>
              <w:spacing w:before="150" w:after="150"/>
              <w:rPr>
                <w:rFonts w:eastAsia="Times New Roman"/>
              </w:rPr>
            </w:pPr>
            <w:r>
              <w:rPr>
                <w:rStyle w:val="HTMLCode"/>
              </w:rPr>
              <w:lastRenderedPageBreak/>
              <w:t>BlastyBiz-Onboarding.html</w:t>
            </w:r>
            <w:r>
              <w:rPr>
                <w:rFonts w:eastAsia="Times New Roman"/>
              </w:rPr>
              <w:t xml:space="preserve"> — no location type toggle; online businesses </w:t>
            </w:r>
            <w:r>
              <w:rPr>
                <w:rFonts w:eastAsia="Times New Roman"/>
              </w:rPr>
              <w:lastRenderedPageBreak/>
              <w:t>forced to enter a physical address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2EDFD9" w14:textId="77777777" w:rsidR="00421C69" w:rsidRDefault="00421C69">
            <w:pPr>
              <w:spacing w:before="150" w:after="150"/>
              <w:rPr>
                <w:rFonts w:eastAsia="Times New Roman"/>
              </w:rPr>
            </w:pPr>
            <w:r>
              <w:rPr>
                <w:rFonts w:eastAsia="Times New Roman"/>
              </w:rPr>
              <w:lastRenderedPageBreak/>
              <w:t xml:space="preserve">Step 3 only had address fields — no way to indicate "Online Only" or "Both." Online businesses had no meaningful way to describe their </w:t>
            </w:r>
            <w:r>
              <w:rPr>
                <w:rFonts w:eastAsia="Times New Roman"/>
              </w:rPr>
              <w:lastRenderedPageBreak/>
              <w:t xml:space="preserve">service area, and Apple Maps (physical location discovery) was incorrectly included in their category suggestions. Fix: (1) Added three-button toggle to step 3: </w:t>
            </w:r>
            <w:r>
              <w:rPr>
                <w:rFonts w:ascii="Segoe UI Emoji" w:eastAsia="Times New Roman" w:hAnsi="Segoe UI Emoji" w:cs="Segoe UI Emoji"/>
              </w:rPr>
              <w:t>📍</w:t>
            </w:r>
            <w:r>
              <w:rPr>
                <w:rFonts w:eastAsia="Times New Roman"/>
              </w:rPr>
              <w:t xml:space="preserve"> Has a Location / </w:t>
            </w:r>
            <w:r>
              <w:rPr>
                <w:rFonts w:ascii="Segoe UI Emoji" w:eastAsia="Times New Roman" w:hAnsi="Segoe UI Emoji" w:cs="Segoe UI Emoji"/>
              </w:rPr>
              <w:t>🌐</w:t>
            </w:r>
            <w:r>
              <w:rPr>
                <w:rFonts w:eastAsia="Times New Roman"/>
              </w:rPr>
              <w:t xml:space="preserve"> Online Only / </w:t>
            </w:r>
            <w:r>
              <w:rPr>
                <w:rFonts w:ascii="Segoe UI Emoji" w:eastAsia="Times New Roman" w:hAnsi="Segoe UI Emoji" w:cs="Segoe UI Emoji"/>
              </w:rPr>
              <w:t>🌍</w:t>
            </w:r>
            <w:r>
              <w:rPr>
                <w:rFonts w:eastAsia="Times New Roman"/>
              </w:rPr>
              <w:t xml:space="preserve"> Both. (2) Online Only hides address fields and shows Service Area field instead; Both shows all fields. (3) </w:t>
            </w:r>
            <w:proofErr w:type="spellStart"/>
            <w:r>
              <w:rPr>
                <w:rStyle w:val="HTMLCode"/>
              </w:rPr>
              <w:t>checkStep</w:t>
            </w:r>
            <w:proofErr w:type="spellEnd"/>
            <w:r>
              <w:rPr>
                <w:rStyle w:val="HTMLCode"/>
              </w:rPr>
              <w:t>(3)</w:t>
            </w:r>
            <w:r>
              <w:rPr>
                <w:rFonts w:eastAsia="Times New Roman"/>
              </w:rPr>
              <w:t xml:space="preserve"> validates region for online, </w:t>
            </w:r>
            <w:proofErr w:type="spellStart"/>
            <w:r>
              <w:rPr>
                <w:rFonts w:eastAsia="Times New Roman"/>
              </w:rPr>
              <w:t>address+city</w:t>
            </w:r>
            <w:proofErr w:type="spellEnd"/>
            <w:r>
              <w:rPr>
                <w:rFonts w:eastAsia="Times New Roman"/>
              </w:rPr>
              <w:t xml:space="preserve"> for physical/both. (4) </w:t>
            </w:r>
            <w:proofErr w:type="spellStart"/>
            <w:r>
              <w:rPr>
                <w:rStyle w:val="HTMLCode"/>
              </w:rPr>
              <w:t>setOnboardingLoc</w:t>
            </w:r>
            <w:proofErr w:type="spellEnd"/>
            <w:r>
              <w:rPr>
                <w:rStyle w:val="HTMLCode"/>
              </w:rPr>
              <w:t>()</w:t>
            </w:r>
            <w:r>
              <w:rPr>
                <w:rFonts w:eastAsia="Times New Roman"/>
              </w:rPr>
              <w:t xml:space="preserve"> handles all toggle state. (5) </w:t>
            </w:r>
            <w:proofErr w:type="spellStart"/>
            <w:r>
              <w:rPr>
                <w:rStyle w:val="HTMLCode"/>
              </w:rPr>
              <w:t>resolveCats</w:t>
            </w:r>
            <w:proofErr w:type="spellEnd"/>
            <w:r>
              <w:rPr>
                <w:rStyle w:val="HTMLCode"/>
              </w:rPr>
              <w:t>()</w:t>
            </w:r>
            <w:r>
              <w:rPr>
                <w:rFonts w:eastAsia="Times New Roman"/>
              </w:rPr>
              <w:t xml:space="preserve"> skips Apple Maps when Online Only. (6) </w:t>
            </w:r>
            <w:proofErr w:type="spellStart"/>
            <w:r>
              <w:rPr>
                <w:rStyle w:val="HTMLCode"/>
              </w:rPr>
              <w:t>locationType</w:t>
            </w:r>
            <w:proofErr w:type="spellEnd"/>
            <w:r>
              <w:rPr>
                <w:rFonts w:eastAsia="Times New Roman"/>
              </w:rPr>
              <w:t xml:space="preserve"> and </w:t>
            </w:r>
            <w:r>
              <w:rPr>
                <w:rStyle w:val="HTMLCode"/>
              </w:rPr>
              <w:t>region</w:t>
            </w:r>
            <w:r>
              <w:rPr>
                <w:rFonts w:eastAsia="Times New Roman"/>
              </w:rPr>
              <w:t xml:space="preserve"> saved to </w:t>
            </w:r>
            <w:proofErr w:type="spellStart"/>
            <w:r>
              <w:rPr>
                <w:rFonts w:eastAsia="Times New Roman"/>
              </w:rPr>
              <w:t>Firestore</w:t>
            </w:r>
            <w:proofErr w:type="spellEnd"/>
            <w:r>
              <w:rPr>
                <w:rFonts w:eastAsia="Times New Roman"/>
              </w:rPr>
              <w:t xml:space="preserve"> via </w:t>
            </w:r>
            <w:r>
              <w:rPr>
                <w:rStyle w:val="HTMLCode"/>
              </w:rPr>
              <w:t>_</w:t>
            </w:r>
            <w:proofErr w:type="spellStart"/>
            <w:r>
              <w:rPr>
                <w:rStyle w:val="HTMLCode"/>
              </w:rPr>
              <w:t>buildProfileData</w:t>
            </w:r>
            <w:proofErr w:type="spellEnd"/>
            <w:r>
              <w:rPr>
                <w:rFonts w:eastAsia="Times New Roman"/>
              </w:rPr>
              <w:t>. Playwright confirmed all toggle states work correctly with no errors.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4E64E5" w14:textId="77777777" w:rsidR="00421C69" w:rsidRDefault="00421C69">
            <w:pPr>
              <w:spacing w:before="150" w:after="150"/>
              <w:rPr>
                <w:rFonts w:eastAsia="Times New Roman"/>
              </w:rPr>
            </w:pPr>
          </w:p>
        </w:tc>
      </w:tr>
      <w:tr w:rsidR="00421C69" w14:paraId="09AE98C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A30239"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98FCAD" w14:textId="77777777" w:rsidR="00421C69" w:rsidRDefault="00421C69">
            <w:pPr>
              <w:spacing w:before="150" w:after="150"/>
              <w:rPr>
                <w:rFonts w:eastAsia="Times New Roman"/>
              </w:rPr>
            </w:pPr>
            <w:r>
              <w:rPr>
                <w:rStyle w:val="HTMLCode"/>
              </w:rPr>
              <w:t>BlastyBiz-Onboarding.html</w:t>
            </w:r>
            <w:r>
              <w:rPr>
                <w:rFonts w:eastAsia="Times New Roman"/>
              </w:rPr>
              <w:t xml:space="preserve"> — sparse hardcoded category lists (20–77 per platform) gave AI too few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226CFC" w14:textId="77777777" w:rsidR="00421C69" w:rsidRDefault="00421C69">
            <w:pPr>
              <w:spacing w:before="150" w:after="150"/>
              <w:rPr>
                <w:rFonts w:eastAsia="Times New Roman"/>
              </w:rPr>
            </w:pPr>
            <w:r>
              <w:rPr>
                <w:rFonts w:eastAsia="Times New Roman"/>
              </w:rPr>
              <w:t>Category lists were hardcoded inline in the HTML. Yelp had 52 categories; real taxonomy has 1,000+. Thumbtack/</w:t>
            </w:r>
            <w:proofErr w:type="spellStart"/>
            <w:r>
              <w:rPr>
                <w:rFonts w:eastAsia="Times New Roman"/>
              </w:rPr>
              <w:t>Angi</w:t>
            </w:r>
            <w:proofErr w:type="spellEnd"/>
            <w:r>
              <w:rPr>
                <w:rFonts w:eastAsia="Times New Roman"/>
              </w:rPr>
              <w:t xml:space="preserve"> each had ~47-50 vs their actual 150+. Fix: Created </w:t>
            </w:r>
            <w:r>
              <w:rPr>
                <w:rStyle w:val="HTMLCode"/>
              </w:rPr>
              <w:t>platform-</w:t>
            </w:r>
            <w:proofErr w:type="spellStart"/>
            <w:r>
              <w:rPr>
                <w:rStyle w:val="HTMLCode"/>
              </w:rPr>
              <w:t>categories.js</w:t>
            </w:r>
            <w:proofErr w:type="spellEnd"/>
            <w:r>
              <w:rPr>
                <w:rFonts w:eastAsia="Times New Roman"/>
              </w:rPr>
              <w:t xml:space="preserve"> (standalone script, sets </w:t>
            </w:r>
            <w:proofErr w:type="spellStart"/>
            <w:r>
              <w:rPr>
                <w:rStyle w:val="HTMLCode"/>
              </w:rPr>
              <w:t>window.PLATFORM_CATS</w:t>
            </w:r>
            <w:proofErr w:type="spellEnd"/>
            <w:r>
              <w:rPr>
                <w:rFonts w:eastAsia="Times New Roman"/>
              </w:rPr>
              <w:t xml:space="preserve">) with comprehensive curated lists — Yelp ~220, Thumbtack ~130, </w:t>
            </w:r>
            <w:proofErr w:type="spellStart"/>
            <w:r>
              <w:rPr>
                <w:rFonts w:eastAsia="Times New Roman"/>
              </w:rPr>
              <w:t>Angi</w:t>
            </w:r>
            <w:proofErr w:type="spellEnd"/>
            <w:r>
              <w:rPr>
                <w:rFonts w:eastAsia="Times New Roman"/>
              </w:rPr>
              <w:t xml:space="preserve"> ~130, </w:t>
            </w:r>
            <w:proofErr w:type="spellStart"/>
            <w:r>
              <w:rPr>
                <w:rFonts w:eastAsia="Times New Roman"/>
              </w:rPr>
              <w:t>Alignable</w:t>
            </w:r>
            <w:proofErr w:type="spellEnd"/>
            <w:r>
              <w:rPr>
                <w:rFonts w:eastAsia="Times New Roman"/>
              </w:rPr>
              <w:t xml:space="preserve"> ~65, Apple Maps ~150, Craigslist and FB Marketplace </w:t>
            </w:r>
            <w:r>
              <w:rPr>
                <w:rFonts w:eastAsia="Times New Roman"/>
              </w:rPr>
              <w:lastRenderedPageBreak/>
              <w:t xml:space="preserve">unchanged (already complete). Loaded via </w:t>
            </w:r>
            <w:r>
              <w:rPr>
                <w:rStyle w:val="HTMLCode"/>
              </w:rPr>
              <w:t xml:space="preserve">&lt;script </w:t>
            </w:r>
            <w:proofErr w:type="spellStart"/>
            <w:r>
              <w:rPr>
                <w:rStyle w:val="HTMLCode"/>
              </w:rPr>
              <w:t>src</w:t>
            </w:r>
            <w:proofErr w:type="spellEnd"/>
            <w:r>
              <w:rPr>
                <w:rStyle w:val="HTMLCode"/>
              </w:rPr>
              <w:t>="platform-</w:t>
            </w:r>
            <w:proofErr w:type="spellStart"/>
            <w:r>
              <w:rPr>
                <w:rStyle w:val="HTMLCode"/>
              </w:rPr>
              <w:t>categories.js</w:t>
            </w:r>
            <w:proofErr w:type="spellEnd"/>
            <w:r>
              <w:rPr>
                <w:rStyle w:val="HTMLCode"/>
              </w:rPr>
              <w:t>"&gt;</w:t>
            </w:r>
            <w:r>
              <w:rPr>
                <w:rFonts w:eastAsia="Times New Roman"/>
              </w:rPr>
              <w:t xml:space="preserve"> before non-module script. Replaced inline PLATFORM_CATS block with </w:t>
            </w:r>
            <w:proofErr w:type="spellStart"/>
            <w:r>
              <w:rPr>
                <w:rStyle w:val="HTMLCode"/>
              </w:rPr>
              <w:t>window.PLATFORM_CATS</w:t>
            </w:r>
            <w:proofErr w:type="spellEnd"/>
            <w:r>
              <w:rPr>
                <w:rFonts w:eastAsia="Times New Roman"/>
              </w:rPr>
              <w:t xml:space="preserve"> reference. Deployed and confirmed live.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BBEE38" w14:textId="77777777" w:rsidR="00421C69" w:rsidRDefault="00421C69">
            <w:pPr>
              <w:spacing w:before="150" w:after="150"/>
              <w:rPr>
                <w:rFonts w:eastAsia="Times New Roman"/>
              </w:rPr>
            </w:pPr>
          </w:p>
        </w:tc>
      </w:tr>
      <w:tr w:rsidR="00421C69" w14:paraId="0529A0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273015"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6C54CC" w14:textId="77777777" w:rsidR="00421C69" w:rsidRDefault="00421C69">
            <w:pPr>
              <w:spacing w:before="150" w:after="150"/>
              <w:rPr>
                <w:rFonts w:eastAsia="Times New Roman"/>
              </w:rPr>
            </w:pPr>
            <w:r>
              <w:rPr>
                <w:rStyle w:val="HTMLCode"/>
              </w:rPr>
              <w:t>BlastyBiz.html</w:t>
            </w:r>
            <w:r>
              <w:rPr>
                <w:rFonts w:eastAsia="Times New Roman"/>
              </w:rPr>
              <w:t xml:space="preserve"> + </w:t>
            </w: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firestore.rules</w:t>
            </w:r>
            <w:proofErr w:type="spellEnd"/>
            <w:r>
              <w:rPr>
                <w:rFonts w:eastAsia="Times New Roman"/>
              </w:rPr>
              <w:t xml:space="preserve"> — no auto-post scheduling; businesses couldn't set a recurring posting cadence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FDCE4F" w14:textId="77777777" w:rsidR="00421C69" w:rsidRDefault="00421C69">
            <w:pPr>
              <w:spacing w:before="150" w:after="150"/>
              <w:rPr>
                <w:rFonts w:eastAsia="Times New Roman"/>
              </w:rPr>
            </w:pPr>
            <w:r>
              <w:rPr>
                <w:rFonts w:eastAsia="Times New Roman"/>
              </w:rPr>
              <w:t>Added end-to-end auto-post scheduling. (1) New "</w:t>
            </w:r>
            <w:r>
              <w:rPr>
                <w:rFonts w:ascii="Segoe UI Emoji" w:eastAsia="Times New Roman" w:hAnsi="Segoe UI Emoji" w:cs="Segoe UI Emoji"/>
              </w:rPr>
              <w:t>📅</w:t>
            </w:r>
            <w:r>
              <w:rPr>
                <w:rFonts w:eastAsia="Times New Roman"/>
              </w:rPr>
              <w:t xml:space="preserve"> Auto-Post Schedule" card in Profile tab: enable/disable toggle, frequency chips (Weekly / Every 2 </w:t>
            </w:r>
            <w:proofErr w:type="spellStart"/>
            <w:r>
              <w:rPr>
                <w:rFonts w:eastAsia="Times New Roman"/>
              </w:rPr>
              <w:t>wks</w:t>
            </w:r>
            <w:proofErr w:type="spellEnd"/>
            <w:r>
              <w:rPr>
                <w:rFonts w:eastAsia="Times New Roman"/>
              </w:rPr>
              <w:t xml:space="preserve"> / Monthly), day-of-week chips (Sun–Sat), day-of-month chips (1st/8th/15th/22nd for monthly), time-slot chips (9am/12pm/3pm/6pm), live "Next post: [date] at [time]" preview. Saves full schedule to </w:t>
            </w:r>
            <w:r>
              <w:rPr>
                <w:rStyle w:val="HTMLCode"/>
              </w:rPr>
              <w:t>businesses/{</w:t>
            </w:r>
            <w:proofErr w:type="spellStart"/>
            <w:r>
              <w:rPr>
                <w:rStyle w:val="HTMLCode"/>
              </w:rPr>
              <w:t>bizId</w:t>
            </w:r>
            <w:proofErr w:type="spellEnd"/>
            <w:r>
              <w:rPr>
                <w:rStyle w:val="HTMLCode"/>
              </w:rPr>
              <w:t>}.</w:t>
            </w:r>
            <w:proofErr w:type="spellStart"/>
            <w:r>
              <w:rPr>
                <w:rStyle w:val="HTMLCode"/>
              </w:rPr>
              <w:t>postingSchedule</w:t>
            </w:r>
            <w:proofErr w:type="spellEnd"/>
            <w:r>
              <w:rPr>
                <w:rFonts w:eastAsia="Times New Roman"/>
              </w:rPr>
              <w:t xml:space="preserve"> via </w:t>
            </w:r>
            <w:proofErr w:type="spellStart"/>
            <w:r>
              <w:rPr>
                <w:rFonts w:eastAsia="Times New Roman"/>
              </w:rPr>
              <w:t>Firestore</w:t>
            </w:r>
            <w:proofErr w:type="spellEnd"/>
            <w:r>
              <w:rPr>
                <w:rFonts w:eastAsia="Times New Roman"/>
              </w:rPr>
              <w:t xml:space="preserve"> merge. (2) </w:t>
            </w:r>
            <w:r>
              <w:rPr>
                <w:rStyle w:val="HTMLCode"/>
              </w:rPr>
              <w:t>_</w:t>
            </w:r>
            <w:proofErr w:type="spellStart"/>
            <w:r>
              <w:rPr>
                <w:rStyle w:val="HTMLCode"/>
              </w:rPr>
              <w:t>computeNextRunDate</w:t>
            </w:r>
            <w:proofErr w:type="spellEnd"/>
            <w:r>
              <w:rPr>
                <w:rStyle w:val="HTMLCode"/>
              </w:rPr>
              <w:t>()</w:t>
            </w:r>
            <w:r>
              <w:rPr>
                <w:rFonts w:eastAsia="Times New Roman"/>
              </w:rPr>
              <w:t xml:space="preserve"> on client + </w:t>
            </w:r>
            <w:r>
              <w:rPr>
                <w:rStyle w:val="HTMLCode"/>
              </w:rPr>
              <w:t>_</w:t>
            </w:r>
            <w:proofErr w:type="spellStart"/>
            <w:r>
              <w:rPr>
                <w:rStyle w:val="HTMLCode"/>
              </w:rPr>
              <w:t>computeNextRunAt</w:t>
            </w:r>
            <w:proofErr w:type="spellEnd"/>
            <w:r>
              <w:rPr>
                <w:rStyle w:val="HTMLCode"/>
              </w:rPr>
              <w:t>()</w:t>
            </w:r>
            <w:r>
              <w:rPr>
                <w:rFonts w:eastAsia="Times New Roman"/>
              </w:rPr>
              <w:t xml:space="preserve"> on server both compute </w:t>
            </w:r>
            <w:proofErr w:type="spellStart"/>
            <w:r>
              <w:rPr>
                <w:rFonts w:eastAsia="Times New Roman"/>
              </w:rPr>
              <w:t>timezone</w:t>
            </w:r>
            <w:proofErr w:type="spellEnd"/>
            <w:r>
              <w:rPr>
                <w:rFonts w:eastAsia="Times New Roman"/>
              </w:rPr>
              <w:t xml:space="preserve">-aware next-run UTC timestamp using </w:t>
            </w:r>
            <w:proofErr w:type="spellStart"/>
            <w:r>
              <w:rPr>
                <w:rFonts w:eastAsia="Times New Roman"/>
              </w:rPr>
              <w:t>Intl.DateTimeFormat</w:t>
            </w:r>
            <w:proofErr w:type="spellEnd"/>
            <w:r>
              <w:rPr>
                <w:rFonts w:eastAsia="Times New Roman"/>
              </w:rPr>
              <w:t xml:space="preserve">. Browser </w:t>
            </w:r>
            <w:proofErr w:type="spellStart"/>
            <w:r>
              <w:rPr>
                <w:rFonts w:eastAsia="Times New Roman"/>
              </w:rPr>
              <w:t>timezone</w:t>
            </w:r>
            <w:proofErr w:type="spellEnd"/>
            <w:r>
              <w:rPr>
                <w:rFonts w:eastAsia="Times New Roman"/>
              </w:rPr>
              <w:t xml:space="preserve"> auto-detected via </w:t>
            </w:r>
            <w:proofErr w:type="spellStart"/>
            <w:r>
              <w:rPr>
                <w:rStyle w:val="HTMLCode"/>
              </w:rPr>
              <w:t>Intl.DateTimeFormat</w:t>
            </w:r>
            <w:proofErr w:type="spellEnd"/>
            <w:r>
              <w:rPr>
                <w:rStyle w:val="HTMLCode"/>
              </w:rPr>
              <w:t>().</w:t>
            </w:r>
            <w:proofErr w:type="spellStart"/>
            <w:r>
              <w:rPr>
                <w:rStyle w:val="HTMLCode"/>
              </w:rPr>
              <w:t>resolvedOptions</w:t>
            </w:r>
            <w:proofErr w:type="spellEnd"/>
            <w:r>
              <w:rPr>
                <w:rStyle w:val="HTMLCode"/>
              </w:rPr>
              <w:t>().</w:t>
            </w:r>
            <w:proofErr w:type="spellStart"/>
            <w:r>
              <w:rPr>
                <w:rStyle w:val="HTMLCode"/>
              </w:rPr>
              <w:t>timeZone</w:t>
            </w:r>
            <w:proofErr w:type="spellEnd"/>
            <w:r>
              <w:rPr>
                <w:rFonts w:eastAsia="Times New Roman"/>
              </w:rPr>
              <w:t xml:space="preserve">. (3) </w:t>
            </w:r>
            <w:proofErr w:type="spellStart"/>
            <w:r>
              <w:rPr>
                <w:rStyle w:val="HTMLCode"/>
              </w:rPr>
              <w:t>exports.scheduledPostingCheck</w:t>
            </w:r>
            <w:proofErr w:type="spellEnd"/>
            <w:r>
              <w:rPr>
                <w:rFonts w:eastAsia="Times New Roman"/>
              </w:rPr>
              <w:t xml:space="preserve"> Cloud Function (hourly scheduler): queries businesses with </w:t>
            </w:r>
            <w:proofErr w:type="spellStart"/>
            <w:r>
              <w:rPr>
                <w:rStyle w:val="HTMLCode"/>
              </w:rPr>
              <w:lastRenderedPageBreak/>
              <w:t>postingSchedule.enabled</w:t>
            </w:r>
            <w:proofErr w:type="spellEnd"/>
            <w:r>
              <w:rPr>
                <w:rStyle w:val="HTMLCode"/>
              </w:rPr>
              <w:t xml:space="preserve"> == true</w:t>
            </w:r>
            <w:r>
              <w:rPr>
                <w:rFonts w:eastAsia="Times New Roman"/>
              </w:rPr>
              <w:t xml:space="preserve">, checks </w:t>
            </w:r>
            <w:proofErr w:type="spellStart"/>
            <w:r>
              <w:rPr>
                <w:rStyle w:val="HTMLCode"/>
              </w:rPr>
              <w:t>nextRunAt</w:t>
            </w:r>
            <w:proofErr w:type="spellEnd"/>
            <w:r>
              <w:rPr>
                <w:rStyle w:val="HTMLCode"/>
              </w:rPr>
              <w:t xml:space="preserve"> &lt;= now</w:t>
            </w:r>
            <w:r>
              <w:rPr>
                <w:rFonts w:eastAsia="Times New Roman"/>
              </w:rPr>
              <w:t xml:space="preserve">, calls Claude to generate fresh adapted content per platform via </w:t>
            </w:r>
            <w:r>
              <w:rPr>
                <w:rStyle w:val="HTMLCode"/>
              </w:rPr>
              <w:t>_</w:t>
            </w:r>
            <w:proofErr w:type="spellStart"/>
            <w:r>
              <w:rPr>
                <w:rStyle w:val="HTMLCode"/>
              </w:rPr>
              <w:t>runScheduledPost</w:t>
            </w:r>
            <w:proofErr w:type="spellEnd"/>
            <w:r>
              <w:rPr>
                <w:rStyle w:val="HTMLCode"/>
              </w:rPr>
              <w:t>()</w:t>
            </w:r>
            <w:r>
              <w:rPr>
                <w:rFonts w:eastAsia="Times New Roman"/>
              </w:rPr>
              <w:t xml:space="preserve">, creates </w:t>
            </w:r>
            <w:proofErr w:type="spellStart"/>
            <w:r>
              <w:rPr>
                <w:rStyle w:val="HTMLCode"/>
              </w:rPr>
              <w:t>publishJobs</w:t>
            </w:r>
            <w:proofErr w:type="spellEnd"/>
            <w:r>
              <w:rPr>
                <w:rFonts w:eastAsia="Times New Roman"/>
              </w:rPr>
              <w:t xml:space="preserve"> for API platforms (auto-post) and manual platforms (copy-paste), then updates </w:t>
            </w:r>
            <w:proofErr w:type="spellStart"/>
            <w:r>
              <w:rPr>
                <w:rStyle w:val="HTMLCode"/>
              </w:rPr>
              <w:t>lastRunAt</w:t>
            </w:r>
            <w:proofErr w:type="spellEnd"/>
            <w:r>
              <w:rPr>
                <w:rFonts w:eastAsia="Times New Roman"/>
              </w:rPr>
              <w:t xml:space="preserve"> + advances </w:t>
            </w:r>
            <w:proofErr w:type="spellStart"/>
            <w:r>
              <w:rPr>
                <w:rStyle w:val="HTMLCode"/>
              </w:rPr>
              <w:t>nextRunAt</w:t>
            </w:r>
            <w:proofErr w:type="spellEnd"/>
            <w:r>
              <w:rPr>
                <w:rFonts w:eastAsia="Times New Roman"/>
              </w:rPr>
              <w:t xml:space="preserve">. (4) Fixed </w:t>
            </w:r>
            <w:proofErr w:type="spellStart"/>
            <w:r>
              <w:rPr>
                <w:rFonts w:eastAsia="Times New Roman"/>
              </w:rPr>
              <w:t>Firestore</w:t>
            </w:r>
            <w:proofErr w:type="spellEnd"/>
            <w:r>
              <w:rPr>
                <w:rFonts w:eastAsia="Times New Roman"/>
              </w:rPr>
              <w:t xml:space="preserve"> </w:t>
            </w:r>
            <w:r>
              <w:rPr>
                <w:rStyle w:val="HTMLCode"/>
              </w:rPr>
              <w:t>businesses</w:t>
            </w:r>
            <w:r>
              <w:rPr>
                <w:rFonts w:eastAsia="Times New Roman"/>
              </w:rPr>
              <w:t xml:space="preserve"> write rule to also allow writes when </w:t>
            </w:r>
            <w:proofErr w:type="spellStart"/>
            <w:r>
              <w:rPr>
                <w:rStyle w:val="HTMLCode"/>
              </w:rPr>
              <w:t>request.auth.uid</w:t>
            </w:r>
            <w:proofErr w:type="spellEnd"/>
            <w:r>
              <w:rPr>
                <w:rStyle w:val="HTMLCode"/>
              </w:rPr>
              <w:t xml:space="preserve"> == </w:t>
            </w:r>
            <w:proofErr w:type="spellStart"/>
            <w:r>
              <w:rPr>
                <w:rStyle w:val="HTMLCode"/>
              </w:rPr>
              <w:t>businessId</w:t>
            </w:r>
            <w:proofErr w:type="spellEnd"/>
            <w:r>
              <w:rPr>
                <w:rFonts w:eastAsia="Times New Roman"/>
              </w:rPr>
              <w:t xml:space="preserve"> (doc ID), since </w:t>
            </w:r>
            <w:proofErr w:type="spellStart"/>
            <w:r>
              <w:rPr>
                <w:rStyle w:val="HTMLCode"/>
              </w:rPr>
              <w:t>activeBizId</w:t>
            </w:r>
            <w:proofErr w:type="spellEnd"/>
            <w:r>
              <w:rPr>
                <w:rFonts w:eastAsia="Times New Roman"/>
              </w:rPr>
              <w:t xml:space="preserve"> defaults to </w:t>
            </w:r>
            <w:proofErr w:type="spellStart"/>
            <w:r>
              <w:rPr>
                <w:rStyle w:val="HTMLCode"/>
              </w:rPr>
              <w:t>user.uid</w:t>
            </w:r>
            <w:proofErr w:type="spellEnd"/>
            <w:r>
              <w:rPr>
                <w:rFonts w:eastAsia="Times New Roman"/>
              </w:rPr>
              <w:t xml:space="preserve"> — this prevented the test user's schedule from saving. Playwright confirmed: toggle, all chips, "Next post:" preview, and </w:t>
            </w:r>
            <w:proofErr w:type="spellStart"/>
            <w:r>
              <w:rPr>
                <w:rFonts w:eastAsia="Times New Roman"/>
              </w:rPr>
              <w:t>Firestore</w:t>
            </w:r>
            <w:proofErr w:type="spellEnd"/>
            <w:r>
              <w:rPr>
                <w:rFonts w:eastAsia="Times New Roman"/>
              </w:rPr>
              <w:t xml:space="preserve"> save all work with no console errors.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E06904" w14:textId="77777777" w:rsidR="00421C69" w:rsidRDefault="00421C69">
            <w:pPr>
              <w:spacing w:before="150" w:after="150"/>
              <w:rPr>
                <w:rFonts w:eastAsia="Times New Roman"/>
              </w:rPr>
            </w:pPr>
          </w:p>
        </w:tc>
      </w:tr>
      <w:tr w:rsidR="00421C69" w14:paraId="26B4D5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092F4F"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68B4B3"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r>
              <w:rPr>
                <w:rStyle w:val="HTMLCode"/>
              </w:rPr>
              <w:t>BlastyBiz-Onboarding.html</w:t>
            </w:r>
            <w:r>
              <w:rPr>
                <w:rFonts w:eastAsia="Times New Roman"/>
              </w:rPr>
              <w:t xml:space="preserve"> — "Find My Categories" only sent description to AI; ignored name, owner, city, state, special notes; no follow-up question capability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E9306A" w14:textId="77777777" w:rsidR="00421C69" w:rsidRDefault="00421C69">
            <w:pPr>
              <w:spacing w:before="150" w:after="150"/>
              <w:rPr>
                <w:rFonts w:eastAsia="Times New Roman"/>
              </w:rPr>
            </w:pPr>
            <w:r>
              <w:rPr>
                <w:rFonts w:eastAsia="Times New Roman"/>
              </w:rPr>
              <w:t>AI received one field (description) and had no mechanism to ask clarifying questions when a description was vague. Fix: (1) Client now collects all available form fields (</w:t>
            </w:r>
            <w:proofErr w:type="spellStart"/>
            <w:r>
              <w:rPr>
                <w:rFonts w:eastAsia="Times New Roman"/>
              </w:rPr>
              <w:t>businessName</w:t>
            </w:r>
            <w:proofErr w:type="spellEnd"/>
            <w:r>
              <w:rPr>
                <w:rFonts w:eastAsia="Times New Roman"/>
              </w:rPr>
              <w:t xml:space="preserve">, </w:t>
            </w:r>
            <w:proofErr w:type="spellStart"/>
            <w:r>
              <w:rPr>
                <w:rFonts w:eastAsia="Times New Roman"/>
              </w:rPr>
              <w:t>ownerName</w:t>
            </w:r>
            <w:proofErr w:type="spellEnd"/>
            <w:r>
              <w:rPr>
                <w:rFonts w:eastAsia="Times New Roman"/>
              </w:rPr>
              <w:t xml:space="preserve">, city, state, </w:t>
            </w:r>
            <w:proofErr w:type="spellStart"/>
            <w:r>
              <w:rPr>
                <w:rFonts w:eastAsia="Times New Roman"/>
              </w:rPr>
              <w:t>specialNotes</w:t>
            </w:r>
            <w:proofErr w:type="spellEnd"/>
            <w:r>
              <w:rPr>
                <w:rFonts w:eastAsia="Times New Roman"/>
              </w:rPr>
              <w:t xml:space="preserve">, </w:t>
            </w:r>
            <w:proofErr w:type="spellStart"/>
            <w:r>
              <w:rPr>
                <w:rFonts w:eastAsia="Times New Roman"/>
              </w:rPr>
              <w:t>locationType</w:t>
            </w:r>
            <w:proofErr w:type="spellEnd"/>
            <w:r>
              <w:rPr>
                <w:rFonts w:eastAsia="Times New Roman"/>
              </w:rPr>
              <w:t xml:space="preserve">) via </w:t>
            </w:r>
            <w:r>
              <w:rPr>
                <w:rStyle w:val="HTMLCode"/>
              </w:rPr>
              <w:t>_</w:t>
            </w:r>
            <w:proofErr w:type="spellStart"/>
            <w:r>
              <w:rPr>
                <w:rStyle w:val="HTMLCode"/>
              </w:rPr>
              <w:t>buildCatContext</w:t>
            </w:r>
            <w:proofErr w:type="spellEnd"/>
            <w:r>
              <w:rPr>
                <w:rStyle w:val="HTMLCode"/>
              </w:rPr>
              <w:t>()</w:t>
            </w:r>
            <w:r>
              <w:rPr>
                <w:rFonts w:eastAsia="Times New Roman"/>
              </w:rPr>
              <w:t xml:space="preserve"> and sends them all in the POST body. (2) Cloud Function </w:t>
            </w:r>
            <w:proofErr w:type="spellStart"/>
            <w:r>
              <w:rPr>
                <w:rFonts w:eastAsia="Times New Roman"/>
              </w:rPr>
              <w:t>destructures</w:t>
            </w:r>
            <w:proofErr w:type="spellEnd"/>
            <w:r>
              <w:rPr>
                <w:rFonts w:eastAsia="Times New Roman"/>
              </w:rPr>
              <w:t xml:space="preserve"> all fields, builds a structured BUSINESS CONTEXT block in the prompt, and </w:t>
            </w:r>
            <w:r>
              <w:rPr>
                <w:rFonts w:eastAsia="Times New Roman"/>
              </w:rPr>
              <w:lastRenderedPageBreak/>
              <w:t xml:space="preserve">includes </w:t>
            </w:r>
            <w:proofErr w:type="spellStart"/>
            <w:r>
              <w:rPr>
                <w:rFonts w:eastAsia="Times New Roman"/>
              </w:rPr>
              <w:t>locationType</w:t>
            </w:r>
            <w:proofErr w:type="spellEnd"/>
            <w:r>
              <w:rPr>
                <w:rFonts w:eastAsia="Times New Roman"/>
              </w:rPr>
              <w:t xml:space="preserve"> as a human-readable label. (3) Prompt now instructs AI: if context is sufficient → return </w:t>
            </w:r>
            <w:r>
              <w:rPr>
                <w:rStyle w:val="HTMLCode"/>
              </w:rPr>
              <w:t>{ "categories": {...} }</w:t>
            </w:r>
            <w:r>
              <w:rPr>
                <w:rFonts w:eastAsia="Times New Roman"/>
              </w:rPr>
              <w:t xml:space="preserve"> as before; if vague → return </w:t>
            </w:r>
            <w:r>
              <w:rPr>
                <w:rStyle w:val="HTMLCode"/>
              </w:rPr>
              <w:t>{ "</w:t>
            </w:r>
            <w:proofErr w:type="spellStart"/>
            <w:r>
              <w:rPr>
                <w:rStyle w:val="HTMLCode"/>
              </w:rPr>
              <w:t>followUpQuestions</w:t>
            </w:r>
            <w:proofErr w:type="spellEnd"/>
            <w:r>
              <w:rPr>
                <w:rStyle w:val="HTMLCode"/>
              </w:rPr>
              <w:t>": ["Q1","Q2"] }</w:t>
            </w:r>
            <w:r>
              <w:rPr>
                <w:rFonts w:eastAsia="Times New Roman"/>
              </w:rPr>
              <w:t xml:space="preserve"> (1–3 questions). (4) UI detects </w:t>
            </w:r>
            <w:proofErr w:type="spellStart"/>
            <w:r>
              <w:rPr>
                <w:rFonts w:eastAsia="Times New Roman"/>
              </w:rPr>
              <w:t>followUpQuestions</w:t>
            </w:r>
            <w:proofErr w:type="spellEnd"/>
            <w:r>
              <w:rPr>
                <w:rFonts w:eastAsia="Times New Roman"/>
              </w:rPr>
              <w:t xml:space="preserve">, renders inline text inputs with "Submit Answers →" button. (5) On submit, </w:t>
            </w:r>
            <w:proofErr w:type="spellStart"/>
            <w:r>
              <w:rPr>
                <w:rStyle w:val="HTMLCode"/>
              </w:rPr>
              <w:t>submitFollowUpAnswers</w:t>
            </w:r>
            <w:proofErr w:type="spellEnd"/>
            <w:r>
              <w:rPr>
                <w:rStyle w:val="HTMLCode"/>
              </w:rPr>
              <w:t>()</w:t>
            </w:r>
            <w:r>
              <w:rPr>
                <w:rFonts w:eastAsia="Times New Roman"/>
              </w:rPr>
              <w:t xml:space="preserve"> collects Q+A pairs and re-calls with </w:t>
            </w:r>
            <w:proofErr w:type="spellStart"/>
            <w:r>
              <w:rPr>
                <w:rStyle w:val="HTMLCode"/>
              </w:rPr>
              <w:t>followUpAnswers</w:t>
            </w:r>
            <w:proofErr w:type="spellEnd"/>
            <w:r>
              <w:rPr>
                <w:rFonts w:eastAsia="Times New Roman"/>
              </w:rPr>
              <w:t xml:space="preserve"> array; Cloud Function appends them to context and forces final category return. Playwright confirmed: for "Percy's Pest Control" (pest control description) AI returned direct categories with pest-control-relevant picks (e.g. "Pest Control" on Yelp, Thumbtack, </w:t>
            </w:r>
            <w:proofErr w:type="spellStart"/>
            <w:r>
              <w:rPr>
                <w:rFonts w:eastAsia="Times New Roman"/>
              </w:rPr>
              <w:t>Angi</w:t>
            </w:r>
            <w:proofErr w:type="spellEnd"/>
            <w:r>
              <w:rPr>
                <w:rFonts w:eastAsia="Times New Roman"/>
              </w:rPr>
              <w:t>). No console errors.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F30FE0" w14:textId="77777777" w:rsidR="00421C69" w:rsidRDefault="00421C69">
            <w:pPr>
              <w:spacing w:before="150" w:after="150"/>
              <w:rPr>
                <w:rFonts w:eastAsia="Times New Roman"/>
              </w:rPr>
            </w:pPr>
          </w:p>
        </w:tc>
      </w:tr>
      <w:tr w:rsidR="00421C69" w14:paraId="517CB1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61E54E"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A6944B" w14:textId="77777777" w:rsidR="00421C69" w:rsidRDefault="00421C69">
            <w:pPr>
              <w:spacing w:before="150" w:after="150"/>
              <w:rPr>
                <w:rFonts w:eastAsia="Times New Roman"/>
              </w:rPr>
            </w:pPr>
            <w:r>
              <w:rPr>
                <w:rStyle w:val="HTMLCode"/>
              </w:rPr>
              <w:t>BlastyBiz-Onboarding.html</w:t>
            </w:r>
            <w:r>
              <w:rPr>
                <w:rFonts w:eastAsia="Times New Roman"/>
              </w:rPr>
              <w:t xml:space="preserve"> — Connect step platform cards had no links for users who don't yet have accounts on each platform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93A225" w14:textId="77777777" w:rsidR="00421C69" w:rsidRDefault="00421C69">
            <w:pPr>
              <w:spacing w:before="150" w:after="150"/>
              <w:rPr>
                <w:rFonts w:eastAsia="Times New Roman"/>
              </w:rPr>
            </w:pPr>
            <w:r>
              <w:rPr>
                <w:rFonts w:eastAsia="Times New Roman"/>
              </w:rPr>
              <w:t xml:space="preserve">Users landing on the Connect step with no existing Google Business Profile, Yelp listing, Thumbtack pro account, etc. had no way to go create them — clicking Connect just launched the OAuth flow which fails without an existing account. Fix: Added a </w:t>
            </w:r>
            <w:r>
              <w:rPr>
                <w:rStyle w:val="HTMLCode"/>
              </w:rPr>
              <w:t>.connect-setup</w:t>
            </w:r>
            <w:r>
              <w:rPr>
                <w:rFonts w:eastAsia="Times New Roman"/>
              </w:rPr>
              <w:t xml:space="preserve"> link (light-blue, small, opens in new tab) to </w:t>
            </w:r>
            <w:r>
              <w:rPr>
                <w:rFonts w:eastAsia="Times New Roman"/>
              </w:rPr>
              <w:lastRenderedPageBreak/>
              <w:t xml:space="preserve">every platform card — Google "No profile yet? Create one →" (business.google.com/create), Facebook "No Page yet? Create one →", Instagram "Convert to Business account →", </w:t>
            </w:r>
            <w:proofErr w:type="spellStart"/>
            <w:r>
              <w:rPr>
                <w:rFonts w:eastAsia="Times New Roman"/>
              </w:rPr>
              <w:t>Nextdoor</w:t>
            </w:r>
            <w:proofErr w:type="spellEnd"/>
            <w:r>
              <w:rPr>
                <w:rFonts w:eastAsia="Times New Roman"/>
              </w:rPr>
              <w:t xml:space="preserve"> "Claim your business →", Yelp "Claim your listing →" (biz.yelp.com/claim), Thumbtack "Join as a pro →", </w:t>
            </w:r>
            <w:proofErr w:type="spellStart"/>
            <w:r>
              <w:rPr>
                <w:rFonts w:eastAsia="Times New Roman"/>
              </w:rPr>
              <w:t>Angi</w:t>
            </w:r>
            <w:proofErr w:type="spellEnd"/>
            <w:r>
              <w:rPr>
                <w:rFonts w:eastAsia="Times New Roman"/>
              </w:rPr>
              <w:t xml:space="preserve"> "Join as a pro →", </w:t>
            </w:r>
            <w:proofErr w:type="spellStart"/>
            <w:r>
              <w:rPr>
                <w:rFonts w:eastAsia="Times New Roman"/>
              </w:rPr>
              <w:t>Alignable</w:t>
            </w:r>
            <w:proofErr w:type="spellEnd"/>
            <w:r>
              <w:rPr>
                <w:rFonts w:eastAsia="Times New Roman"/>
              </w:rPr>
              <w:t xml:space="preserve"> "Create free account →", FB Marketplace "Post directly on Marketplace →", Craigslist "Create free account →", Bing Places "Go to Bing Places →", Apple Maps "Go to Apple Maps Connect →". Playwright confirmed all links present and no console errors.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C025F2" w14:textId="77777777" w:rsidR="00421C69" w:rsidRDefault="00421C69">
            <w:pPr>
              <w:spacing w:before="150" w:after="150"/>
              <w:rPr>
                <w:rFonts w:eastAsia="Times New Roman"/>
              </w:rPr>
            </w:pPr>
          </w:p>
        </w:tc>
      </w:tr>
      <w:tr w:rsidR="00421C69" w14:paraId="453231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A1209B" w14:textId="77777777" w:rsidR="00421C69" w:rsidRDefault="00421C69">
            <w:pPr>
              <w:spacing w:before="150" w:after="150"/>
              <w:rPr>
                <w:rFonts w:eastAsia="Times New Roman"/>
              </w:rPr>
            </w:pPr>
            <w:r>
              <w:rPr>
                <w:rFonts w:eastAsia="Times New Roman"/>
              </w:rPr>
              <w:t>Jun 20,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6CAED4" w14:textId="77777777" w:rsidR="00421C69" w:rsidRDefault="00421C69">
            <w:pPr>
              <w:spacing w:before="150" w:after="150"/>
              <w:rPr>
                <w:rFonts w:eastAsia="Times New Roman"/>
              </w:rPr>
            </w:pPr>
            <w:r>
              <w:rPr>
                <w:rStyle w:val="HTMLCode"/>
              </w:rPr>
              <w:t>BlastyBiz-Onboarding.html</w:t>
            </w:r>
            <w:r>
              <w:rPr>
                <w:rFonts w:eastAsia="Times New Roman"/>
              </w:rPr>
              <w:t xml:space="preserve"> — Connect step showed only 5 of 12 platforms; Yelp/Thumbtack/</w:t>
            </w:r>
            <w:proofErr w:type="spellStart"/>
            <w:r>
              <w:rPr>
                <w:rFonts w:eastAsia="Times New Roman"/>
              </w:rPr>
              <w:t>Angi</w:t>
            </w:r>
            <w:proofErr w:type="spellEnd"/>
            <w:r>
              <w:rPr>
                <w:rFonts w:eastAsia="Times New Roman"/>
              </w:rPr>
              <w:t>/</w:t>
            </w:r>
            <w:proofErr w:type="spellStart"/>
            <w:r>
              <w:rPr>
                <w:rFonts w:eastAsia="Times New Roman"/>
              </w:rPr>
              <w:t>Alignable</w:t>
            </w:r>
            <w:proofErr w:type="spellEnd"/>
            <w:r>
              <w:rPr>
                <w:rFonts w:eastAsia="Times New Roman"/>
              </w:rPr>
              <w:t>/Bing/Apple Maps missing; FB Marketplace + Craigslist merged as one card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7BD0A8" w14:textId="77777777" w:rsidR="00421C69" w:rsidRDefault="00421C69">
            <w:pPr>
              <w:spacing w:before="150" w:after="150"/>
              <w:rPr>
                <w:rFonts w:eastAsia="Times New Roman"/>
              </w:rPr>
            </w:pPr>
            <w:r>
              <w:rPr>
                <w:rFonts w:eastAsia="Times New Roman"/>
              </w:rPr>
              <w:t xml:space="preserve">Connect Your Platforms (step 5) only displayed Google Business, Facebook Business, Instagram Business, </w:t>
            </w:r>
            <w:proofErr w:type="spellStart"/>
            <w:r>
              <w:rPr>
                <w:rFonts w:eastAsia="Times New Roman"/>
              </w:rPr>
              <w:t>Nextdoor</w:t>
            </w:r>
            <w:proofErr w:type="spellEnd"/>
            <w:r>
              <w:rPr>
                <w:rFonts w:eastAsia="Times New Roman"/>
              </w:rPr>
              <w:t xml:space="preserve">, and a combined "FB Marketplace + Craigslist" card. Seven platforms were completely absent. Fix: Added 7 new platform cards — Yelp, Thumbtack, </w:t>
            </w:r>
            <w:proofErr w:type="spellStart"/>
            <w:r>
              <w:rPr>
                <w:rFonts w:eastAsia="Times New Roman"/>
              </w:rPr>
              <w:t>Angi</w:t>
            </w:r>
            <w:proofErr w:type="spellEnd"/>
            <w:r>
              <w:rPr>
                <w:rFonts w:eastAsia="Times New Roman"/>
              </w:rPr>
              <w:t xml:space="preserve">, </w:t>
            </w:r>
            <w:proofErr w:type="spellStart"/>
            <w:r>
              <w:rPr>
                <w:rFonts w:eastAsia="Times New Roman"/>
              </w:rPr>
              <w:t>Alignable</w:t>
            </w:r>
            <w:proofErr w:type="spellEnd"/>
            <w:r>
              <w:rPr>
                <w:rFonts w:eastAsia="Times New Roman"/>
              </w:rPr>
              <w:t xml:space="preserve">, FB Marketplace (split), Craigslist (split), Bing Places, Apple Maps — all with "Ready ✓" / Copy &amp; Paste or Manual tags. Updated success screen platforms counter from "4" to "12". Playwright </w:t>
            </w:r>
            <w:r>
              <w:rPr>
                <w:rFonts w:eastAsia="Times New Roman"/>
              </w:rPr>
              <w:lastRenderedPageBreak/>
              <w:t>confirmed all 12 cards present, correct button labels, and counter shows 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00AE79" w14:textId="77777777" w:rsidR="00421C69" w:rsidRDefault="00421C69">
            <w:pPr>
              <w:spacing w:before="150" w:after="150"/>
              <w:rPr>
                <w:rFonts w:eastAsia="Times New Roman"/>
              </w:rPr>
            </w:pPr>
          </w:p>
        </w:tc>
      </w:tr>
      <w:tr w:rsidR="00421C69" w14:paraId="7EDA64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B2F086" w14:textId="77777777" w:rsidR="00421C69" w:rsidRDefault="00421C69">
            <w:pPr>
              <w:spacing w:before="150" w:after="150"/>
              <w:rPr>
                <w:rFonts w:eastAsia="Times New Roman"/>
              </w:rPr>
            </w:pPr>
            <w:r>
              <w:rPr>
                <w:rFonts w:eastAsia="Times New Roman"/>
              </w:rPr>
              <w:t>Jun 21,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C215D4"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Square SDK v44 breaking API changes crashed </w:t>
            </w:r>
            <w:proofErr w:type="spellStart"/>
            <w:r>
              <w:rPr>
                <w:rStyle w:val="HTMLCode"/>
              </w:rPr>
              <w:t>createCheckoutSession</w:t>
            </w:r>
            <w:proofErr w:type="spellEnd"/>
            <w:r>
              <w:rPr>
                <w:rFonts w:eastAsia="Times New Roman"/>
              </w:rPr>
              <w:t xml:space="preserve">, </w:t>
            </w:r>
            <w:proofErr w:type="spellStart"/>
            <w:r>
              <w:rPr>
                <w:rStyle w:val="HTMLCode"/>
              </w:rPr>
              <w:t>squareWebhook</w:t>
            </w:r>
            <w:proofErr w:type="spellEnd"/>
            <w:r>
              <w:rPr>
                <w:rFonts w:eastAsia="Times New Roman"/>
              </w:rPr>
              <w:t xml:space="preserve">, </w:t>
            </w:r>
            <w:proofErr w:type="spellStart"/>
            <w:r>
              <w:rPr>
                <w:rStyle w:val="HTMLCode"/>
              </w:rPr>
              <w:t>deleteAccount</w:t>
            </w:r>
            <w:proofErr w:type="spellEnd"/>
            <w:r>
              <w:rPr>
                <w:rFonts w:eastAsia="Times New Roman"/>
              </w:rPr>
              <w:t xml:space="preserve">, </w:t>
            </w:r>
            <w:proofErr w:type="spellStart"/>
            <w:r>
              <w:rPr>
                <w:rStyle w:val="HTMLCode"/>
              </w:rPr>
              <w:t>adminUpdatePricing</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CC34FE" w14:textId="77777777" w:rsidR="00421C69" w:rsidRDefault="00421C69">
            <w:pPr>
              <w:spacing w:before="150" w:after="150"/>
              <w:rPr>
                <w:rFonts w:eastAsia="Times New Roman"/>
              </w:rPr>
            </w:pPr>
            <w:r>
              <w:rPr>
                <w:rFonts w:eastAsia="Times New Roman"/>
              </w:rPr>
              <w:t xml:space="preserve">Square </w:t>
            </w:r>
            <w:proofErr w:type="spellStart"/>
            <w:r>
              <w:rPr>
                <w:rFonts w:eastAsia="Times New Roman"/>
              </w:rPr>
              <w:t>Node.js</w:t>
            </w:r>
            <w:proofErr w:type="spellEnd"/>
            <w:r>
              <w:rPr>
                <w:rFonts w:eastAsia="Times New Roman"/>
              </w:rPr>
              <w:t xml:space="preserve"> SDK v44 renamed nearly everything: </w:t>
            </w:r>
            <w:proofErr w:type="spellStart"/>
            <w:r>
              <w:rPr>
                <w:rStyle w:val="HTMLCode"/>
              </w:rPr>
              <w:t>Client</w:t>
            </w:r>
            <w:r>
              <w:rPr>
                <w:rFonts w:eastAsia="Times New Roman"/>
              </w:rPr>
              <w:t>→</w:t>
            </w:r>
            <w:r>
              <w:rPr>
                <w:rStyle w:val="HTMLCode"/>
              </w:rPr>
              <w:t>SquareClient</w:t>
            </w:r>
            <w:proofErr w:type="spellEnd"/>
            <w:r>
              <w:rPr>
                <w:rFonts w:eastAsia="Times New Roman"/>
              </w:rPr>
              <w:t xml:space="preserve">, </w:t>
            </w:r>
            <w:proofErr w:type="spellStart"/>
            <w:r>
              <w:rPr>
                <w:rStyle w:val="HTMLCode"/>
              </w:rPr>
              <w:t>Environment</w:t>
            </w:r>
            <w:r>
              <w:rPr>
                <w:rFonts w:eastAsia="Times New Roman"/>
              </w:rPr>
              <w:t>→</w:t>
            </w:r>
            <w:r>
              <w:rPr>
                <w:rStyle w:val="HTMLCode"/>
              </w:rPr>
              <w:t>SquareEnvironment</w:t>
            </w:r>
            <w:proofErr w:type="spellEnd"/>
            <w:r>
              <w:rPr>
                <w:rFonts w:eastAsia="Times New Roman"/>
              </w:rPr>
              <w:t xml:space="preserve">, </w:t>
            </w:r>
            <w:proofErr w:type="spellStart"/>
            <w:r>
              <w:rPr>
                <w:rStyle w:val="HTMLCode"/>
              </w:rPr>
              <w:t>accessToken</w:t>
            </w:r>
            <w:r>
              <w:rPr>
                <w:rFonts w:eastAsia="Times New Roman"/>
              </w:rPr>
              <w:t>→</w:t>
            </w:r>
            <w:r>
              <w:rPr>
                <w:rStyle w:val="HTMLCode"/>
              </w:rPr>
              <w:t>token</w:t>
            </w:r>
            <w:proofErr w:type="spellEnd"/>
            <w:r>
              <w:rPr>
                <w:rFonts w:eastAsia="Times New Roman"/>
              </w:rPr>
              <w:t xml:space="preserve">, </w:t>
            </w:r>
            <w:proofErr w:type="spellStart"/>
            <w:r>
              <w:rPr>
                <w:rStyle w:val="HTMLCode"/>
              </w:rPr>
              <w:t>checkoutApi.createPaymentLink</w:t>
            </w:r>
            <w:proofErr w:type="spellEnd"/>
            <w:r>
              <w:rPr>
                <w:rStyle w:val="HTMLCode"/>
              </w:rPr>
              <w:t>()</w:t>
            </w:r>
            <w:r>
              <w:rPr>
                <w:rFonts w:eastAsia="Times New Roman"/>
              </w:rPr>
              <w:t>→</w:t>
            </w:r>
            <w:proofErr w:type="spellStart"/>
            <w:r>
              <w:rPr>
                <w:rStyle w:val="HTMLCode"/>
              </w:rPr>
              <w:t>checkout.paymentLinks.create</w:t>
            </w:r>
            <w:proofErr w:type="spellEnd"/>
            <w:r>
              <w:rPr>
                <w:rStyle w:val="HTMLCode"/>
              </w:rPr>
              <w:t>()</w:t>
            </w:r>
            <w:r>
              <w:rPr>
                <w:rFonts w:eastAsia="Times New Roman"/>
              </w:rPr>
              <w:t xml:space="preserve">, </w:t>
            </w:r>
            <w:proofErr w:type="spellStart"/>
            <w:r>
              <w:rPr>
                <w:rStyle w:val="HTMLCode"/>
              </w:rPr>
              <w:t>ordersApi.retrieveOrder</w:t>
            </w:r>
            <w:proofErr w:type="spellEnd"/>
            <w:r>
              <w:rPr>
                <w:rStyle w:val="HTMLCode"/>
              </w:rPr>
              <w:t>()</w:t>
            </w:r>
            <w:r>
              <w:rPr>
                <w:rFonts w:eastAsia="Times New Roman"/>
              </w:rPr>
              <w:t>→</w:t>
            </w:r>
            <w:proofErr w:type="spellStart"/>
            <w:r>
              <w:rPr>
                <w:rStyle w:val="HTMLCode"/>
              </w:rPr>
              <w:t>orders.get</w:t>
            </w:r>
            <w:proofErr w:type="spellEnd"/>
            <w:r>
              <w:rPr>
                <w:rStyle w:val="HTMLCode"/>
              </w:rPr>
              <w:t>({</w:t>
            </w:r>
            <w:proofErr w:type="spellStart"/>
            <w:r>
              <w:rPr>
                <w:rStyle w:val="HTMLCode"/>
              </w:rPr>
              <w:t>orderId</w:t>
            </w:r>
            <w:proofErr w:type="spellEnd"/>
            <w:r>
              <w:rPr>
                <w:rStyle w:val="HTMLCode"/>
              </w:rPr>
              <w:t>})</w:t>
            </w:r>
            <w:r>
              <w:rPr>
                <w:rFonts w:eastAsia="Times New Roman"/>
              </w:rPr>
              <w:t xml:space="preserve">, </w:t>
            </w:r>
            <w:r>
              <w:rPr>
                <w:rStyle w:val="HTMLCode"/>
              </w:rPr>
              <w:t>subscriptionsApi.cancelSubscription()</w:t>
            </w:r>
            <w:r>
              <w:rPr>
                <w:rFonts w:eastAsia="Times New Roman"/>
              </w:rPr>
              <w:t>→</w:t>
            </w:r>
            <w:r>
              <w:rPr>
                <w:rStyle w:val="HTMLCode"/>
              </w:rPr>
              <w:t>subscriptions.cancel({subscriptionId})</w:t>
            </w:r>
            <w:r>
              <w:rPr>
                <w:rFonts w:eastAsia="Times New Roman"/>
              </w:rPr>
              <w:t xml:space="preserve">, </w:t>
            </w:r>
            <w:proofErr w:type="spellStart"/>
            <w:r>
              <w:rPr>
                <w:rStyle w:val="HTMLCode"/>
              </w:rPr>
              <w:t>catalogApi.upsertCatalogObject</w:t>
            </w:r>
            <w:proofErr w:type="spellEnd"/>
            <w:r>
              <w:rPr>
                <w:rStyle w:val="HTMLCode"/>
              </w:rPr>
              <w:t>()</w:t>
            </w:r>
            <w:r>
              <w:rPr>
                <w:rFonts w:eastAsia="Times New Roman"/>
              </w:rPr>
              <w:t>→</w:t>
            </w:r>
            <w:proofErr w:type="spellStart"/>
            <w:r>
              <w:rPr>
                <w:rStyle w:val="HTMLCode"/>
              </w:rPr>
              <w:t>catalog.object.upsert</w:t>
            </w:r>
            <w:proofErr w:type="spellEnd"/>
            <w:r>
              <w:rPr>
                <w:rStyle w:val="HTMLCode"/>
              </w:rPr>
              <w:t>()</w:t>
            </w:r>
            <w:r>
              <w:rPr>
                <w:rFonts w:eastAsia="Times New Roman"/>
              </w:rPr>
              <w:t xml:space="preserve">, </w:t>
            </w:r>
            <w:r>
              <w:rPr>
                <w:rStyle w:val="HTMLCode"/>
              </w:rPr>
              <w:t>.result.catalogObject.id</w:t>
            </w:r>
            <w:r>
              <w:rPr>
                <w:rFonts w:eastAsia="Times New Roman"/>
              </w:rPr>
              <w:t>→</w:t>
            </w:r>
            <w:r>
              <w:rPr>
                <w:rStyle w:val="HTMLCode"/>
              </w:rPr>
              <w:t>.</w:t>
            </w:r>
            <w:proofErr w:type="spellStart"/>
            <w:r>
              <w:rPr>
                <w:rStyle w:val="HTMLCode"/>
              </w:rPr>
              <w:t>catalogObject</w:t>
            </w:r>
            <w:proofErr w:type="spellEnd"/>
            <w:r>
              <w:rPr>
                <w:rStyle w:val="HTMLCode"/>
              </w:rPr>
              <w:t>?.id</w:t>
            </w:r>
            <w:r>
              <w:rPr>
                <w:rFonts w:eastAsia="Times New Roman"/>
              </w:rPr>
              <w:t>. All four functions were throwing "</w:t>
            </w:r>
            <w:proofErr w:type="spellStart"/>
            <w:r>
              <w:rPr>
                <w:rFonts w:eastAsia="Times New Roman"/>
              </w:rPr>
              <w:t>checkoutApi</w:t>
            </w:r>
            <w:proofErr w:type="spellEnd"/>
            <w:r>
              <w:rPr>
                <w:rFonts w:eastAsia="Times New Roman"/>
              </w:rPr>
              <w:t xml:space="preserve"> is not a function" / </w:t>
            </w:r>
            <w:proofErr w:type="spellStart"/>
            <w:r>
              <w:rPr>
                <w:rFonts w:eastAsia="Times New Roman"/>
              </w:rPr>
              <w:t>TypeError</w:t>
            </w:r>
            <w:proofErr w:type="spellEnd"/>
            <w:r>
              <w:rPr>
                <w:rFonts w:eastAsia="Times New Roman"/>
              </w:rPr>
              <w:t xml:space="preserve"> crashes on every call. Fix: updated all four functions to v44 API signatures. </w:t>
            </w:r>
            <w:proofErr w:type="spellStart"/>
            <w:r>
              <w:rPr>
                <w:rStyle w:val="HTMLCode"/>
              </w:rPr>
              <w:t>createCheckoutSession</w:t>
            </w:r>
            <w:proofErr w:type="spellEnd"/>
            <w:r>
              <w:rPr>
                <w:rFonts w:eastAsia="Times New Roman"/>
              </w:rPr>
              <w:t xml:space="preserve"> now reaches Square API successfully (confirmed via logs — returns NOT_FOUND on missing catalog item, not a 500 crash).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19B8FC" w14:textId="77777777" w:rsidR="00421C69" w:rsidRDefault="00421C69">
            <w:pPr>
              <w:spacing w:before="150" w:after="150"/>
              <w:rPr>
                <w:rFonts w:eastAsia="Times New Roman"/>
              </w:rPr>
            </w:pPr>
          </w:p>
        </w:tc>
      </w:tr>
      <w:tr w:rsidR="00421C69" w14:paraId="1A515DB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55257B" w14:textId="77777777" w:rsidR="00421C69" w:rsidRDefault="00421C69">
            <w:pPr>
              <w:spacing w:before="150" w:after="150"/>
              <w:rPr>
                <w:rFonts w:eastAsia="Times New Roman"/>
              </w:rPr>
            </w:pPr>
            <w:r>
              <w:rPr>
                <w:rFonts w:eastAsia="Times New Roman"/>
              </w:rPr>
              <w:lastRenderedPageBreak/>
              <w:t>Jun 21,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8B9110"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createCheckoutSession</w:t>
            </w:r>
            <w:proofErr w:type="spellEnd"/>
            <w:r>
              <w:rPr>
                <w:rFonts w:eastAsia="Times New Roman"/>
              </w:rPr>
              <w:t xml:space="preserve"> crashed if </w:t>
            </w:r>
            <w:r>
              <w:rPr>
                <w:rStyle w:val="HTMLCode"/>
              </w:rPr>
              <w:t>settings/pricing</w:t>
            </w:r>
            <w:r>
              <w:rPr>
                <w:rFonts w:eastAsia="Times New Roman"/>
              </w:rPr>
              <w:t xml:space="preserve"> </w:t>
            </w:r>
            <w:proofErr w:type="spellStart"/>
            <w:r>
              <w:rPr>
                <w:rFonts w:eastAsia="Times New Roman"/>
              </w:rPr>
              <w:t>Firestore</w:t>
            </w:r>
            <w:proofErr w:type="spellEnd"/>
            <w:r>
              <w:rPr>
                <w:rFonts w:eastAsia="Times New Roman"/>
              </w:rPr>
              <w:t xml:space="preserve"> read failed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48E131" w14:textId="77777777" w:rsidR="00421C69" w:rsidRDefault="00421C69">
            <w:pPr>
              <w:spacing w:before="150" w:after="150"/>
              <w:rPr>
                <w:rFonts w:eastAsia="Times New Roman"/>
              </w:rPr>
            </w:pPr>
            <w:r>
              <w:rPr>
                <w:rFonts w:eastAsia="Times New Roman"/>
              </w:rPr>
              <w:t xml:space="preserve">Admin SDK read of </w:t>
            </w:r>
            <w:proofErr w:type="spellStart"/>
            <w:r>
              <w:rPr>
                <w:rStyle w:val="HTMLCode"/>
              </w:rPr>
              <w:t>db.collection</w:t>
            </w:r>
            <w:proofErr w:type="spellEnd"/>
            <w:r>
              <w:rPr>
                <w:rStyle w:val="HTMLCode"/>
              </w:rPr>
              <w:t>('settings').doc('pricing')</w:t>
            </w:r>
            <w:r>
              <w:rPr>
                <w:rFonts w:eastAsia="Times New Roman"/>
              </w:rPr>
              <w:t xml:space="preserve"> could throw PERMISSION_DENIED (Cloud Run SA lacks </w:t>
            </w:r>
            <w:r>
              <w:rPr>
                <w:rStyle w:val="HTMLCode"/>
              </w:rPr>
              <w:t>roles/</w:t>
            </w:r>
            <w:proofErr w:type="spellStart"/>
            <w:r>
              <w:rPr>
                <w:rStyle w:val="HTMLCode"/>
              </w:rPr>
              <w:t>datastore.user</w:t>
            </w:r>
            <w:proofErr w:type="spellEnd"/>
            <w:r>
              <w:rPr>
                <w:rFonts w:eastAsia="Times New Roman"/>
              </w:rPr>
              <w:t xml:space="preserve"> for non-</w:t>
            </w:r>
            <w:r>
              <w:rPr>
                <w:rStyle w:val="HTMLCode"/>
              </w:rPr>
              <w:t>businesses</w:t>
            </w:r>
            <w:r>
              <w:rPr>
                <w:rFonts w:eastAsia="Times New Roman"/>
              </w:rPr>
              <w:t xml:space="preserve"> collections). Function crashed before reaching Square API. Fix: wrapped in try-catch; falls back to </w:t>
            </w:r>
            <w:proofErr w:type="spellStart"/>
            <w:r>
              <w:rPr>
                <w:rStyle w:val="HTMLCode"/>
              </w:rPr>
              <w:t>process.env.SQUARE_PRO_PLAN_ID</w:t>
            </w:r>
            <w:proofErr w:type="spellEnd"/>
            <w:r>
              <w:rPr>
                <w:rFonts w:eastAsia="Times New Roman"/>
              </w:rPr>
              <w:t xml:space="preserve"> / </w:t>
            </w:r>
            <w:r>
              <w:rPr>
                <w:rStyle w:val="HTMLCode"/>
              </w:rPr>
              <w:t>SQUARE_AGENCY_PLAN_ID</w:t>
            </w:r>
            <w:r>
              <w:rPr>
                <w:rFonts w:eastAsia="Times New Roman"/>
              </w:rPr>
              <w:t xml:space="preserve"> </w:t>
            </w:r>
            <w:proofErr w:type="spellStart"/>
            <w:r>
              <w:rPr>
                <w:rFonts w:eastAsia="Times New Roman"/>
              </w:rPr>
              <w:t>env</w:t>
            </w:r>
            <w:proofErr w:type="spellEnd"/>
            <w:r>
              <w:rPr>
                <w:rFonts w:eastAsia="Times New Roman"/>
              </w:rPr>
              <w:t xml:space="preserve"> </w:t>
            </w:r>
            <w:proofErr w:type="spellStart"/>
            <w:r>
              <w:rPr>
                <w:rFonts w:eastAsia="Times New Roman"/>
              </w:rPr>
              <w:t>vars</w:t>
            </w:r>
            <w:proofErr w:type="spellEnd"/>
            <w:r>
              <w:rPr>
                <w:rFonts w:eastAsia="Times New Roman"/>
              </w:rPr>
              <w:t xml:space="preserve"> if </w:t>
            </w:r>
            <w:proofErr w:type="spellStart"/>
            <w:r>
              <w:rPr>
                <w:rFonts w:eastAsia="Times New Roman"/>
              </w:rPr>
              <w:t>Firestore</w:t>
            </w:r>
            <w:proofErr w:type="spellEnd"/>
            <w:r>
              <w:rPr>
                <w:rFonts w:eastAsia="Times New Roman"/>
              </w:rPr>
              <w:t xml:space="preserve"> read fails.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F3C820" w14:textId="77777777" w:rsidR="00421C69" w:rsidRDefault="00421C69">
            <w:pPr>
              <w:spacing w:before="150" w:after="150"/>
              <w:rPr>
                <w:rFonts w:eastAsia="Times New Roman"/>
              </w:rPr>
            </w:pPr>
          </w:p>
        </w:tc>
      </w:tr>
      <w:tr w:rsidR="00421C69" w14:paraId="22357E6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856F4E" w14:textId="77777777" w:rsidR="00421C69" w:rsidRDefault="00421C69">
            <w:pPr>
              <w:spacing w:before="150" w:after="150"/>
              <w:rPr>
                <w:rFonts w:eastAsia="Times New Roman"/>
              </w:rPr>
            </w:pPr>
            <w:r>
              <w:rPr>
                <w:rFonts w:eastAsia="Times New Roman"/>
              </w:rPr>
              <w:t>Jun 21,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0BC8CC"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adaptListing</w:t>
            </w:r>
            <w:proofErr w:type="spellEnd"/>
            <w:r>
              <w:rPr>
                <w:rFonts w:eastAsia="Times New Roman"/>
              </w:rPr>
              <w:t xml:space="preserve"> crashed when </w:t>
            </w:r>
            <w:r>
              <w:rPr>
                <w:rStyle w:val="HTMLCode"/>
              </w:rPr>
              <w:t>platforms</w:t>
            </w:r>
            <w:r>
              <w:rPr>
                <w:rFonts w:eastAsia="Times New Roman"/>
              </w:rPr>
              <w:t xml:space="preserve"> field was missing from request body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22FC31" w14:textId="77777777" w:rsidR="00421C69" w:rsidRDefault="00421C69">
            <w:pPr>
              <w:spacing w:before="150" w:after="150"/>
              <w:rPr>
                <w:rFonts w:eastAsia="Times New Roman"/>
              </w:rPr>
            </w:pPr>
            <w:proofErr w:type="spellStart"/>
            <w:r>
              <w:rPr>
                <w:rStyle w:val="HTMLCode"/>
              </w:rPr>
              <w:t>platforms.map</w:t>
            </w:r>
            <w:proofErr w:type="spellEnd"/>
            <w:r>
              <w:rPr>
                <w:rStyle w:val="HTMLCode"/>
              </w:rPr>
              <w:t>(...)</w:t>
            </w:r>
            <w:r>
              <w:rPr>
                <w:rFonts w:eastAsia="Times New Roman"/>
              </w:rPr>
              <w:t xml:space="preserve"> called without a null guard. If the request omitted </w:t>
            </w:r>
            <w:r>
              <w:rPr>
                <w:rStyle w:val="HTMLCode"/>
              </w:rPr>
              <w:t>platforms</w:t>
            </w:r>
            <w:r>
              <w:rPr>
                <w:rFonts w:eastAsia="Times New Roman"/>
              </w:rPr>
              <w:t xml:space="preserve">, the function threw immediately. Fix: changed to </w:t>
            </w:r>
            <w:r>
              <w:rPr>
                <w:rStyle w:val="HTMLCode"/>
              </w:rPr>
              <w:t>(platforms || []).map(...)</w:t>
            </w:r>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31EBF1" w14:textId="77777777" w:rsidR="00421C69" w:rsidRDefault="00421C69">
            <w:pPr>
              <w:spacing w:before="150" w:after="150"/>
              <w:rPr>
                <w:rFonts w:eastAsia="Times New Roman"/>
              </w:rPr>
            </w:pPr>
          </w:p>
        </w:tc>
      </w:tr>
      <w:tr w:rsidR="00421C69" w14:paraId="5C16DD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3F0703" w14:textId="77777777" w:rsidR="00421C69" w:rsidRDefault="00421C69">
            <w:pPr>
              <w:spacing w:before="150" w:after="150"/>
              <w:rPr>
                <w:rFonts w:eastAsia="Times New Roman"/>
              </w:rPr>
            </w:pPr>
            <w:r>
              <w:rPr>
                <w:rFonts w:eastAsia="Times New Roman"/>
              </w:rPr>
              <w:t>Jun 21, 20</w:t>
            </w:r>
            <w:r>
              <w:rPr>
                <w:rFonts w:eastAsia="Times New Roman"/>
              </w:rPr>
              <w:lastRenderedPageBreak/>
              <w:t>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FCF6E1" w14:textId="77777777" w:rsidR="00421C69" w:rsidRDefault="00421C69">
            <w:pPr>
              <w:spacing w:before="150" w:after="150"/>
              <w:rPr>
                <w:rFonts w:eastAsia="Times New Roman"/>
              </w:rPr>
            </w:pPr>
            <w:r>
              <w:rPr>
                <w:rStyle w:val="HTMLCode"/>
              </w:rPr>
              <w:lastRenderedPageBreak/>
              <w:t>functions/</w:t>
            </w:r>
            <w:proofErr w:type="spellStart"/>
            <w:r>
              <w:rPr>
                <w:rStyle w:val="HTMLCode"/>
              </w:rPr>
              <w:t>index.js</w:t>
            </w:r>
            <w:proofErr w:type="spellEnd"/>
            <w:r>
              <w:rPr>
                <w:rFonts w:eastAsia="Times New Roman"/>
              </w:rPr>
              <w:t xml:space="preserve"> — </w:t>
            </w:r>
            <w:proofErr w:type="spellStart"/>
            <w:r>
              <w:rPr>
                <w:rStyle w:val="HTMLCode"/>
              </w:rPr>
              <w:t>approveDraft</w:t>
            </w:r>
            <w:proofErr w:type="spellEnd"/>
            <w:r>
              <w:rPr>
                <w:rFonts w:eastAsia="Times New Roman"/>
              </w:rPr>
              <w:t xml:space="preserve">, </w:t>
            </w:r>
            <w:proofErr w:type="spellStart"/>
            <w:r>
              <w:rPr>
                <w:rStyle w:val="HTMLCode"/>
              </w:rPr>
              <w:t>jobFailedTrigger</w:t>
            </w:r>
            <w:proofErr w:type="spellEnd"/>
            <w:r>
              <w:rPr>
                <w:rFonts w:eastAsia="Times New Roman"/>
              </w:rPr>
              <w:t xml:space="preserve">, </w:t>
            </w:r>
            <w:r>
              <w:rPr>
                <w:rStyle w:val="HTMLCode"/>
              </w:rPr>
              <w:t>_</w:t>
            </w:r>
            <w:proofErr w:type="spellStart"/>
            <w:r>
              <w:rPr>
                <w:rStyle w:val="HTMLCode"/>
              </w:rPr>
              <w:t>runScheduledPost</w:t>
            </w:r>
            <w:proofErr w:type="spellEnd"/>
            <w:r>
              <w:rPr>
                <w:rFonts w:eastAsia="Times New Roman"/>
              </w:rPr>
              <w:t xml:space="preserve"> crashed on </w:t>
            </w:r>
            <w:r>
              <w:rPr>
                <w:rStyle w:val="HTMLCode"/>
              </w:rPr>
              <w:lastRenderedPageBreak/>
              <w:t>users</w:t>
            </w:r>
            <w:r>
              <w:rPr>
                <w:rFonts w:eastAsia="Times New Roman"/>
              </w:rPr>
              <w:t xml:space="preserve"> </w:t>
            </w:r>
            <w:proofErr w:type="spellStart"/>
            <w:r>
              <w:rPr>
                <w:rFonts w:eastAsia="Times New Roman"/>
              </w:rPr>
              <w:t>Firestore</w:t>
            </w:r>
            <w:proofErr w:type="spellEnd"/>
            <w:r>
              <w:rPr>
                <w:rFonts w:eastAsia="Times New Roman"/>
              </w:rPr>
              <w:t xml:space="preserve"> read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97C1B8" w14:textId="77777777" w:rsidR="00421C69" w:rsidRDefault="00421C69">
            <w:pPr>
              <w:spacing w:before="150" w:after="150"/>
              <w:rPr>
                <w:rFonts w:eastAsia="Times New Roman"/>
              </w:rPr>
            </w:pPr>
            <w:r>
              <w:rPr>
                <w:rFonts w:eastAsia="Times New Roman"/>
              </w:rPr>
              <w:lastRenderedPageBreak/>
              <w:t xml:space="preserve">Three functions called </w:t>
            </w:r>
            <w:proofErr w:type="spellStart"/>
            <w:r>
              <w:rPr>
                <w:rStyle w:val="HTMLCode"/>
              </w:rPr>
              <w:t>db.collection</w:t>
            </w:r>
            <w:proofErr w:type="spellEnd"/>
            <w:r>
              <w:rPr>
                <w:rStyle w:val="HTMLCode"/>
              </w:rPr>
              <w:t>('users').doc(</w:t>
            </w:r>
            <w:proofErr w:type="spellStart"/>
            <w:r>
              <w:rPr>
                <w:rStyle w:val="HTMLCode"/>
              </w:rPr>
              <w:t>uid</w:t>
            </w:r>
            <w:proofErr w:type="spellEnd"/>
            <w:r>
              <w:rPr>
                <w:rStyle w:val="HTMLCode"/>
              </w:rPr>
              <w:t>).get()</w:t>
            </w:r>
            <w:r>
              <w:rPr>
                <w:rFonts w:eastAsia="Times New Roman"/>
              </w:rPr>
              <w:t xml:space="preserve"> without a try-catch. The Cloud Run compute SA (</w:t>
            </w:r>
            <w:r>
              <w:rPr>
                <w:rStyle w:val="HTMLCode"/>
              </w:rPr>
              <w:t>745597683278-compute@developer.gserviceaccount.com</w:t>
            </w:r>
            <w:r>
              <w:rPr>
                <w:rFonts w:eastAsia="Times New Roman"/>
              </w:rPr>
              <w:t xml:space="preserve">) returns PERMISSION_DENIED for the </w:t>
            </w:r>
            <w:r>
              <w:rPr>
                <w:rStyle w:val="HTMLCode"/>
              </w:rPr>
              <w:t>users</w:t>
            </w:r>
            <w:r>
              <w:rPr>
                <w:rFonts w:eastAsia="Times New Roman"/>
              </w:rPr>
              <w:t xml:space="preserve"> </w:t>
            </w:r>
            <w:r>
              <w:rPr>
                <w:rFonts w:eastAsia="Times New Roman"/>
              </w:rPr>
              <w:lastRenderedPageBreak/>
              <w:t xml:space="preserve">collection, causing an unhandled rejection that crashed the entire function invocation. Fix: wrapped all three reads in try-catch; each falls back to </w:t>
            </w:r>
            <w:r>
              <w:rPr>
                <w:rStyle w:val="HTMLCode"/>
              </w:rPr>
              <w:t>starter</w:t>
            </w:r>
            <w:r>
              <w:rPr>
                <w:rFonts w:eastAsia="Times New Roman"/>
              </w:rPr>
              <w:t xml:space="preserve"> plan defaults (</w:t>
            </w:r>
            <w:proofErr w:type="spellStart"/>
            <w:r>
              <w:rPr>
                <w:rFonts w:eastAsia="Times New Roman"/>
              </w:rPr>
              <w:t>approveDraft</w:t>
            </w:r>
            <w:proofErr w:type="spellEnd"/>
            <w:r>
              <w:rPr>
                <w:rFonts w:eastAsia="Times New Roman"/>
              </w:rPr>
              <w:t>, _</w:t>
            </w:r>
            <w:proofErr w:type="spellStart"/>
            <w:r>
              <w:rPr>
                <w:rFonts w:eastAsia="Times New Roman"/>
              </w:rPr>
              <w:t>runScheduledPost</w:t>
            </w:r>
            <w:proofErr w:type="spellEnd"/>
            <w:r>
              <w:rPr>
                <w:rFonts w:eastAsia="Times New Roman"/>
              </w:rPr>
              <w:t>) or skips the failure email silently (</w:t>
            </w:r>
            <w:proofErr w:type="spellStart"/>
            <w:r>
              <w:rPr>
                <w:rFonts w:eastAsia="Times New Roman"/>
              </w:rPr>
              <w:t>jobFailedTrigger</w:t>
            </w:r>
            <w:proofErr w:type="spellEnd"/>
            <w:r>
              <w:rPr>
                <w:rFonts w:eastAsia="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EFA197" w14:textId="77777777" w:rsidR="00421C69" w:rsidRDefault="00421C69">
            <w:pPr>
              <w:spacing w:before="150" w:after="150"/>
              <w:rPr>
                <w:rFonts w:eastAsia="Times New Roman"/>
              </w:rPr>
            </w:pPr>
          </w:p>
        </w:tc>
      </w:tr>
      <w:tr w:rsidR="00421C69" w14:paraId="087E57E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4F45B1" w14:textId="77777777" w:rsidR="00421C69" w:rsidRDefault="00421C69">
            <w:pPr>
              <w:spacing w:before="150" w:after="150"/>
              <w:rPr>
                <w:rFonts w:eastAsia="Times New Roman"/>
              </w:rPr>
            </w:pPr>
            <w:r>
              <w:rPr>
                <w:rFonts w:eastAsia="Times New Roman"/>
              </w:rPr>
              <w:t>Jun 22,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319123"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r>
              <w:rPr>
                <w:rStyle w:val="HTMLCode"/>
              </w:rPr>
              <w:t>_</w:t>
            </w:r>
            <w:proofErr w:type="spellStart"/>
            <w:r>
              <w:rPr>
                <w:rStyle w:val="HTMLCode"/>
              </w:rPr>
              <w:t>publishGoogleJob</w:t>
            </w:r>
            <w:proofErr w:type="spellEnd"/>
            <w:r>
              <w:rPr>
                <w:rFonts w:eastAsia="Times New Roman"/>
              </w:rPr>
              <w:t xml:space="preserve"> called deprecated Google My Business API v4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99AC88" w14:textId="77777777" w:rsidR="00421C69" w:rsidRDefault="00421C69">
            <w:pPr>
              <w:spacing w:before="150" w:after="150"/>
              <w:rPr>
                <w:rFonts w:eastAsia="Times New Roman"/>
              </w:rPr>
            </w:pPr>
            <w:r>
              <w:rPr>
                <w:rStyle w:val="HTMLCode"/>
              </w:rPr>
              <w:t>mybusiness.googleapis.com/v4/accounts/{id}/locations/{id}/localPosts</w:t>
            </w:r>
            <w:r>
              <w:rPr>
                <w:rFonts w:eastAsia="Times New Roman"/>
              </w:rPr>
              <w:t xml:space="preserve"> was deprecated in 2022. Fix: updated to current v1 Business Profile Postings API — </w:t>
            </w:r>
            <w:r>
              <w:rPr>
                <w:rStyle w:val="HTMLCode"/>
              </w:rPr>
              <w:t>mybusinesspostings.googleapis.com/v1/locations/{locationId}/localPosts</w:t>
            </w:r>
            <w:r>
              <w:rPr>
                <w:rFonts w:eastAsia="Times New Roman"/>
              </w:rPr>
              <w:t xml:space="preserve">. </w:t>
            </w:r>
            <w:proofErr w:type="spellStart"/>
            <w:r>
              <w:rPr>
                <w:rFonts w:eastAsia="Times New Roman"/>
              </w:rPr>
              <w:t>accountId</w:t>
            </w:r>
            <w:proofErr w:type="spellEnd"/>
            <w:r>
              <w:rPr>
                <w:rFonts w:eastAsia="Times New Roman"/>
              </w:rPr>
              <w:t xml:space="preserve"> no longer needed in the URL.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7C9574" w14:textId="77777777" w:rsidR="00421C69" w:rsidRDefault="00421C69">
            <w:pPr>
              <w:spacing w:before="150" w:after="150"/>
              <w:rPr>
                <w:rFonts w:eastAsia="Times New Roman"/>
              </w:rPr>
            </w:pPr>
          </w:p>
        </w:tc>
      </w:tr>
      <w:tr w:rsidR="00421C69" w14:paraId="275701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FE63A6" w14:textId="77777777" w:rsidR="00421C69" w:rsidRDefault="00421C69">
            <w:pPr>
              <w:spacing w:before="150" w:after="150"/>
              <w:rPr>
                <w:rFonts w:eastAsia="Times New Roman"/>
              </w:rPr>
            </w:pPr>
            <w:r>
              <w:rPr>
                <w:rFonts w:eastAsia="Times New Roman"/>
              </w:rPr>
              <w:t>Jun 22,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41BC62"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r>
              <w:rPr>
                <w:rStyle w:val="HTMLCode"/>
              </w:rPr>
              <w:t>_</w:t>
            </w:r>
            <w:proofErr w:type="spellStart"/>
            <w:r>
              <w:rPr>
                <w:rStyle w:val="HTMLCode"/>
              </w:rPr>
              <w:t>publishInstagramJob</w:t>
            </w:r>
            <w:proofErr w:type="spellEnd"/>
            <w:r>
              <w:rPr>
                <w:rFonts w:eastAsia="Times New Roman"/>
              </w:rPr>
              <w:t xml:space="preserve"> always threw if no image was in the job payload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E4D6CA" w14:textId="77777777" w:rsidR="00421C69" w:rsidRDefault="00421C69">
            <w:pPr>
              <w:spacing w:before="150" w:after="150"/>
              <w:rPr>
                <w:rFonts w:eastAsia="Times New Roman"/>
              </w:rPr>
            </w:pPr>
            <w:r>
              <w:rPr>
                <w:rFonts w:eastAsia="Times New Roman"/>
              </w:rPr>
              <w:t xml:space="preserve">Instagram requires a photo to publish via API. If </w:t>
            </w:r>
            <w:proofErr w:type="spellStart"/>
            <w:r>
              <w:rPr>
                <w:rStyle w:val="HTMLCode"/>
              </w:rPr>
              <w:t>payload.imageUrls</w:t>
            </w:r>
            <w:proofErr w:type="spellEnd"/>
            <w:r>
              <w:rPr>
                <w:rStyle w:val="HTMLCode"/>
              </w:rPr>
              <w:t>[0]</w:t>
            </w:r>
            <w:r>
              <w:rPr>
                <w:rFonts w:eastAsia="Times New Roman"/>
              </w:rPr>
              <w:t xml:space="preserve"> was absent (text-only AI output), the function threw an error and the job was marked </w:t>
            </w:r>
            <w:r>
              <w:rPr>
                <w:rStyle w:val="HTMLCode"/>
              </w:rPr>
              <w:t>failed</w:t>
            </w:r>
            <w:r>
              <w:rPr>
                <w:rFonts w:eastAsia="Times New Roman"/>
              </w:rPr>
              <w:t xml:space="preserve">. Fix: instead of throwing, returns </w:t>
            </w:r>
            <w:r>
              <w:rPr>
                <w:rStyle w:val="HTMLCode"/>
              </w:rPr>
              <w:t xml:space="preserve">{ </w:t>
            </w:r>
            <w:proofErr w:type="spellStart"/>
            <w:r>
              <w:rPr>
                <w:rStyle w:val="HTMLCode"/>
              </w:rPr>
              <w:t>manualFallback</w:t>
            </w:r>
            <w:proofErr w:type="spellEnd"/>
            <w:r>
              <w:rPr>
                <w:rStyle w:val="HTMLCode"/>
              </w:rPr>
              <w:t>: true }</w:t>
            </w:r>
            <w:r>
              <w:rPr>
                <w:rFonts w:eastAsia="Times New Roman"/>
              </w:rPr>
              <w:t xml:space="preserve"> so </w:t>
            </w:r>
            <w:proofErr w:type="spellStart"/>
            <w:r>
              <w:rPr>
                <w:rStyle w:val="HTMLCode"/>
              </w:rPr>
              <w:t>dispatchPublishJob</w:t>
            </w:r>
            <w:proofErr w:type="spellEnd"/>
            <w:r>
              <w:rPr>
                <w:rFonts w:eastAsia="Times New Roman"/>
              </w:rPr>
              <w:t xml:space="preserve"> marks the job </w:t>
            </w:r>
            <w:proofErr w:type="spellStart"/>
            <w:r>
              <w:rPr>
                <w:rStyle w:val="HTMLCode"/>
              </w:rPr>
              <w:t>manual_required</w:t>
            </w:r>
            <w:proofErr w:type="spellEnd"/>
            <w:r>
              <w:rPr>
                <w:rFonts w:eastAsia="Times New Roman"/>
              </w:rPr>
              <w:t xml:space="preserve"> with a clear customer message to post manually. No silent failures.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10DF65" w14:textId="77777777" w:rsidR="00421C69" w:rsidRDefault="00421C69">
            <w:pPr>
              <w:spacing w:before="150" w:after="150"/>
              <w:rPr>
                <w:rFonts w:eastAsia="Times New Roman"/>
              </w:rPr>
            </w:pPr>
          </w:p>
        </w:tc>
      </w:tr>
      <w:tr w:rsidR="00421C69" w14:paraId="4E2DB7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E65275" w14:textId="77777777" w:rsidR="00421C69" w:rsidRDefault="00421C69">
            <w:pPr>
              <w:spacing w:before="150" w:after="150"/>
              <w:rPr>
                <w:rFonts w:eastAsia="Times New Roman"/>
              </w:rPr>
            </w:pPr>
            <w:r>
              <w:rPr>
                <w:rFonts w:eastAsia="Times New Roman"/>
              </w:rPr>
              <w:lastRenderedPageBreak/>
              <w:t>Jun 27,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F62B98" w14:textId="77777777" w:rsidR="00421C69" w:rsidRDefault="00421C69">
            <w:pPr>
              <w:spacing w:before="150" w:after="150"/>
              <w:rPr>
                <w:rFonts w:eastAsia="Times New Roman"/>
              </w:rPr>
            </w:pPr>
            <w:r>
              <w:rPr>
                <w:rStyle w:val="HTMLCode"/>
              </w:rPr>
              <w:t>BlastyBiz-Home.html</w:t>
            </w:r>
            <w:r>
              <w:rPr>
                <w:rFonts w:eastAsia="Times New Roman"/>
              </w:rPr>
              <w:t xml:space="preserve"> — hero badge read "AI-Powered Local Marketing"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F33EEE" w14:textId="77777777" w:rsidR="00421C69" w:rsidRDefault="00421C69">
            <w:pPr>
              <w:spacing w:before="150" w:after="150"/>
              <w:rPr>
                <w:rFonts w:eastAsia="Times New Roman"/>
              </w:rPr>
            </w:pPr>
            <w:r>
              <w:rPr>
                <w:rFonts w:eastAsia="Times New Roman"/>
              </w:rPr>
              <w:t xml:space="preserve">Removed "Local" — </w:t>
            </w:r>
            <w:proofErr w:type="spellStart"/>
            <w:r>
              <w:rPr>
                <w:rFonts w:eastAsia="Times New Roman"/>
              </w:rPr>
              <w:t>BlastyBiz</w:t>
            </w:r>
            <w:proofErr w:type="spellEnd"/>
            <w:r>
              <w:rPr>
                <w:rFonts w:eastAsia="Times New Roman"/>
              </w:rPr>
              <w:t xml:space="preserve"> handles any marketing, not just local. Changed to "AI-Powered Marketing".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C2330F" w14:textId="77777777" w:rsidR="00421C69" w:rsidRDefault="00421C69">
            <w:pPr>
              <w:spacing w:before="150" w:after="150"/>
              <w:rPr>
                <w:rFonts w:eastAsia="Times New Roman"/>
              </w:rPr>
            </w:pPr>
          </w:p>
        </w:tc>
      </w:tr>
      <w:tr w:rsidR="00421C69" w14:paraId="1D45081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E060CC" w14:textId="77777777" w:rsidR="00421C69" w:rsidRDefault="00421C69">
            <w:pPr>
              <w:spacing w:before="150" w:after="150"/>
              <w:rPr>
                <w:rFonts w:eastAsia="Times New Roman"/>
              </w:rPr>
            </w:pPr>
            <w:r>
              <w:rPr>
                <w:rFonts w:eastAsia="Times New Roman"/>
              </w:rPr>
              <w:t>Jun 22,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EE4F2C"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 </w:t>
            </w:r>
            <w:proofErr w:type="spellStart"/>
            <w:r>
              <w:rPr>
                <w:rStyle w:val="HTMLCode"/>
              </w:rPr>
              <w:t>createCheckoutSession</w:t>
            </w:r>
            <w:proofErr w:type="spellEnd"/>
            <w:r>
              <w:rPr>
                <w:rFonts w:eastAsia="Times New Roman"/>
              </w:rPr>
              <w:t xml:space="preserve"> passed Square plan ID as </w:t>
            </w:r>
            <w:proofErr w:type="spellStart"/>
            <w:r>
              <w:rPr>
                <w:rStyle w:val="HTMLCode"/>
              </w:rPr>
              <w:t>catalogObjectId</w:t>
            </w:r>
            <w:proofErr w:type="spellEnd"/>
            <w:r>
              <w:rPr>
                <w:rFonts w:eastAsia="Times New Roman"/>
              </w:rPr>
              <w:t xml:space="preserve"> (wrong type)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601562" w14:textId="77777777" w:rsidR="00421C69" w:rsidRDefault="00421C69">
            <w:pPr>
              <w:spacing w:before="150" w:after="150"/>
              <w:rPr>
                <w:rFonts w:eastAsia="Times New Roman"/>
              </w:rPr>
            </w:pPr>
            <w:proofErr w:type="spellStart"/>
            <w:r>
              <w:rPr>
                <w:rStyle w:val="HTMLCode"/>
              </w:rPr>
              <w:t>adminUpdatePricing</w:t>
            </w:r>
            <w:proofErr w:type="spellEnd"/>
            <w:r>
              <w:rPr>
                <w:rFonts w:eastAsia="Times New Roman"/>
              </w:rPr>
              <w:t xml:space="preserve"> creates </w:t>
            </w:r>
            <w:r>
              <w:rPr>
                <w:rStyle w:val="HTMLCode"/>
              </w:rPr>
              <w:t>SUBSCRIPTION_PLAN</w:t>
            </w:r>
            <w:r>
              <w:rPr>
                <w:rFonts w:eastAsia="Times New Roman"/>
              </w:rPr>
              <w:t xml:space="preserve"> catalog objects; </w:t>
            </w:r>
            <w:proofErr w:type="spellStart"/>
            <w:r>
              <w:rPr>
                <w:rStyle w:val="HTMLCode"/>
              </w:rPr>
              <w:t>createCheckoutSession</w:t>
            </w:r>
            <w:proofErr w:type="spellEnd"/>
            <w:r>
              <w:rPr>
                <w:rFonts w:eastAsia="Times New Roman"/>
              </w:rPr>
              <w:t xml:space="preserve"> was passing those IDs as </w:t>
            </w:r>
            <w:proofErr w:type="spellStart"/>
            <w:r>
              <w:rPr>
                <w:rStyle w:val="HTMLCode"/>
              </w:rPr>
              <w:t>lineItems</w:t>
            </w:r>
            <w:proofErr w:type="spellEnd"/>
            <w:r>
              <w:rPr>
                <w:rStyle w:val="HTMLCode"/>
              </w:rPr>
              <w:t>[].</w:t>
            </w:r>
            <w:proofErr w:type="spellStart"/>
            <w:r>
              <w:rPr>
                <w:rStyle w:val="HTMLCode"/>
              </w:rPr>
              <w:t>catalogObjectId</w:t>
            </w:r>
            <w:proofErr w:type="spellEnd"/>
            <w:r>
              <w:rPr>
                <w:rFonts w:eastAsia="Times New Roman"/>
              </w:rPr>
              <w:t xml:space="preserve">. Square's checkout API expects </w:t>
            </w:r>
            <w:r>
              <w:rPr>
                <w:rStyle w:val="HTMLCode"/>
              </w:rPr>
              <w:t>ITEM_VARIATION</w:t>
            </w:r>
            <w:r>
              <w:rPr>
                <w:rFonts w:eastAsia="Times New Roman"/>
              </w:rPr>
              <w:t xml:space="preserve"> type objects for that field — </w:t>
            </w:r>
            <w:r>
              <w:rPr>
                <w:rStyle w:val="HTMLCode"/>
              </w:rPr>
              <w:t>SUBSCRIPTION_PLAN</w:t>
            </w:r>
            <w:r>
              <w:rPr>
                <w:rFonts w:eastAsia="Times New Roman"/>
              </w:rPr>
              <w:t xml:space="preserve"> IDs are a different catalog type entirely, causing NOT_FOUND on every checkout attempt. Fix: replaced the </w:t>
            </w:r>
            <w:proofErr w:type="spellStart"/>
            <w:r>
              <w:rPr>
                <w:rStyle w:val="HTMLCode"/>
              </w:rPr>
              <w:t>order</w:t>
            </w:r>
            <w:r>
              <w:rPr>
                <w:rFonts w:eastAsia="Times New Roman"/>
              </w:rPr>
              <w:t>+</w:t>
            </w:r>
            <w:r>
              <w:rPr>
                <w:rStyle w:val="HTMLCode"/>
              </w:rPr>
              <w:t>lineItems</w:t>
            </w:r>
            <w:proofErr w:type="spellEnd"/>
            <w:r>
              <w:rPr>
                <w:rFonts w:eastAsia="Times New Roman"/>
              </w:rPr>
              <w:t xml:space="preserve"> approach with </w:t>
            </w:r>
            <w:proofErr w:type="spellStart"/>
            <w:r>
              <w:rPr>
                <w:rStyle w:val="HTMLCode"/>
              </w:rPr>
              <w:t>quickPay</w:t>
            </w:r>
            <w:proofErr w:type="spellEnd"/>
            <w:r>
              <w:rPr>
                <w:rFonts w:eastAsia="Times New Roman"/>
              </w:rPr>
              <w:t xml:space="preserve"> (a direct price + name), reading </w:t>
            </w:r>
            <w:proofErr w:type="spellStart"/>
            <w:r>
              <w:rPr>
                <w:rStyle w:val="HTMLCode"/>
              </w:rPr>
              <w:t>proMonthly</w:t>
            </w:r>
            <w:proofErr w:type="spellEnd"/>
            <w:r>
              <w:rPr>
                <w:rFonts w:eastAsia="Times New Roman"/>
              </w:rPr>
              <w:t>/</w:t>
            </w:r>
            <w:proofErr w:type="spellStart"/>
            <w:r>
              <w:rPr>
                <w:rStyle w:val="HTMLCode"/>
              </w:rPr>
              <w:t>agencyMonthly</w:t>
            </w:r>
            <w:proofErr w:type="spellEnd"/>
            <w:r>
              <w:rPr>
                <w:rFonts w:eastAsia="Times New Roman"/>
              </w:rPr>
              <w:t xml:space="preserve"> prices from </w:t>
            </w:r>
            <w:proofErr w:type="spellStart"/>
            <w:r>
              <w:rPr>
                <w:rFonts w:eastAsia="Times New Roman"/>
              </w:rPr>
              <w:t>Firestore</w:t>
            </w:r>
            <w:proofErr w:type="spellEnd"/>
            <w:r>
              <w:rPr>
                <w:rFonts w:eastAsia="Times New Roman"/>
              </w:rPr>
              <w:t xml:space="preserve"> </w:t>
            </w:r>
            <w:r>
              <w:rPr>
                <w:rStyle w:val="HTMLCode"/>
              </w:rPr>
              <w:t>settings/pricing</w:t>
            </w:r>
            <w:r>
              <w:rPr>
                <w:rFonts w:eastAsia="Times New Roman"/>
              </w:rPr>
              <w:t xml:space="preserve"> (written by </w:t>
            </w:r>
            <w:proofErr w:type="spellStart"/>
            <w:r>
              <w:rPr>
                <w:rStyle w:val="HTMLCode"/>
              </w:rPr>
              <w:t>adminUpdatePricing</w:t>
            </w:r>
            <w:proofErr w:type="spellEnd"/>
            <w:r>
              <w:rPr>
                <w:rFonts w:eastAsia="Times New Roman"/>
              </w:rPr>
              <w:t xml:space="preserve">). Verified: </w:t>
            </w:r>
            <w:proofErr w:type="spellStart"/>
            <w:r>
              <w:rPr>
                <w:rStyle w:val="HTMLCode"/>
              </w:rPr>
              <w:t>createCheckoutSession</w:t>
            </w:r>
            <w:proofErr w:type="spellEnd"/>
            <w:r>
              <w:rPr>
                <w:rFonts w:eastAsia="Times New Roman"/>
              </w:rPr>
              <w:t xml:space="preserve"> now returns a real </w:t>
            </w:r>
            <w:proofErr w:type="spellStart"/>
            <w:r>
              <w:rPr>
                <w:rStyle w:val="HTMLCode"/>
              </w:rPr>
              <w:t>square.link</w:t>
            </w:r>
            <w:proofErr w:type="spellEnd"/>
            <w:r>
              <w:rPr>
                <w:rFonts w:eastAsia="Times New Roman"/>
              </w:rPr>
              <w:t xml:space="preserve"> URL.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215EF7" w14:textId="77777777" w:rsidR="00421C69" w:rsidRDefault="00421C69">
            <w:pPr>
              <w:spacing w:before="150" w:after="150"/>
              <w:rPr>
                <w:rFonts w:eastAsia="Times New Roman"/>
              </w:rPr>
            </w:pPr>
          </w:p>
        </w:tc>
      </w:tr>
    </w:tbl>
    <w:p w14:paraId="7C5341F3" w14:textId="77777777" w:rsidR="00421C69" w:rsidRDefault="00421C69">
      <w:pPr>
        <w:pStyle w:val="HTMLPreformatted"/>
        <w:rPr>
          <w:color w:val="000000"/>
        </w:rPr>
      </w:pPr>
    </w:p>
    <w:p w14:paraId="2115F5F3" w14:textId="77777777" w:rsidR="00421C69" w:rsidRDefault="00421C69">
      <w:pPr>
        <w:pStyle w:val="HTMLPreformatted"/>
        <w:rPr>
          <w:color w:val="000000"/>
        </w:rPr>
      </w:pPr>
      <w:r>
        <w:rPr>
          <w:noProof/>
          <w:color w:val="000000"/>
        </w:rPr>
        <mc:AlternateContent>
          <mc:Choice Requires="wps">
            <w:drawing>
              <wp:inline distT="0" distB="0" distL="0" distR="0" wp14:anchorId="0A2E70F4" wp14:editId="17CEF35D">
                <wp:extent cx="5943600" cy="1270"/>
                <wp:effectExtent l="0" t="31750" r="0" b="36830"/>
                <wp:docPr id="18699689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A5CB0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28929B1" w14:textId="77777777" w:rsidR="00421C69" w:rsidRDefault="00421C69">
      <w:pPr>
        <w:pStyle w:val="HTMLPreformatted"/>
        <w:rPr>
          <w:color w:val="000000"/>
        </w:rPr>
      </w:pPr>
    </w:p>
    <w:p w14:paraId="431150E7"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Segoe UI Emoji" w:hAnsi="Segoe UI Emoji" w:cs="Segoe UI Emoji"/>
          <w:color w:val="000000"/>
        </w:rPr>
        <w:lastRenderedPageBreak/>
        <w:t>✅</w:t>
      </w:r>
      <w:r>
        <w:rPr>
          <w:rFonts w:ascii="Courier New" w:hAnsi="Courier New" w:cs="Courier New"/>
          <w:color w:val="000000"/>
        </w:rPr>
        <w:t xml:space="preserve"> Features Added (Jun 27, 2026 — Session 11)</w:t>
      </w:r>
    </w:p>
    <w:p w14:paraId="0A599373"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1667"/>
        <w:gridCol w:w="2469"/>
        <w:gridCol w:w="3481"/>
      </w:tblGrid>
      <w:tr w:rsidR="00421C69" w14:paraId="2C4E6FA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297A5AFA"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What</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5600E523" w14:textId="77777777" w:rsidR="00421C69" w:rsidRDefault="00421C69">
            <w:pPr>
              <w:spacing w:before="150" w:after="150"/>
              <w:rPr>
                <w:rFonts w:eastAsia="Times New Roman"/>
                <w:b/>
                <w:bCs/>
              </w:rPr>
            </w:pPr>
            <w:r>
              <w:rPr>
                <w:rFonts w:eastAsia="Times New Roman"/>
                <w:b/>
                <w:bCs/>
              </w:rPr>
              <w:t>Files</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7B635204" w14:textId="77777777" w:rsidR="00421C69" w:rsidRDefault="00421C69">
            <w:pPr>
              <w:spacing w:before="150" w:after="150"/>
              <w:rPr>
                <w:rFonts w:eastAsia="Times New Roman"/>
                <w:b/>
                <w:bCs/>
              </w:rPr>
            </w:pPr>
            <w:r>
              <w:rPr>
                <w:rFonts w:eastAsia="Times New Roman"/>
                <w:b/>
                <w:bCs/>
              </w:rPr>
              <w:t>Details</w:t>
            </w:r>
          </w:p>
        </w:tc>
      </w:tr>
      <w:tr w:rsidR="00421C69" w14:paraId="073F2E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1DE116" w14:textId="77777777" w:rsidR="00421C69" w:rsidRDefault="00421C69">
            <w:pPr>
              <w:spacing w:before="150" w:after="150"/>
              <w:rPr>
                <w:rFonts w:eastAsia="Times New Roman"/>
              </w:rPr>
            </w:pPr>
            <w:r>
              <w:rPr>
                <w:rFonts w:eastAsia="Times New Roman"/>
              </w:rPr>
              <w:t>AI cost tracking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50E229"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w:t>
            </w:r>
            <w:proofErr w:type="spellStart"/>
            <w:r>
              <w:rPr>
                <w:rStyle w:val="HTMLCode"/>
              </w:rPr>
              <w:t>firestore.rules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00F836" w14:textId="77777777" w:rsidR="00421C69" w:rsidRDefault="00421C69">
            <w:pPr>
              <w:spacing w:before="150" w:after="150"/>
              <w:rPr>
                <w:rFonts w:eastAsia="Times New Roman"/>
              </w:rPr>
            </w:pPr>
            <w:r>
              <w:rPr>
                <w:rFonts w:eastAsia="Times New Roman"/>
              </w:rPr>
              <w:t xml:space="preserve">Added </w:t>
            </w:r>
            <w:proofErr w:type="spellStart"/>
            <w:r>
              <w:rPr>
                <w:rStyle w:val="HTMLCode"/>
              </w:rPr>
              <w:t>trackAiUsage</w:t>
            </w:r>
            <w:proofErr w:type="spellEnd"/>
            <w:r>
              <w:rPr>
                <w:rStyle w:val="HTMLCode"/>
              </w:rPr>
              <w:t>(</w:t>
            </w:r>
            <w:proofErr w:type="spellStart"/>
            <w:r>
              <w:rPr>
                <w:rStyle w:val="HTMLCode"/>
              </w:rPr>
              <w:t>uid</w:t>
            </w:r>
            <w:proofErr w:type="spellEnd"/>
            <w:r>
              <w:rPr>
                <w:rStyle w:val="HTMLCode"/>
              </w:rPr>
              <w:t xml:space="preserve">, </w:t>
            </w:r>
            <w:proofErr w:type="spellStart"/>
            <w:r>
              <w:rPr>
                <w:rStyle w:val="HTMLCode"/>
              </w:rPr>
              <w:t>fn</w:t>
            </w:r>
            <w:proofErr w:type="spellEnd"/>
            <w:r>
              <w:rPr>
                <w:rStyle w:val="HTMLCode"/>
              </w:rPr>
              <w:t>, model, usage)</w:t>
            </w:r>
            <w:r>
              <w:rPr>
                <w:rFonts w:eastAsia="Times New Roman"/>
              </w:rPr>
              <w:t xml:space="preserve"> helper. Instruments all 5 Anthropic call sites: </w:t>
            </w:r>
            <w:proofErr w:type="spellStart"/>
            <w:r>
              <w:rPr>
                <w:rStyle w:val="HTMLCode"/>
              </w:rPr>
              <w:t>generateEnrichmentQuestions</w:t>
            </w:r>
            <w:proofErr w:type="spellEnd"/>
            <w:r>
              <w:rPr>
                <w:rFonts w:eastAsia="Times New Roman"/>
              </w:rPr>
              <w:t xml:space="preserve"> (haiku), </w:t>
            </w:r>
            <w:proofErr w:type="spellStart"/>
            <w:r>
              <w:rPr>
                <w:rStyle w:val="HTMLCode"/>
              </w:rPr>
              <w:t>adaptListing</w:t>
            </w:r>
            <w:proofErr w:type="spellEnd"/>
            <w:r>
              <w:rPr>
                <w:rFonts w:eastAsia="Times New Roman"/>
              </w:rPr>
              <w:t xml:space="preserve"> (sonnet), </w:t>
            </w:r>
            <w:proofErr w:type="spellStart"/>
            <w:r>
              <w:rPr>
                <w:rStyle w:val="HTMLCode"/>
              </w:rPr>
              <w:t>resolveCategories</w:t>
            </w:r>
            <w:proofErr w:type="spellEnd"/>
            <w:r>
              <w:rPr>
                <w:rFonts w:eastAsia="Times New Roman"/>
              </w:rPr>
              <w:t xml:space="preserve"> (sonnet), </w:t>
            </w:r>
            <w:proofErr w:type="spellStart"/>
            <w:r>
              <w:rPr>
                <w:rStyle w:val="HTMLCode"/>
              </w:rPr>
              <w:t>suggestPlatforms</w:t>
            </w:r>
            <w:proofErr w:type="spellEnd"/>
            <w:r>
              <w:rPr>
                <w:rFonts w:eastAsia="Times New Roman"/>
              </w:rPr>
              <w:t xml:space="preserve"> (sonnet), </w:t>
            </w:r>
            <w:proofErr w:type="spellStart"/>
            <w:r>
              <w:rPr>
                <w:rStyle w:val="HTMLCode"/>
              </w:rPr>
              <w:t>scheduledPostingCheck</w:t>
            </w:r>
            <w:proofErr w:type="spellEnd"/>
            <w:r>
              <w:rPr>
                <w:rFonts w:eastAsia="Times New Roman"/>
              </w:rPr>
              <w:t xml:space="preserve"> (sonnet). Each call writes a doc to </w:t>
            </w:r>
            <w:proofErr w:type="spellStart"/>
            <w:r>
              <w:rPr>
                <w:rStyle w:val="HTMLCode"/>
              </w:rPr>
              <w:t>aiUsageLogs</w:t>
            </w:r>
            <w:proofErr w:type="spellEnd"/>
            <w:r>
              <w:rPr>
                <w:rFonts w:eastAsia="Times New Roman"/>
              </w:rPr>
              <w:t xml:space="preserve"> with </w:t>
            </w:r>
            <w:proofErr w:type="spellStart"/>
            <w:r>
              <w:rPr>
                <w:rFonts w:eastAsia="Times New Roman"/>
              </w:rPr>
              <w:t>inputTokens</w:t>
            </w:r>
            <w:proofErr w:type="spellEnd"/>
            <w:r>
              <w:rPr>
                <w:rFonts w:eastAsia="Times New Roman"/>
              </w:rPr>
              <w:t xml:space="preserve">, </w:t>
            </w:r>
            <w:proofErr w:type="spellStart"/>
            <w:r>
              <w:rPr>
                <w:rFonts w:eastAsia="Times New Roman"/>
              </w:rPr>
              <w:t>outputTokens</w:t>
            </w:r>
            <w:proofErr w:type="spellEnd"/>
            <w:r>
              <w:rPr>
                <w:rFonts w:eastAsia="Times New Roman"/>
              </w:rPr>
              <w:t xml:space="preserve">, </w:t>
            </w:r>
            <w:proofErr w:type="spellStart"/>
            <w:r>
              <w:rPr>
                <w:rFonts w:eastAsia="Times New Roman"/>
              </w:rPr>
              <w:t>costUsd</w:t>
            </w:r>
            <w:proofErr w:type="spellEnd"/>
            <w:r>
              <w:rPr>
                <w:rFonts w:eastAsia="Times New Roman"/>
              </w:rPr>
              <w:t xml:space="preserve"> (haiku $0.80/$4.00 per M, sonnet $3.00/$15.00 per M), </w:t>
            </w:r>
            <w:proofErr w:type="spellStart"/>
            <w:r>
              <w:rPr>
                <w:rFonts w:eastAsia="Times New Roman"/>
              </w:rPr>
              <w:t>fn</w:t>
            </w:r>
            <w:proofErr w:type="spellEnd"/>
            <w:r>
              <w:rPr>
                <w:rFonts w:eastAsia="Times New Roman"/>
              </w:rPr>
              <w:t xml:space="preserve">, model, </w:t>
            </w:r>
            <w:proofErr w:type="spellStart"/>
            <w:r>
              <w:rPr>
                <w:rFonts w:eastAsia="Times New Roman"/>
              </w:rPr>
              <w:t>ts</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rules updated: admin read on </w:t>
            </w:r>
            <w:proofErr w:type="spellStart"/>
            <w:r>
              <w:rPr>
                <w:rStyle w:val="HTMLCode"/>
              </w:rPr>
              <w:t>aiUsageLogs</w:t>
            </w:r>
            <w:proofErr w:type="spellEnd"/>
            <w:r>
              <w:rPr>
                <w:rFonts w:eastAsia="Times New Roman"/>
              </w:rPr>
              <w:t>.</w:t>
            </w:r>
          </w:p>
        </w:tc>
      </w:tr>
      <w:tr w:rsidR="00421C69" w14:paraId="71F47D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D83FF0" w14:textId="77777777" w:rsidR="00421C69" w:rsidRDefault="00421C69">
            <w:pPr>
              <w:spacing w:before="150" w:after="150"/>
              <w:rPr>
                <w:rFonts w:eastAsia="Times New Roman"/>
              </w:rPr>
            </w:pPr>
            <w:r>
              <w:rPr>
                <w:rFonts w:eastAsia="Times New Roman"/>
              </w:rPr>
              <w:t>Admin AI Usage/Margin card (live)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199F46" w14:textId="77777777" w:rsidR="00421C69" w:rsidRDefault="00421C69">
            <w:pPr>
              <w:spacing w:before="150" w:after="150"/>
              <w:rPr>
                <w:rFonts w:eastAsia="Times New Roman"/>
              </w:rPr>
            </w:pPr>
            <w:r>
              <w:rPr>
                <w:rStyle w:val="HTMLCode"/>
              </w:rPr>
              <w:t>BlastyBiz-Admin.html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00060A" w14:textId="77777777" w:rsidR="00421C69" w:rsidRDefault="00421C69">
            <w:pPr>
              <w:spacing w:before="150" w:after="150"/>
              <w:rPr>
                <w:rFonts w:eastAsia="Times New Roman"/>
              </w:rPr>
            </w:pPr>
            <w:r>
              <w:rPr>
                <w:rFonts w:eastAsia="Times New Roman"/>
              </w:rPr>
              <w:t xml:space="preserve">Replaced hardcoded $126 placeholder with live </w:t>
            </w:r>
            <w:proofErr w:type="spellStart"/>
            <w:r>
              <w:rPr>
                <w:rStyle w:val="HTMLCode"/>
              </w:rPr>
              <w:t>onSnapshot</w:t>
            </w:r>
            <w:proofErr w:type="spellEnd"/>
            <w:r>
              <w:rPr>
                <w:rFonts w:eastAsia="Times New Roman"/>
              </w:rPr>
              <w:t xml:space="preserve"> on </w:t>
            </w:r>
            <w:proofErr w:type="spellStart"/>
            <w:r>
              <w:rPr>
                <w:rStyle w:val="HTMLCode"/>
              </w:rPr>
              <w:t>aiUsageLogs</w:t>
            </w:r>
            <w:proofErr w:type="spellEnd"/>
            <w:r>
              <w:rPr>
                <w:rFonts w:eastAsia="Times New Roman"/>
              </w:rPr>
              <w:t>. Shows: current month spend, total calls, input/output tokens, per-function breakdown table. Updates in real-time as AI calls fire.</w:t>
            </w:r>
          </w:p>
        </w:tc>
      </w:tr>
      <w:tr w:rsidR="00421C69" w14:paraId="1910CC0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856F92" w14:textId="77777777" w:rsidR="00421C69" w:rsidRDefault="00421C69">
            <w:pPr>
              <w:spacing w:before="150" w:after="150"/>
              <w:rPr>
                <w:rFonts w:eastAsia="Times New Roman"/>
              </w:rPr>
            </w:pPr>
            <w:r>
              <w:rPr>
                <w:rFonts w:eastAsia="Times New Roman"/>
              </w:rPr>
              <w:t xml:space="preserve">Admin Users — All </w:t>
            </w:r>
            <w:r>
              <w:rPr>
                <w:rFonts w:eastAsia="Times New Roman"/>
              </w:rPr>
              <w:lastRenderedPageBreak/>
              <w:t>Accounts table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161046" w14:textId="77777777" w:rsidR="00421C69" w:rsidRDefault="00421C69">
            <w:pPr>
              <w:spacing w:before="150" w:after="150"/>
              <w:rPr>
                <w:rFonts w:eastAsia="Times New Roman"/>
              </w:rPr>
            </w:pPr>
            <w:proofErr w:type="spellStart"/>
            <w:r>
              <w:rPr>
                <w:rStyle w:val="HTMLCode"/>
              </w:rPr>
              <w:lastRenderedPageBreak/>
              <w:t>BlastyBiz</w:t>
            </w:r>
            <w:proofErr w:type="spellEnd"/>
            <w:r>
              <w:rPr>
                <w:rStyle w:val="HTMLCode"/>
              </w:rPr>
              <w:t>-Admin-Users.html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7B3E46" w14:textId="77777777" w:rsidR="00421C69" w:rsidRDefault="00421C69">
            <w:pPr>
              <w:spacing w:before="150" w:after="150"/>
              <w:rPr>
                <w:rFonts w:eastAsia="Times New Roman"/>
              </w:rPr>
            </w:pPr>
            <w:r>
              <w:rPr>
                <w:rFonts w:eastAsia="Times New Roman"/>
              </w:rPr>
              <w:t xml:space="preserve">Live table of every named business (sorted by join date) reading from </w:t>
            </w:r>
            <w:proofErr w:type="spellStart"/>
            <w:r>
              <w:rPr>
                <w:rFonts w:eastAsia="Times New Roman"/>
              </w:rPr>
              <w:t>Firestore</w:t>
            </w:r>
            <w:proofErr w:type="spellEnd"/>
            <w:r>
              <w:rPr>
                <w:rFonts w:eastAsia="Times New Roman"/>
              </w:rPr>
              <w:t xml:space="preserve">. Shows </w:t>
            </w:r>
            <w:r>
              <w:rPr>
                <w:rFonts w:eastAsia="Times New Roman"/>
              </w:rPr>
              <w:lastRenderedPageBreak/>
              <w:t>name, owner email, plan, join date, onboarding status.</w:t>
            </w:r>
          </w:p>
        </w:tc>
      </w:tr>
      <w:tr w:rsidR="00421C69" w14:paraId="2EBE38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704F7C" w14:textId="77777777" w:rsidR="00421C69" w:rsidRDefault="00421C69">
            <w:pPr>
              <w:spacing w:before="150" w:after="150"/>
              <w:rPr>
                <w:rFonts w:eastAsia="Times New Roman"/>
              </w:rPr>
            </w:pPr>
            <w:r>
              <w:rPr>
                <w:rFonts w:eastAsia="Times New Roman"/>
              </w:rPr>
              <w:lastRenderedPageBreak/>
              <w:t>Admin Users — Accounts to Watch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A61632" w14:textId="77777777" w:rsidR="00421C69" w:rsidRDefault="00421C69">
            <w:pPr>
              <w:spacing w:before="150" w:after="150"/>
              <w:rPr>
                <w:rFonts w:eastAsia="Times New Roman"/>
              </w:rPr>
            </w:pPr>
            <w:proofErr w:type="spellStart"/>
            <w:r>
              <w:rPr>
                <w:rStyle w:val="HTMLCode"/>
              </w:rPr>
              <w:t>BlastyBiz</w:t>
            </w:r>
            <w:proofErr w:type="spellEnd"/>
            <w:r>
              <w:rPr>
                <w:rStyle w:val="HTMLCode"/>
              </w:rPr>
              <w:t>-Admin-Users.html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AE6750" w14:textId="77777777" w:rsidR="00421C69" w:rsidRDefault="00421C69">
            <w:pPr>
              <w:spacing w:before="150" w:after="150"/>
              <w:rPr>
                <w:rFonts w:eastAsia="Times New Roman"/>
              </w:rPr>
            </w:pPr>
            <w:r>
              <w:rPr>
                <w:rFonts w:eastAsia="Times New Roman"/>
              </w:rPr>
              <w:t xml:space="preserve">Separate table for onboarding-incomplete accounts with </w:t>
            </w:r>
            <w:r>
              <w:rPr>
                <w:rFonts w:ascii="Segoe UI Emoji" w:eastAsia="Times New Roman" w:hAnsi="Segoe UI Emoji" w:cs="Segoe UI Emoji"/>
              </w:rPr>
              <w:t>🗑</w:t>
            </w:r>
            <w:r>
              <w:rPr>
                <w:rFonts w:eastAsia="Times New Roman"/>
              </w:rPr>
              <w:t xml:space="preserve"> delete buttons. Admin delete wired to </w:t>
            </w:r>
            <w:proofErr w:type="spellStart"/>
            <w:r>
              <w:rPr>
                <w:rFonts w:eastAsia="Times New Roman"/>
              </w:rPr>
              <w:t>Firestore</w:t>
            </w:r>
            <w:proofErr w:type="spellEnd"/>
            <w:r>
              <w:rPr>
                <w:rFonts w:eastAsia="Times New Roman"/>
              </w:rPr>
              <w:t xml:space="preserve"> </w:t>
            </w:r>
            <w:r>
              <w:rPr>
                <w:rStyle w:val="HTMLCode"/>
              </w:rPr>
              <w:t>businesses</w:t>
            </w:r>
            <w:r>
              <w:rPr>
                <w:rFonts w:eastAsia="Times New Roman"/>
              </w:rPr>
              <w:t xml:space="preserve"> collection (rules updated to allow </w:t>
            </w:r>
            <w:proofErr w:type="spellStart"/>
            <w:r>
              <w:rPr>
                <w:rStyle w:val="HTMLCode"/>
              </w:rPr>
              <w:t>isAdmin</w:t>
            </w:r>
            <w:proofErr w:type="spellEnd"/>
            <w:r>
              <w:rPr>
                <w:rStyle w:val="HTMLCode"/>
              </w:rPr>
              <w:t>()</w:t>
            </w:r>
            <w:r>
              <w:rPr>
                <w:rFonts w:eastAsia="Times New Roman"/>
              </w:rPr>
              <w:t xml:space="preserve"> delete).</w:t>
            </w:r>
          </w:p>
        </w:tc>
      </w:tr>
      <w:tr w:rsidR="00421C69" w14:paraId="50DEAF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7D5D67" w14:textId="77777777" w:rsidR="00421C69" w:rsidRDefault="00421C69">
            <w:pPr>
              <w:spacing w:before="150" w:after="150"/>
              <w:rPr>
                <w:rFonts w:eastAsia="Times New Roman"/>
              </w:rPr>
            </w:pPr>
            <w:r>
              <w:rPr>
                <w:rFonts w:eastAsia="Times New Roman"/>
              </w:rPr>
              <w:t>Homepage badge corrected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751076" w14:textId="77777777" w:rsidR="00421C69" w:rsidRDefault="00421C69">
            <w:pPr>
              <w:spacing w:before="150" w:after="150"/>
              <w:rPr>
                <w:rFonts w:eastAsia="Times New Roman"/>
              </w:rPr>
            </w:pPr>
            <w:r>
              <w:rPr>
                <w:rStyle w:val="HTMLCode"/>
              </w:rPr>
              <w:t>BlastyBiz-Home.html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0542C0" w14:textId="77777777" w:rsidR="00421C69" w:rsidRDefault="00421C69">
            <w:pPr>
              <w:spacing w:before="150" w:after="150"/>
              <w:rPr>
                <w:rFonts w:eastAsia="Times New Roman"/>
              </w:rPr>
            </w:pPr>
            <w:r>
              <w:rPr>
                <w:rFonts w:eastAsia="Times New Roman"/>
              </w:rPr>
              <w:t xml:space="preserve">Changed hero badge from "AI-Powered Local Marketing" to "AI-Powered Marketing" — </w:t>
            </w:r>
            <w:proofErr w:type="spellStart"/>
            <w:r>
              <w:rPr>
                <w:rFonts w:eastAsia="Times New Roman"/>
              </w:rPr>
              <w:t>BlastyBiz</w:t>
            </w:r>
            <w:proofErr w:type="spellEnd"/>
            <w:r>
              <w:rPr>
                <w:rFonts w:eastAsia="Times New Roman"/>
              </w:rPr>
              <w:t xml:space="preserve"> handles any marketing, not just local.</w:t>
            </w:r>
          </w:p>
        </w:tc>
      </w:tr>
    </w:tbl>
    <w:p w14:paraId="09F8A207" w14:textId="77777777" w:rsidR="00421C69" w:rsidRDefault="00421C69">
      <w:pPr>
        <w:pStyle w:val="HTMLPreformatted"/>
        <w:rPr>
          <w:color w:val="000000"/>
        </w:rPr>
      </w:pPr>
    </w:p>
    <w:p w14:paraId="226C93BA" w14:textId="77777777" w:rsidR="00421C69" w:rsidRDefault="00421C69">
      <w:pPr>
        <w:pStyle w:val="HTMLPreformatted"/>
        <w:rPr>
          <w:color w:val="000000"/>
        </w:rPr>
      </w:pPr>
      <w:r>
        <w:rPr>
          <w:noProof/>
          <w:color w:val="000000"/>
        </w:rPr>
        <mc:AlternateContent>
          <mc:Choice Requires="wps">
            <w:drawing>
              <wp:inline distT="0" distB="0" distL="0" distR="0" wp14:anchorId="32AFFA56" wp14:editId="72C7CCCB">
                <wp:extent cx="5943600" cy="1270"/>
                <wp:effectExtent l="0" t="31750" r="0" b="36830"/>
                <wp:docPr id="98147664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A6FAA4"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A6C0E5A" w14:textId="77777777" w:rsidR="00421C69" w:rsidRDefault="00421C69">
      <w:pPr>
        <w:pStyle w:val="HTMLPreformatted"/>
        <w:rPr>
          <w:color w:val="000000"/>
        </w:rPr>
      </w:pPr>
    </w:p>
    <w:p w14:paraId="5E6F6CFB"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Segoe UI Emoji" w:hAnsi="Segoe UI Emoji" w:cs="Segoe UI Emoji"/>
          <w:color w:val="000000"/>
        </w:rPr>
        <w:t>✅</w:t>
      </w:r>
      <w:r>
        <w:rPr>
          <w:rFonts w:ascii="Courier New" w:hAnsi="Courier New" w:cs="Courier New"/>
          <w:color w:val="000000"/>
        </w:rPr>
        <w:t xml:space="preserve"> Features Added (Jun 22, 2026 — Session 9)</w:t>
      </w:r>
    </w:p>
    <w:p w14:paraId="73B4D4AA"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753"/>
        <w:gridCol w:w="2401"/>
        <w:gridCol w:w="2712"/>
      </w:tblGrid>
      <w:tr w:rsidR="00421C69" w14:paraId="4D04E70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7B4F64C8"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Date</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2FDA4392" w14:textId="77777777" w:rsidR="00421C69" w:rsidRDefault="00421C69">
            <w:pPr>
              <w:spacing w:before="150" w:after="150"/>
              <w:rPr>
                <w:rFonts w:eastAsia="Times New Roman"/>
                <w:b/>
                <w:bCs/>
              </w:rPr>
            </w:pPr>
            <w:r>
              <w:rPr>
                <w:rFonts w:eastAsia="Times New Roman"/>
                <w:b/>
                <w:bCs/>
              </w:rPr>
              <w:t>What</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635EF5B4" w14:textId="77777777" w:rsidR="00421C69" w:rsidRDefault="00421C69">
            <w:pPr>
              <w:spacing w:before="150" w:after="150"/>
              <w:rPr>
                <w:rFonts w:eastAsia="Times New Roman"/>
                <w:b/>
                <w:bCs/>
              </w:rPr>
            </w:pPr>
            <w:r>
              <w:rPr>
                <w:rFonts w:eastAsia="Times New Roman"/>
                <w:b/>
                <w:bCs/>
              </w:rPr>
              <w:t>Details</w:t>
            </w:r>
          </w:p>
        </w:tc>
      </w:tr>
      <w:tr w:rsidR="00421C69" w14:paraId="1F3C79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202CA5" w14:textId="77777777" w:rsidR="00421C69" w:rsidRDefault="00421C69">
            <w:pPr>
              <w:spacing w:before="150" w:after="150"/>
              <w:rPr>
                <w:rFonts w:eastAsia="Times New Roman"/>
              </w:rPr>
            </w:pPr>
            <w:r>
              <w:rPr>
                <w:rFonts w:eastAsia="Times New Roman"/>
              </w:rPr>
              <w:t>Jun 22,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5D90C0" w14:textId="77777777" w:rsidR="00421C69" w:rsidRDefault="00421C69">
            <w:pPr>
              <w:spacing w:before="150" w:after="150"/>
              <w:rPr>
                <w:rFonts w:eastAsia="Times New Roman"/>
              </w:rPr>
            </w:pPr>
            <w:r>
              <w:rPr>
                <w:rFonts w:eastAsia="Times New Roman"/>
              </w:rPr>
              <w:t xml:space="preserve">Added </w:t>
            </w:r>
            <w:r>
              <w:rPr>
                <w:rStyle w:val="HTMLCode"/>
              </w:rPr>
              <w:t>BlastyBiz-About.html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871BA7" w14:textId="77777777" w:rsidR="00421C69" w:rsidRDefault="00421C69">
            <w:pPr>
              <w:spacing w:before="150" w:after="150"/>
              <w:rPr>
                <w:rFonts w:eastAsia="Times New Roman"/>
              </w:rPr>
            </w:pPr>
            <w:r>
              <w:rPr>
                <w:rFonts w:eastAsia="Times New Roman"/>
              </w:rPr>
              <w:t xml:space="preserve">About Us page with origin story, values, team bio (Dave </w:t>
            </w:r>
            <w:proofErr w:type="spellStart"/>
            <w:r>
              <w:rPr>
                <w:rFonts w:eastAsia="Times New Roman"/>
              </w:rPr>
              <w:t>Percey</w:t>
            </w:r>
            <w:proofErr w:type="spellEnd"/>
            <w:r>
              <w:rPr>
                <w:rFonts w:eastAsia="Times New Roman"/>
              </w:rPr>
              <w:t xml:space="preserve"> / </w:t>
            </w:r>
            <w:proofErr w:type="spellStart"/>
            <w:r>
              <w:rPr>
                <w:rFonts w:eastAsia="Times New Roman"/>
              </w:rPr>
              <w:t>Fluba</w:t>
            </w:r>
            <w:proofErr w:type="spellEnd"/>
            <w:r>
              <w:rPr>
                <w:rFonts w:eastAsia="Times New Roman"/>
              </w:rPr>
              <w:t xml:space="preserve"> Designs LLC), service area (Englewood FL), and "Powered by </w:t>
            </w:r>
            <w:proofErr w:type="spellStart"/>
            <w:r>
              <w:rPr>
                <w:rFonts w:eastAsia="Times New Roman"/>
              </w:rPr>
              <w:t>Fluba</w:t>
            </w:r>
            <w:proofErr w:type="spellEnd"/>
            <w:r>
              <w:rPr>
                <w:rFonts w:eastAsia="Times New Roman"/>
              </w:rPr>
              <w:t xml:space="preserve"> Designs LLC" band.</w:t>
            </w:r>
          </w:p>
        </w:tc>
      </w:tr>
      <w:tr w:rsidR="00421C69" w14:paraId="48620C0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103D03" w14:textId="77777777" w:rsidR="00421C69" w:rsidRDefault="00421C69">
            <w:pPr>
              <w:spacing w:before="150" w:after="150"/>
              <w:rPr>
                <w:rFonts w:eastAsia="Times New Roman"/>
              </w:rPr>
            </w:pPr>
            <w:r>
              <w:rPr>
                <w:rFonts w:eastAsia="Times New Roman"/>
              </w:rPr>
              <w:lastRenderedPageBreak/>
              <w:t>Jun 22,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0182AC" w14:textId="77777777" w:rsidR="00421C69" w:rsidRDefault="00421C69">
            <w:pPr>
              <w:spacing w:before="150" w:after="150"/>
              <w:rPr>
                <w:rFonts w:eastAsia="Times New Roman"/>
              </w:rPr>
            </w:pPr>
            <w:r>
              <w:rPr>
                <w:rFonts w:eastAsia="Times New Roman"/>
              </w:rPr>
              <w:t xml:space="preserve">Added </w:t>
            </w:r>
            <w:r>
              <w:rPr>
                <w:rStyle w:val="HTMLCode"/>
              </w:rPr>
              <w:t>BlastyBiz-Contact.html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FEA739" w14:textId="77777777" w:rsidR="00421C69" w:rsidRDefault="00421C69">
            <w:pPr>
              <w:spacing w:before="150" w:after="150"/>
              <w:rPr>
                <w:rFonts w:eastAsia="Times New Roman"/>
              </w:rPr>
            </w:pPr>
            <w:r>
              <w:rPr>
                <w:rFonts w:eastAsia="Times New Roman"/>
              </w:rPr>
              <w:t xml:space="preserve">Contact page with support@, info@, sales@, billing@ blastybiz.com; Englewood FL location; response time note; "Powered by </w:t>
            </w:r>
            <w:proofErr w:type="spellStart"/>
            <w:r>
              <w:rPr>
                <w:rFonts w:eastAsia="Times New Roman"/>
              </w:rPr>
              <w:t>Fluba</w:t>
            </w:r>
            <w:proofErr w:type="spellEnd"/>
            <w:r>
              <w:rPr>
                <w:rFonts w:eastAsia="Times New Roman"/>
              </w:rPr>
              <w:t xml:space="preserve"> Designs LLC" band.</w:t>
            </w:r>
          </w:p>
        </w:tc>
      </w:tr>
      <w:tr w:rsidR="00421C69" w14:paraId="2EC59F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743378" w14:textId="77777777" w:rsidR="00421C69" w:rsidRDefault="00421C69">
            <w:pPr>
              <w:spacing w:before="150" w:after="150"/>
              <w:rPr>
                <w:rFonts w:eastAsia="Times New Roman"/>
              </w:rPr>
            </w:pPr>
            <w:r>
              <w:rPr>
                <w:rFonts w:eastAsia="Times New Roman"/>
              </w:rPr>
              <w:t>Jun 22,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E77503" w14:textId="77777777" w:rsidR="00421C69" w:rsidRDefault="00421C69">
            <w:pPr>
              <w:spacing w:before="150" w:after="150"/>
              <w:rPr>
                <w:rFonts w:eastAsia="Times New Roman"/>
              </w:rPr>
            </w:pPr>
            <w:r>
              <w:rPr>
                <w:rFonts w:eastAsia="Times New Roman"/>
              </w:rPr>
              <w:t xml:space="preserve">Updated </w:t>
            </w:r>
            <w:r>
              <w:rPr>
                <w:rStyle w:val="HTMLCode"/>
              </w:rPr>
              <w:t>BlastyBiz-Home.html</w:t>
            </w:r>
            <w:r>
              <w:rPr>
                <w:rFonts w:eastAsia="Times New Roman"/>
              </w:rPr>
              <w:t xml:space="preserve"> </w:t>
            </w:r>
            <w:proofErr w:type="spellStart"/>
            <w:r>
              <w:rPr>
                <w:rFonts w:eastAsia="Times New Roman"/>
              </w:rPr>
              <w:t>nav</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80B5A7" w14:textId="77777777" w:rsidR="00421C69" w:rsidRDefault="00421C69">
            <w:pPr>
              <w:spacing w:before="150" w:after="150"/>
              <w:rPr>
                <w:rFonts w:eastAsia="Times New Roman"/>
              </w:rPr>
            </w:pPr>
            <w:r>
              <w:rPr>
                <w:rFonts w:eastAsia="Times New Roman"/>
              </w:rPr>
              <w:t>Added About and Contact links to the top nav.</w:t>
            </w:r>
          </w:p>
        </w:tc>
      </w:tr>
      <w:tr w:rsidR="00421C69" w14:paraId="1A2CB4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72EE2A" w14:textId="77777777" w:rsidR="00421C69" w:rsidRDefault="00421C69">
            <w:pPr>
              <w:spacing w:before="150" w:after="150"/>
              <w:rPr>
                <w:rFonts w:eastAsia="Times New Roman"/>
              </w:rPr>
            </w:pPr>
            <w:r>
              <w:rPr>
                <w:rFonts w:eastAsia="Times New Roman"/>
              </w:rPr>
              <w:t>Jun 22,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27AF8D" w14:textId="77777777" w:rsidR="00421C69" w:rsidRDefault="00421C69">
            <w:pPr>
              <w:spacing w:before="150" w:after="150"/>
              <w:rPr>
                <w:rFonts w:eastAsia="Times New Roman"/>
              </w:rPr>
            </w:pPr>
            <w:r>
              <w:rPr>
                <w:rFonts w:eastAsia="Times New Roman"/>
              </w:rPr>
              <w:t xml:space="preserve">Updated </w:t>
            </w:r>
            <w:r>
              <w:rPr>
                <w:rStyle w:val="HTMLCode"/>
              </w:rPr>
              <w:t>BlastyBiz-Home.html</w:t>
            </w:r>
            <w:r>
              <w:rPr>
                <w:rFonts w:eastAsia="Times New Roman"/>
              </w:rPr>
              <w:t xml:space="preserve"> footer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869C72" w14:textId="77777777" w:rsidR="00421C69" w:rsidRDefault="00421C69">
            <w:pPr>
              <w:spacing w:before="150" w:after="150"/>
              <w:rPr>
                <w:rFonts w:eastAsia="Times New Roman"/>
              </w:rPr>
            </w:pPr>
            <w:r>
              <w:rPr>
                <w:rFonts w:eastAsia="Times New Roman"/>
              </w:rPr>
              <w:t xml:space="preserve">Added About, Contact, </w:t>
            </w:r>
            <w:hyperlink r:id="rId8" w:history="1">
              <w:r>
                <w:rPr>
                  <w:rStyle w:val="Hyperlink"/>
                  <w:rFonts w:eastAsia="Times New Roman"/>
                </w:rPr>
                <w:t>support@blastybiz.com</w:t>
              </w:r>
            </w:hyperlink>
            <w:r>
              <w:rPr>
                <w:rFonts w:eastAsia="Times New Roman"/>
              </w:rPr>
              <w:t xml:space="preserve"> links; updated copyright; added "Powered by </w:t>
            </w:r>
            <w:proofErr w:type="spellStart"/>
            <w:r>
              <w:rPr>
                <w:rFonts w:eastAsia="Times New Roman"/>
              </w:rPr>
              <w:t>Fluba</w:t>
            </w:r>
            <w:proofErr w:type="spellEnd"/>
            <w:r>
              <w:rPr>
                <w:rFonts w:eastAsia="Times New Roman"/>
              </w:rPr>
              <w:t xml:space="preserve"> Designs LLC" line.</w:t>
            </w:r>
          </w:p>
        </w:tc>
      </w:tr>
      <w:tr w:rsidR="00421C69" w14:paraId="58D367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1B5272" w14:textId="77777777" w:rsidR="00421C69" w:rsidRDefault="00421C69">
            <w:pPr>
              <w:spacing w:before="150" w:after="150"/>
              <w:rPr>
                <w:rFonts w:eastAsia="Times New Roman"/>
              </w:rPr>
            </w:pPr>
            <w:r>
              <w:rPr>
                <w:rFonts w:eastAsia="Times New Roman"/>
              </w:rPr>
              <w:t>Jun 26, 2026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36A8D7" w14:textId="77777777" w:rsidR="00421C69" w:rsidRDefault="00421C69">
            <w:pPr>
              <w:spacing w:before="150" w:after="150"/>
              <w:rPr>
                <w:rFonts w:eastAsia="Times New Roman"/>
              </w:rPr>
            </w:pPr>
            <w:r>
              <w:rPr>
                <w:rStyle w:val="HTMLCode"/>
              </w:rPr>
              <w:t>BlastyBiz.html</w:t>
            </w:r>
            <w:r>
              <w:rPr>
                <w:rFonts w:eastAsia="Times New Roman"/>
              </w:rPr>
              <w:t xml:space="preserve"> — overridden </w:t>
            </w:r>
            <w:proofErr w:type="spellStart"/>
            <w:r>
              <w:rPr>
                <w:rStyle w:val="HTMLCode"/>
              </w:rPr>
              <w:t>window.saveProfile</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write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F8409C" w14:textId="77777777" w:rsidR="00421C69" w:rsidRDefault="00421C69">
            <w:pPr>
              <w:spacing w:before="150" w:after="150"/>
              <w:rPr>
                <w:rFonts w:eastAsia="Times New Roman"/>
              </w:rPr>
            </w:pPr>
            <w:proofErr w:type="spellStart"/>
            <w:r>
              <w:rPr>
                <w:rStyle w:val="HTMLCode"/>
              </w:rPr>
              <w:t>locationType</w:t>
            </w:r>
            <w:proofErr w:type="spellEnd"/>
            <w:r>
              <w:rPr>
                <w:rFonts w:eastAsia="Times New Roman"/>
              </w:rPr>
              <w:t xml:space="preserve"> and </w:t>
            </w:r>
            <w:r>
              <w:rPr>
                <w:rStyle w:val="HTMLCode"/>
              </w:rPr>
              <w:t>region</w:t>
            </w:r>
            <w:r>
              <w:rPr>
                <w:rFonts w:eastAsia="Times New Roman"/>
              </w:rPr>
              <w:t xml:space="preserve"> were never written to </w:t>
            </w:r>
            <w:proofErr w:type="spellStart"/>
            <w:r>
              <w:rPr>
                <w:rFonts w:eastAsia="Times New Roman"/>
              </w:rPr>
              <w:t>Firestore</w:t>
            </w:r>
            <w:proofErr w:type="spellEnd"/>
            <w:r>
              <w:rPr>
                <w:rFonts w:eastAsia="Times New Roman"/>
              </w:rPr>
              <w:t xml:space="preserve"> on profile save — only held in memory. On reload, </w:t>
            </w:r>
            <w:proofErr w:type="spellStart"/>
            <w:r>
              <w:rPr>
                <w:rFonts w:eastAsia="Times New Roman"/>
              </w:rPr>
              <w:t>Firestore</w:t>
            </w:r>
            <w:proofErr w:type="spellEnd"/>
            <w:r>
              <w:rPr>
                <w:rFonts w:eastAsia="Times New Roman"/>
              </w:rPr>
              <w:t xml:space="preserve"> returned no value so both silently reset to defaults. Fix: added </w:t>
            </w:r>
            <w:proofErr w:type="spellStart"/>
            <w:r>
              <w:rPr>
                <w:rStyle w:val="HTMLCode"/>
              </w:rPr>
              <w:t>locationType</w:t>
            </w:r>
            <w:proofErr w:type="spellEnd"/>
            <w:r>
              <w:rPr>
                <w:rFonts w:eastAsia="Times New Roman"/>
              </w:rPr>
              <w:t xml:space="preserve"> and </w:t>
            </w:r>
            <w:r>
              <w:rPr>
                <w:rStyle w:val="HTMLCode"/>
              </w:rPr>
              <w:t>region</w:t>
            </w:r>
            <w:r>
              <w:rPr>
                <w:rFonts w:eastAsia="Times New Roman"/>
              </w:rPr>
              <w:t xml:space="preserve"> to the </w:t>
            </w:r>
            <w:proofErr w:type="spellStart"/>
            <w:r>
              <w:rPr>
                <w:rStyle w:val="HTMLCode"/>
              </w:rPr>
              <w:t>setDoc</w:t>
            </w:r>
            <w:proofErr w:type="spellEnd"/>
            <w:r>
              <w:rPr>
                <w:rFonts w:eastAsia="Times New Roman"/>
              </w:rPr>
              <w:t xml:space="preserve"> call in the overridden </w:t>
            </w:r>
            <w:proofErr w:type="spellStart"/>
            <w:r>
              <w:rPr>
                <w:rStyle w:val="HTMLCode"/>
              </w:rPr>
              <w:lastRenderedPageBreak/>
              <w:t>window.saveProfile</w:t>
            </w:r>
            <w:proofErr w:type="spellEnd"/>
            <w:r>
              <w:rPr>
                <w:rFonts w:eastAsia="Times New Roman"/>
              </w:rPr>
              <w:t>. Deployed to Firebase Hosting.</w:t>
            </w:r>
          </w:p>
        </w:tc>
      </w:tr>
    </w:tbl>
    <w:p w14:paraId="4146E556" w14:textId="77777777" w:rsidR="00421C69" w:rsidRDefault="00421C69">
      <w:pPr>
        <w:pStyle w:val="HTMLPreformatted"/>
        <w:rPr>
          <w:color w:val="000000"/>
        </w:rPr>
      </w:pPr>
    </w:p>
    <w:p w14:paraId="57D8DFD8"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heme="minorEastAsia" w:hAnsi="Courier New" w:cs="Courier New"/>
          <w:color w:val="000000"/>
        </w:rPr>
      </w:pPr>
      <w:r>
        <w:rPr>
          <w:rFonts w:ascii="Segoe UI Emoji" w:hAnsi="Segoe UI Emoji" w:cs="Segoe UI Emoji"/>
          <w:color w:val="000000"/>
        </w:rPr>
        <w:t>✅</w:t>
      </w:r>
      <w:r>
        <w:rPr>
          <w:rFonts w:ascii="Courier New" w:hAnsi="Courier New" w:cs="Courier New"/>
          <w:color w:val="000000"/>
        </w:rPr>
        <w:t xml:space="preserve"> Features Added (Jun 19, 2026)</w:t>
      </w:r>
    </w:p>
    <w:p w14:paraId="361045E0"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1315"/>
        <w:gridCol w:w="2469"/>
        <w:gridCol w:w="3996"/>
      </w:tblGrid>
      <w:tr w:rsidR="00421C69" w14:paraId="6B68223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29556523"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Feature</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4C15C37C" w14:textId="77777777" w:rsidR="00421C69" w:rsidRDefault="00421C69">
            <w:pPr>
              <w:spacing w:before="150" w:after="150"/>
              <w:rPr>
                <w:rFonts w:eastAsia="Times New Roman"/>
                <w:b/>
                <w:bCs/>
              </w:rPr>
            </w:pPr>
            <w:r>
              <w:rPr>
                <w:rFonts w:eastAsia="Times New Roman"/>
                <w:b/>
                <w:bCs/>
              </w:rPr>
              <w:t>Files changed</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79F948BB" w14:textId="77777777" w:rsidR="00421C69" w:rsidRDefault="00421C69">
            <w:pPr>
              <w:spacing w:before="150" w:after="150"/>
              <w:rPr>
                <w:rFonts w:eastAsia="Times New Roman"/>
                <w:b/>
                <w:bCs/>
              </w:rPr>
            </w:pPr>
            <w:r>
              <w:rPr>
                <w:rFonts w:eastAsia="Times New Roman"/>
                <w:b/>
                <w:bCs/>
              </w:rPr>
              <w:t>Description</w:t>
            </w:r>
          </w:p>
        </w:tc>
      </w:tr>
      <w:tr w:rsidR="00421C69" w14:paraId="2932B4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F5BAF4" w14:textId="77777777" w:rsidR="00421C69" w:rsidRDefault="00421C69">
            <w:pPr>
              <w:spacing w:before="150" w:after="150"/>
              <w:rPr>
                <w:rFonts w:eastAsia="Times New Roman"/>
              </w:rPr>
            </w:pPr>
            <w:r>
              <w:rPr>
                <w:rFonts w:eastAsia="Times New Roman"/>
              </w:rPr>
              <w:t>Dynamic pricing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11D8D1" w14:textId="77777777" w:rsidR="00421C69" w:rsidRDefault="00421C69">
            <w:pPr>
              <w:spacing w:before="150" w:after="150"/>
              <w:rPr>
                <w:rFonts w:eastAsia="Times New Roman"/>
              </w:rPr>
            </w:pPr>
            <w:r>
              <w:rPr>
                <w:rStyle w:val="HTMLCode"/>
              </w:rPr>
              <w:t>functions/</w:t>
            </w:r>
            <w:proofErr w:type="spellStart"/>
            <w:r>
              <w:rPr>
                <w:rStyle w:val="HTMLCode"/>
              </w:rPr>
              <w:t>index.js</w:t>
            </w:r>
            <w:proofErr w:type="spellEnd"/>
            <w:r>
              <w:rPr>
                <w:rFonts w:eastAsia="Times New Roman"/>
              </w:rPr>
              <w:t xml:space="preserve">, </w:t>
            </w:r>
            <w:proofErr w:type="spellStart"/>
            <w:r>
              <w:rPr>
                <w:rStyle w:val="HTMLCode"/>
              </w:rPr>
              <w:t>BlastyBiz</w:t>
            </w:r>
            <w:proofErr w:type="spellEnd"/>
            <w:r>
              <w:rPr>
                <w:rStyle w:val="HTMLCode"/>
              </w:rPr>
              <w:t>-Admin-Subscriptions.html</w:t>
            </w:r>
            <w:r>
              <w:rPr>
                <w:rFonts w:eastAsia="Times New Roman"/>
              </w:rPr>
              <w:t xml:space="preserve">, </w:t>
            </w:r>
            <w:r>
              <w:rPr>
                <w:rStyle w:val="HTMLCode"/>
              </w:rPr>
              <w:t>BlastyBiz-Home.html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B789E9" w14:textId="77777777" w:rsidR="00421C69" w:rsidRDefault="00421C69">
            <w:pPr>
              <w:spacing w:before="150" w:after="150"/>
              <w:rPr>
                <w:rFonts w:eastAsia="Times New Roman"/>
              </w:rPr>
            </w:pPr>
            <w:r>
              <w:rPr>
                <w:rFonts w:eastAsia="Times New Roman"/>
              </w:rPr>
              <w:t xml:space="preserve">Admin sets Pro/Agency prices → creates new Square subscription plans via Catalog API → stores plan IDs in </w:t>
            </w:r>
            <w:proofErr w:type="spellStart"/>
            <w:r>
              <w:rPr>
                <w:rFonts w:eastAsia="Times New Roman"/>
              </w:rPr>
              <w:t>Firestore</w:t>
            </w:r>
            <w:proofErr w:type="spellEnd"/>
            <w:r>
              <w:rPr>
                <w:rFonts w:eastAsia="Times New Roman"/>
              </w:rPr>
              <w:t xml:space="preserve"> → home page and checkout pick up new prices immediately</w:t>
            </w:r>
          </w:p>
        </w:tc>
      </w:tr>
      <w:tr w:rsidR="00421C69" w14:paraId="0556A6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432190" w14:textId="77777777" w:rsidR="00421C69" w:rsidRDefault="00421C69">
            <w:pPr>
              <w:spacing w:before="150" w:after="150"/>
              <w:rPr>
                <w:rFonts w:eastAsia="Times New Roman"/>
              </w:rPr>
            </w:pPr>
            <w:r>
              <w:rPr>
                <w:rFonts w:eastAsia="Times New Roman"/>
              </w:rPr>
              <w:t>Auto-Send toggle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6B5858" w14:textId="77777777" w:rsidR="00421C69" w:rsidRDefault="00421C69">
            <w:pPr>
              <w:spacing w:before="150" w:after="150"/>
              <w:rPr>
                <w:rFonts w:eastAsia="Times New Roman"/>
              </w:rPr>
            </w:pPr>
            <w:proofErr w:type="spellStart"/>
            <w:r>
              <w:rPr>
                <w:rStyle w:val="HTMLCode"/>
              </w:rPr>
              <w:t>BlastyBiz</w:t>
            </w:r>
            <w:proofErr w:type="spellEnd"/>
            <w:r>
              <w:rPr>
                <w:rStyle w:val="HTMLCode"/>
              </w:rPr>
              <w:t>-Listing-Preview.html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29094E" w14:textId="77777777" w:rsidR="00421C69" w:rsidRDefault="00421C69">
            <w:pPr>
              <w:spacing w:before="150" w:after="150"/>
              <w:rPr>
                <w:rFonts w:eastAsia="Times New Roman"/>
              </w:rPr>
            </w:pPr>
            <w:r>
              <w:rPr>
                <w:rFonts w:eastAsia="Times New Roman"/>
              </w:rPr>
              <w:t xml:space="preserve">Toggle on Review page: Off = approve each draft; On = "Send All Now" fires all platforms without review. Preference saved to </w:t>
            </w:r>
            <w:proofErr w:type="spellStart"/>
            <w:r>
              <w:rPr>
                <w:rFonts w:eastAsia="Times New Roman"/>
              </w:rPr>
              <w:t>Firestore</w:t>
            </w:r>
            <w:proofErr w:type="spellEnd"/>
            <w:r>
              <w:rPr>
                <w:rFonts w:eastAsia="Times New Roman"/>
              </w:rPr>
              <w:t xml:space="preserve"> </w:t>
            </w:r>
            <w:r>
              <w:rPr>
                <w:rStyle w:val="HTMLCode"/>
              </w:rPr>
              <w:t>users/{</w:t>
            </w:r>
            <w:proofErr w:type="spellStart"/>
            <w:r>
              <w:rPr>
                <w:rStyle w:val="HTMLCode"/>
              </w:rPr>
              <w:t>uid</w:t>
            </w:r>
            <w:proofErr w:type="spellEnd"/>
            <w:r>
              <w:rPr>
                <w:rStyle w:val="HTMLCode"/>
              </w:rPr>
              <w:t>}.</w:t>
            </w:r>
            <w:proofErr w:type="spellStart"/>
            <w:r>
              <w:rPr>
                <w:rStyle w:val="HTMLCode"/>
              </w:rPr>
              <w:t>autoSend</w:t>
            </w:r>
            <w:proofErr w:type="spellEnd"/>
          </w:p>
        </w:tc>
      </w:tr>
      <w:tr w:rsidR="00421C69" w14:paraId="364AC84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4F2877" w14:textId="77777777" w:rsidR="00421C69" w:rsidRDefault="00421C69">
            <w:pPr>
              <w:spacing w:before="150" w:after="150"/>
              <w:rPr>
                <w:rFonts w:eastAsia="Times New Roman"/>
              </w:rPr>
            </w:pPr>
            <w:r>
              <w:rPr>
                <w:rFonts w:eastAsia="Times New Roman"/>
              </w:rPr>
              <w:t>Edit existing business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D050EC" w14:textId="77777777" w:rsidR="00421C69" w:rsidRDefault="00421C69">
            <w:pPr>
              <w:spacing w:before="150" w:after="150"/>
              <w:rPr>
                <w:rFonts w:eastAsia="Times New Roman"/>
              </w:rPr>
            </w:pPr>
            <w:r>
              <w:rPr>
                <w:rStyle w:val="HTMLCode"/>
              </w:rPr>
              <w:t>BlastyBiz-Dashboard.html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BD3298" w14:textId="77777777" w:rsidR="00421C69" w:rsidRDefault="00421C69">
            <w:pPr>
              <w:spacing w:before="150" w:after="150"/>
              <w:rPr>
                <w:rFonts w:eastAsia="Times New Roman"/>
              </w:rPr>
            </w:pPr>
            <w:r>
              <w:rPr>
                <w:rFonts w:eastAsia="Times New Roman"/>
              </w:rPr>
              <w:t xml:space="preserve">"Edit Business Info" button on Dashboard hero routes to BlastyBiz.html which already loads saved </w:t>
            </w:r>
            <w:proofErr w:type="spellStart"/>
            <w:r>
              <w:rPr>
                <w:rFonts w:eastAsia="Times New Roman"/>
              </w:rPr>
              <w:t>Firestore</w:t>
            </w:r>
            <w:proofErr w:type="spellEnd"/>
            <w:r>
              <w:rPr>
                <w:rFonts w:eastAsia="Times New Roman"/>
              </w:rPr>
              <w:t xml:space="preserve"> data into the form</w:t>
            </w:r>
          </w:p>
        </w:tc>
      </w:tr>
      <w:tr w:rsidR="00421C69" w14:paraId="6737FE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F274E7" w14:textId="77777777" w:rsidR="00421C69" w:rsidRDefault="00421C69">
            <w:pPr>
              <w:spacing w:before="150" w:after="150"/>
              <w:rPr>
                <w:rFonts w:eastAsia="Times New Roman"/>
              </w:rPr>
            </w:pPr>
            <w:r>
              <w:rPr>
                <w:rFonts w:eastAsia="Times New Roman"/>
              </w:rPr>
              <w:t xml:space="preserve">Schedule &amp; </w:t>
            </w:r>
            <w:proofErr w:type="spellStart"/>
            <w:r>
              <w:rPr>
                <w:rFonts w:eastAsia="Times New Roman"/>
              </w:rPr>
              <w:t>Refire</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7BC0B3" w14:textId="77777777" w:rsidR="00421C69" w:rsidRDefault="00421C69">
            <w:pPr>
              <w:spacing w:before="150" w:after="150"/>
              <w:rPr>
                <w:rFonts w:eastAsia="Times New Roman"/>
              </w:rPr>
            </w:pPr>
            <w:proofErr w:type="spellStart"/>
            <w:r>
              <w:rPr>
                <w:rStyle w:val="HTMLCode"/>
              </w:rPr>
              <w:t>BlastyBiz</w:t>
            </w:r>
            <w:proofErr w:type="spellEnd"/>
            <w:r>
              <w:rPr>
                <w:rStyle w:val="HTMLCode"/>
              </w:rPr>
              <w:t>-Listing-Preview.html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9C5363" w14:textId="77777777" w:rsidR="00421C69" w:rsidRDefault="00421C69">
            <w:pPr>
              <w:spacing w:before="150" w:after="150"/>
              <w:rPr>
                <w:rFonts w:eastAsia="Times New Roman"/>
              </w:rPr>
            </w:pPr>
            <w:r>
              <w:rPr>
                <w:rFonts w:eastAsia="Times New Roman"/>
              </w:rPr>
              <w:t xml:space="preserve">Panel with send date + recur cadence (weekly/biweekly/monthly/quarterly) </w:t>
            </w:r>
            <w:r>
              <w:rPr>
                <w:rFonts w:eastAsia="Times New Roman"/>
              </w:rPr>
              <w:lastRenderedPageBreak/>
              <w:t xml:space="preserve">+ stop-after count. Saved to </w:t>
            </w:r>
            <w:proofErr w:type="spellStart"/>
            <w:r>
              <w:rPr>
                <w:rStyle w:val="HTMLCode"/>
              </w:rPr>
              <w:t>listingDrafts</w:t>
            </w:r>
            <w:proofErr w:type="spellEnd"/>
            <w:r>
              <w:rPr>
                <w:rStyle w:val="HTMLCode"/>
              </w:rPr>
              <w:t>/{id}.schedule</w:t>
            </w:r>
            <w:r>
              <w:rPr>
                <w:rFonts w:eastAsia="Times New Roman"/>
              </w:rPr>
              <w:t>; reloads on return</w:t>
            </w:r>
          </w:p>
        </w:tc>
      </w:tr>
      <w:tr w:rsidR="00421C69" w14:paraId="1232EA5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234A5A" w14:textId="77777777" w:rsidR="00421C69" w:rsidRDefault="00421C69">
            <w:pPr>
              <w:spacing w:before="150" w:after="150"/>
              <w:rPr>
                <w:rFonts w:eastAsia="Times New Roman"/>
              </w:rPr>
            </w:pPr>
            <w:r>
              <w:rPr>
                <w:rFonts w:eastAsia="Times New Roman"/>
              </w:rPr>
              <w:lastRenderedPageBreak/>
              <w:t>Copy-paste output panel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E846FE" w14:textId="77777777" w:rsidR="00421C69" w:rsidRDefault="00421C69">
            <w:pPr>
              <w:spacing w:before="150" w:after="150"/>
              <w:rPr>
                <w:rFonts w:eastAsia="Times New Roman"/>
              </w:rPr>
            </w:pPr>
            <w:proofErr w:type="spellStart"/>
            <w:r>
              <w:rPr>
                <w:rStyle w:val="HTMLCode"/>
              </w:rPr>
              <w:t>BlastyBiz</w:t>
            </w:r>
            <w:proofErr w:type="spellEnd"/>
            <w:r>
              <w:rPr>
                <w:rStyle w:val="HTMLCode"/>
              </w:rPr>
              <w:t>-Listing-Preview.html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F8787A" w14:textId="77777777" w:rsidR="00421C69" w:rsidRDefault="00421C69">
            <w:pPr>
              <w:spacing w:before="150" w:after="150"/>
              <w:rPr>
                <w:rFonts w:eastAsia="Times New Roman"/>
              </w:rPr>
            </w:pPr>
            <w:r>
              <w:rPr>
                <w:rFonts w:eastAsia="Times New Roman"/>
              </w:rPr>
              <w:t>Dedicated panel renders all manual-only platforms (</w:t>
            </w:r>
            <w:proofErr w:type="spellStart"/>
            <w:r>
              <w:rPr>
                <w:rFonts w:eastAsia="Times New Roman"/>
              </w:rPr>
              <w:t>Nextdoor</w:t>
            </w:r>
            <w:proofErr w:type="spellEnd"/>
            <w:r>
              <w:rPr>
                <w:rFonts w:eastAsia="Times New Roman"/>
              </w:rPr>
              <w:t>, Craigslist, FB Marketplace) with pre-filled text and one-tap Copy button + step-by-step instructions</w:t>
            </w:r>
          </w:p>
        </w:tc>
      </w:tr>
      <w:tr w:rsidR="00421C69" w14:paraId="3C41BB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54D569" w14:textId="77777777" w:rsidR="00421C69" w:rsidRDefault="00421C69">
            <w:pPr>
              <w:spacing w:before="150" w:after="150"/>
              <w:rPr>
                <w:rFonts w:eastAsia="Times New Roman"/>
              </w:rPr>
            </w:pPr>
            <w:r>
              <w:rPr>
                <w:rFonts w:eastAsia="Times New Roman"/>
              </w:rPr>
              <w:t>Live Publishing Status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8BF3C3" w14:textId="77777777" w:rsidR="00421C69" w:rsidRDefault="00421C69">
            <w:pPr>
              <w:spacing w:before="150" w:after="150"/>
              <w:rPr>
                <w:rFonts w:eastAsia="Times New Roman"/>
              </w:rPr>
            </w:pPr>
            <w:proofErr w:type="spellStart"/>
            <w:r>
              <w:rPr>
                <w:rStyle w:val="HTMLCode"/>
              </w:rPr>
              <w:t>BlastyBiz</w:t>
            </w:r>
            <w:proofErr w:type="spellEnd"/>
            <w:r>
              <w:rPr>
                <w:rStyle w:val="HTMLCode"/>
              </w:rPr>
              <w:t>-Publishing-Status.html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1358C7" w14:textId="77777777" w:rsidR="00421C69" w:rsidRDefault="00421C69">
            <w:pPr>
              <w:spacing w:before="150" w:after="150"/>
              <w:rPr>
                <w:rFonts w:eastAsia="Times New Roman"/>
              </w:rPr>
            </w:pPr>
            <w:r>
              <w:rPr>
                <w:rFonts w:eastAsia="Times New Roman"/>
              </w:rPr>
              <w:t xml:space="preserve">Switched from </w:t>
            </w:r>
            <w:proofErr w:type="spellStart"/>
            <w:r>
              <w:rPr>
                <w:rStyle w:val="HTMLCode"/>
              </w:rPr>
              <w:t>getDocs</w:t>
            </w:r>
            <w:proofErr w:type="spellEnd"/>
            <w:r>
              <w:rPr>
                <w:rFonts w:eastAsia="Times New Roman"/>
              </w:rPr>
              <w:t xml:space="preserve"> to </w:t>
            </w:r>
            <w:proofErr w:type="spellStart"/>
            <w:r>
              <w:rPr>
                <w:rStyle w:val="HTMLCode"/>
              </w:rPr>
              <w:t>onSnapshot</w:t>
            </w:r>
            <w:proofErr w:type="spellEnd"/>
            <w:r>
              <w:rPr>
                <w:rFonts w:eastAsia="Times New Roman"/>
              </w:rPr>
              <w:t xml:space="preserve"> — job status cards update in real-time as Cloud Functions complete. "Schedule </w:t>
            </w:r>
            <w:proofErr w:type="spellStart"/>
            <w:r>
              <w:rPr>
                <w:rFonts w:eastAsia="Times New Roman"/>
              </w:rPr>
              <w:t>Refire</w:t>
            </w:r>
            <w:proofErr w:type="spellEnd"/>
            <w:r>
              <w:rPr>
                <w:rFonts w:eastAsia="Times New Roman"/>
              </w:rPr>
              <w:t xml:space="preserve">" link appears when </w:t>
            </w:r>
            <w:proofErr w:type="spellStart"/>
            <w:r>
              <w:rPr>
                <w:rFonts w:eastAsia="Times New Roman"/>
              </w:rPr>
              <w:t>draftId</w:t>
            </w:r>
            <w:proofErr w:type="spellEnd"/>
            <w:r>
              <w:rPr>
                <w:rFonts w:eastAsia="Times New Roman"/>
              </w:rPr>
              <w:t xml:space="preserve"> is in URL</w:t>
            </w:r>
          </w:p>
        </w:tc>
      </w:tr>
    </w:tbl>
    <w:p w14:paraId="40C075CE" w14:textId="77777777" w:rsidR="00421C69" w:rsidRDefault="00421C69">
      <w:pPr>
        <w:pStyle w:val="HTMLPreformatted"/>
        <w:rPr>
          <w:color w:val="000000"/>
        </w:rPr>
      </w:pPr>
    </w:p>
    <w:p w14:paraId="32742991" w14:textId="77777777" w:rsidR="00421C69" w:rsidRDefault="00421C69">
      <w:pPr>
        <w:pStyle w:val="HTMLPreformatted"/>
        <w:rPr>
          <w:color w:val="000000"/>
        </w:rPr>
      </w:pPr>
      <w:r>
        <w:rPr>
          <w:noProof/>
          <w:color w:val="000000"/>
        </w:rPr>
        <mc:AlternateContent>
          <mc:Choice Requires="wps">
            <w:drawing>
              <wp:inline distT="0" distB="0" distL="0" distR="0" wp14:anchorId="242389D7" wp14:editId="32B28445">
                <wp:extent cx="5943600" cy="1270"/>
                <wp:effectExtent l="0" t="31750" r="0" b="36830"/>
                <wp:docPr id="83575977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088B2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2D6B6F53" w14:textId="77777777" w:rsidR="00421C69" w:rsidRDefault="00421C69">
      <w:pPr>
        <w:pStyle w:val="HTMLPreformatted"/>
        <w:rPr>
          <w:color w:val="000000"/>
        </w:rPr>
      </w:pPr>
    </w:p>
    <w:p w14:paraId="0D9AA037"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Segoe UI Emoji" w:hAnsi="Segoe UI Emoji" w:cs="Segoe UI Emoji"/>
          <w:color w:val="000000"/>
        </w:rPr>
        <w:t>✅</w:t>
      </w:r>
      <w:r>
        <w:rPr>
          <w:rFonts w:ascii="Courier New" w:hAnsi="Courier New" w:cs="Courier New"/>
          <w:color w:val="000000"/>
        </w:rPr>
        <w:t xml:space="preserve"> Features Added (Jun 20, 2026 — Session 5)</w:t>
      </w:r>
    </w:p>
    <w:p w14:paraId="00012863" w14:textId="77777777" w:rsidR="00421C69" w:rsidRDefault="00421C69">
      <w:pPr>
        <w:pStyle w:val="HTMLPreformatted"/>
        <w:rPr>
          <w:color w:val="000000"/>
        </w:rPr>
      </w:pPr>
    </w:p>
    <w:tbl>
      <w:tblPr>
        <w:tblW w:w="5160" w:type="dxa"/>
        <w:tblCellMar>
          <w:top w:w="15" w:type="dxa"/>
          <w:left w:w="15" w:type="dxa"/>
          <w:bottom w:w="15" w:type="dxa"/>
          <w:right w:w="15" w:type="dxa"/>
        </w:tblCellMar>
        <w:tblLook w:val="04A0" w:firstRow="1" w:lastRow="0" w:firstColumn="1" w:lastColumn="0" w:noHBand="0" w:noVBand="1"/>
      </w:tblPr>
      <w:tblGrid>
        <w:gridCol w:w="1415"/>
        <w:gridCol w:w="3521"/>
        <w:gridCol w:w="4408"/>
      </w:tblGrid>
      <w:tr w:rsidR="00421C69" w14:paraId="5EAED93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47771F9A" w14:textId="77777777" w:rsidR="00421C69" w:rsidRDefault="00421C69">
            <w:pPr>
              <w:spacing w:before="150" w:after="150"/>
              <w:rPr>
                <w:rFonts w:ascii="Times New Roman" w:eastAsia="Times New Roman" w:hAnsi="Times New Roman" w:cs="Times New Roman"/>
                <w:b/>
                <w:bCs/>
              </w:rPr>
            </w:pPr>
            <w:r>
              <w:rPr>
                <w:rFonts w:ascii="Times New Roman" w:eastAsia="Times New Roman" w:hAnsi="Times New Roman" w:cs="Times New Roman"/>
                <w:b/>
                <w:bCs/>
              </w:rPr>
              <w:t>Feature</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40043548" w14:textId="77777777" w:rsidR="00421C69" w:rsidRDefault="00421C69">
            <w:pPr>
              <w:spacing w:before="150" w:after="150"/>
              <w:rPr>
                <w:rFonts w:eastAsia="Times New Roman"/>
                <w:b/>
                <w:bCs/>
              </w:rPr>
            </w:pPr>
            <w:r>
              <w:rPr>
                <w:rFonts w:eastAsia="Times New Roman"/>
                <w:b/>
                <w:bCs/>
              </w:rPr>
              <w:t>Files changed</w:t>
            </w:r>
          </w:p>
        </w:tc>
        <w:tc>
          <w:tcPr>
            <w:tcW w:w="0" w:type="auto"/>
            <w:tcBorders>
              <w:top w:val="single" w:sz="6" w:space="0" w:color="CCCCCC"/>
              <w:left w:val="single" w:sz="6" w:space="0" w:color="CCCCCC"/>
              <w:bottom w:val="single" w:sz="6" w:space="0" w:color="CCCCCC"/>
              <w:right w:val="single" w:sz="6" w:space="0" w:color="CCCCCC"/>
            </w:tcBorders>
            <w:shd w:val="clear" w:color="auto" w:fill="F4F4F4"/>
            <w:tcMar>
              <w:top w:w="120" w:type="dxa"/>
              <w:left w:w="120" w:type="dxa"/>
              <w:bottom w:w="120" w:type="dxa"/>
              <w:right w:w="120" w:type="dxa"/>
            </w:tcMar>
            <w:vAlign w:val="center"/>
            <w:hideMark/>
          </w:tcPr>
          <w:p w14:paraId="7C7CE6CA" w14:textId="77777777" w:rsidR="00421C69" w:rsidRDefault="00421C69">
            <w:pPr>
              <w:spacing w:before="150" w:after="150"/>
              <w:rPr>
                <w:rFonts w:eastAsia="Times New Roman"/>
                <w:b/>
                <w:bCs/>
              </w:rPr>
            </w:pPr>
            <w:r>
              <w:rPr>
                <w:rFonts w:eastAsia="Times New Roman"/>
                <w:b/>
                <w:bCs/>
              </w:rPr>
              <w:t>Description</w:t>
            </w:r>
          </w:p>
        </w:tc>
      </w:tr>
      <w:tr w:rsidR="00421C69" w14:paraId="030F7E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CF8976" w14:textId="77777777" w:rsidR="00421C69" w:rsidRDefault="00421C69">
            <w:pPr>
              <w:spacing w:before="150" w:after="150"/>
              <w:rPr>
                <w:rFonts w:eastAsia="Times New Roman"/>
              </w:rPr>
            </w:pPr>
            <w:r>
              <w:rPr>
                <w:rFonts w:eastAsia="Times New Roman"/>
              </w:rPr>
              <w:t>Edit Platform Categories after onboarding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D97172" w14:textId="77777777" w:rsidR="00421C69" w:rsidRDefault="00421C69">
            <w:pPr>
              <w:spacing w:before="150" w:after="150"/>
              <w:rPr>
                <w:rFonts w:eastAsia="Times New Roman"/>
              </w:rPr>
            </w:pPr>
            <w:r>
              <w:rPr>
                <w:rStyle w:val="HTMLCode"/>
              </w:rPr>
              <w:t>artifacts/</w:t>
            </w:r>
            <w:proofErr w:type="spellStart"/>
            <w:r>
              <w:rPr>
                <w:rStyle w:val="HTMLCode"/>
              </w:rPr>
              <w:t>api</w:t>
            </w:r>
            <w:proofErr w:type="spellEnd"/>
            <w:r>
              <w:rPr>
                <w:rStyle w:val="HTMLCode"/>
              </w:rPr>
              <w:t>-server/public/BlastyBiz.html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E20CBD" w14:textId="77777777" w:rsidR="00421C69" w:rsidRDefault="00421C69">
            <w:pPr>
              <w:spacing w:before="150" w:after="150"/>
              <w:rPr>
                <w:rFonts w:eastAsia="Times New Roman"/>
              </w:rPr>
            </w:pPr>
            <w:r>
              <w:rPr>
                <w:rFonts w:eastAsia="Times New Roman"/>
              </w:rPr>
              <w:t>Added "</w:t>
            </w:r>
            <w:r>
              <w:rPr>
                <w:rFonts w:ascii="Segoe UI Emoji" w:eastAsia="Times New Roman" w:hAnsi="Segoe UI Emoji" w:cs="Segoe UI Emoji"/>
              </w:rPr>
              <w:t>🏷️</w:t>
            </w:r>
            <w:r>
              <w:rPr>
                <w:rFonts w:eastAsia="Times New Roman"/>
              </w:rPr>
              <w:t xml:space="preserve"> Platform Categories" card to the Profile tab. Shows a dropdown per platform (FB Marketplace, Craigslist, Yelp, Thumbtack, </w:t>
            </w:r>
            <w:proofErr w:type="spellStart"/>
            <w:r>
              <w:rPr>
                <w:rFonts w:eastAsia="Times New Roman"/>
              </w:rPr>
              <w:t>Angi</w:t>
            </w:r>
            <w:proofErr w:type="spellEnd"/>
            <w:r>
              <w:rPr>
                <w:rFonts w:eastAsia="Times New Roman"/>
              </w:rPr>
              <w:t xml:space="preserve">, </w:t>
            </w:r>
            <w:proofErr w:type="spellStart"/>
            <w:r>
              <w:rPr>
                <w:rFonts w:eastAsia="Times New Roman"/>
              </w:rPr>
              <w:t>Alignable</w:t>
            </w:r>
            <w:proofErr w:type="spellEnd"/>
            <w:r>
              <w:rPr>
                <w:rFonts w:eastAsia="Times New Roman"/>
              </w:rPr>
              <w:t xml:space="preserve">, Apple Maps) populated from </w:t>
            </w:r>
            <w:proofErr w:type="spellStart"/>
            <w:r>
              <w:rPr>
                <w:rStyle w:val="HTMLCode"/>
              </w:rPr>
              <w:t>window.PLATFORM_CATS</w:t>
            </w:r>
            <w:proofErr w:type="spellEnd"/>
            <w:r>
              <w:rPr>
                <w:rFonts w:eastAsia="Times New Roman"/>
              </w:rPr>
              <w:t xml:space="preserve">. Dropdowns auto-load saved categories from </w:t>
            </w:r>
            <w:proofErr w:type="spellStart"/>
            <w:r>
              <w:rPr>
                <w:rFonts w:eastAsia="Times New Roman"/>
              </w:rPr>
              <w:t>Firestore</w:t>
            </w:r>
            <w:proofErr w:type="spellEnd"/>
            <w:r>
              <w:rPr>
                <w:rFonts w:eastAsia="Times New Roman"/>
              </w:rPr>
              <w:t xml:space="preserve"> </w:t>
            </w:r>
            <w:r>
              <w:rPr>
                <w:rStyle w:val="HTMLCode"/>
              </w:rPr>
              <w:lastRenderedPageBreak/>
              <w:t>businesses/{id}.</w:t>
            </w:r>
            <w:proofErr w:type="spellStart"/>
            <w:r>
              <w:rPr>
                <w:rStyle w:val="HTMLCode"/>
              </w:rPr>
              <w:t>platformCats</w:t>
            </w:r>
            <w:proofErr w:type="spellEnd"/>
            <w:r>
              <w:rPr>
                <w:rFonts w:eastAsia="Times New Roman"/>
              </w:rPr>
              <w:t xml:space="preserve"> on profile load. Any change saves immediately back to </w:t>
            </w:r>
            <w:proofErr w:type="spellStart"/>
            <w:r>
              <w:rPr>
                <w:rFonts w:eastAsia="Times New Roman"/>
              </w:rPr>
              <w:t>Firestore</w:t>
            </w:r>
            <w:proofErr w:type="spellEnd"/>
            <w:r>
              <w:rPr>
                <w:rFonts w:eastAsia="Times New Roman"/>
              </w:rPr>
              <w:t xml:space="preserve"> via </w:t>
            </w:r>
            <w:r>
              <w:rPr>
                <w:rStyle w:val="HTMLCode"/>
              </w:rPr>
              <w:t>window._</w:t>
            </w:r>
            <w:proofErr w:type="spellStart"/>
            <w:r>
              <w:rPr>
                <w:rStyle w:val="HTMLCode"/>
              </w:rPr>
              <w:t>savePlatformCatsToFirestore</w:t>
            </w:r>
            <w:proofErr w:type="spellEnd"/>
            <w:r>
              <w:rPr>
                <w:rFonts w:eastAsia="Times New Roman"/>
              </w:rPr>
              <w:t>. "</w:t>
            </w:r>
            <w:r>
              <w:rPr>
                <w:rFonts w:ascii="Segoe UI Emoji" w:eastAsia="Times New Roman" w:hAnsi="Segoe UI Emoji" w:cs="Segoe UI Emoji"/>
              </w:rPr>
              <w:t>🤖</w:t>
            </w:r>
            <w:r>
              <w:rPr>
                <w:rFonts w:eastAsia="Times New Roman"/>
              </w:rPr>
              <w:t xml:space="preserve"> Re-run AI Category Picker" button calls the </w:t>
            </w:r>
            <w:proofErr w:type="spellStart"/>
            <w:r>
              <w:rPr>
                <w:rStyle w:val="HTMLCode"/>
              </w:rPr>
              <w:t>resolveCategories</w:t>
            </w:r>
            <w:proofErr w:type="spellEnd"/>
            <w:r>
              <w:rPr>
                <w:rFonts w:eastAsia="Times New Roman"/>
              </w:rPr>
              <w:t xml:space="preserve"> Cloud Function with current business name + category, updates all dropdowns, and saves to </w:t>
            </w:r>
            <w:proofErr w:type="spellStart"/>
            <w:r>
              <w:rPr>
                <w:rFonts w:eastAsia="Times New Roman"/>
              </w:rPr>
              <w:t>Firestore</w:t>
            </w:r>
            <w:proofErr w:type="spellEnd"/>
            <w:r>
              <w:rPr>
                <w:rFonts w:eastAsia="Times New Roman"/>
              </w:rPr>
              <w:t xml:space="preserve">. Added </w:t>
            </w:r>
            <w:r>
              <w:rPr>
                <w:rStyle w:val="HTMLCode"/>
              </w:rPr>
              <w:t>platform-</w:t>
            </w:r>
            <w:proofErr w:type="spellStart"/>
            <w:r>
              <w:rPr>
                <w:rStyle w:val="HTMLCode"/>
              </w:rPr>
              <w:t>categories.js</w:t>
            </w:r>
            <w:proofErr w:type="spellEnd"/>
            <w:r>
              <w:rPr>
                <w:rFonts w:eastAsia="Times New Roman"/>
              </w:rPr>
              <w:t xml:space="preserve"> script tag (was missing from this page).</w:t>
            </w:r>
          </w:p>
        </w:tc>
      </w:tr>
      <w:tr w:rsidR="00421C69" w14:paraId="5C5402E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8198DC" w14:textId="77777777" w:rsidR="00421C69" w:rsidRDefault="00421C69">
            <w:pPr>
              <w:spacing w:before="150" w:after="150"/>
              <w:rPr>
                <w:rFonts w:eastAsia="Times New Roman"/>
              </w:rPr>
            </w:pPr>
            <w:r>
              <w:rPr>
                <w:rFonts w:eastAsia="Times New Roman"/>
              </w:rPr>
              <w:lastRenderedPageBreak/>
              <w:t>AI Enrichment — "Help AI know you better"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D1DD7A" w14:textId="77777777" w:rsidR="00421C69" w:rsidRDefault="00421C69">
            <w:pPr>
              <w:spacing w:before="150" w:after="150"/>
              <w:rPr>
                <w:rFonts w:eastAsia="Times New Roman"/>
              </w:rPr>
            </w:pPr>
            <w:r>
              <w:rPr>
                <w:rStyle w:val="HTMLCode"/>
              </w:rPr>
              <w:t>BlastyBiz.html</w:t>
            </w:r>
            <w:r>
              <w:rPr>
                <w:rFonts w:eastAsia="Times New Roman"/>
              </w:rPr>
              <w:t xml:space="preserve">, </w:t>
            </w:r>
            <w:r>
              <w:rPr>
                <w:rStyle w:val="HTMLCode"/>
              </w:rPr>
              <w:t>functions/</w:t>
            </w:r>
            <w:proofErr w:type="spellStart"/>
            <w:r>
              <w:rPr>
                <w:rStyle w:val="HTMLCode"/>
              </w:rPr>
              <w:t>index.js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2A92F1" w14:textId="77777777" w:rsidR="00421C69" w:rsidRDefault="00421C69">
            <w:pPr>
              <w:spacing w:before="150" w:after="150"/>
              <w:rPr>
                <w:rFonts w:eastAsia="Times New Roman"/>
              </w:rPr>
            </w:pPr>
            <w:r>
              <w:rPr>
                <w:rFonts w:eastAsia="Times New Roman"/>
              </w:rPr>
              <w:t xml:space="preserve">New card on Create tab with two layers: (1) </w:t>
            </w:r>
            <w:r>
              <w:rPr>
                <w:rStyle w:val="Strong"/>
                <w:rFonts w:eastAsia="Times New Roman"/>
              </w:rPr>
              <w:t>Announcements</w:t>
            </w:r>
            <w:r>
              <w:rPr>
                <w:rFonts w:eastAsia="Times New Roman"/>
              </w:rPr>
              <w:t xml:space="preserve"> — user adds time-sensitive notes ("half-off sale June 28", "grand reopening July 1") with optional end date; expired entries auto-filter out; chips shown with </w:t>
            </w:r>
            <w:r>
              <w:rPr>
                <w:rFonts w:ascii="Segoe UI Emoji" w:eastAsia="Times New Roman" w:hAnsi="Segoe UI Emoji" w:cs="Segoe UI Emoji"/>
              </w:rPr>
              <w:t>📅</w:t>
            </w:r>
            <w:r>
              <w:rPr>
                <w:rFonts w:eastAsia="Times New Roman"/>
              </w:rPr>
              <w:t xml:space="preserve"> if upcoming or </w:t>
            </w:r>
            <w:r>
              <w:rPr>
                <w:rFonts w:ascii="Segoe UI Emoji" w:eastAsia="Times New Roman" w:hAnsi="Segoe UI Emoji" w:cs="Segoe UI Emoji"/>
              </w:rPr>
              <w:t>📣</w:t>
            </w:r>
            <w:r>
              <w:rPr>
                <w:rFonts w:eastAsia="Times New Roman"/>
              </w:rPr>
              <w:t xml:space="preserve"> if no date; saved to </w:t>
            </w:r>
            <w:r>
              <w:rPr>
                <w:rStyle w:val="HTMLCode"/>
              </w:rPr>
              <w:t>businesses/{id}.</w:t>
            </w:r>
            <w:proofErr w:type="spellStart"/>
            <w:r>
              <w:rPr>
                <w:rStyle w:val="HTMLCode"/>
              </w:rPr>
              <w:t>bizAnnouncements</w:t>
            </w:r>
            <w:proofErr w:type="spellEnd"/>
            <w:r>
              <w:rPr>
                <w:rFonts w:eastAsia="Times New Roman"/>
              </w:rPr>
              <w:t xml:space="preserve">. (2) </w:t>
            </w:r>
            <w:r>
              <w:rPr>
                <w:rStyle w:val="Strong"/>
                <w:rFonts w:eastAsia="Times New Roman"/>
              </w:rPr>
              <w:t>AI Questions</w:t>
            </w:r>
            <w:r>
              <w:rPr>
                <w:rFonts w:eastAsia="Times New Roman"/>
              </w:rPr>
              <w:t xml:space="preserve"> — Cloud Function </w:t>
            </w:r>
            <w:proofErr w:type="spellStart"/>
            <w:r>
              <w:rPr>
                <w:rStyle w:val="HTMLCode"/>
              </w:rPr>
              <w:t>generateEnrichmentQuestions</w:t>
            </w:r>
            <w:proofErr w:type="spellEnd"/>
            <w:r>
              <w:rPr>
                <w:rFonts w:eastAsia="Times New Roman"/>
              </w:rPr>
              <w:t xml:space="preserve"> (claude-haiku-4-5) generates 2-3 personalized questions based on business profile; user answers inline; answers save to </w:t>
            </w:r>
            <w:r>
              <w:rPr>
                <w:rStyle w:val="HTMLCode"/>
              </w:rPr>
              <w:t>businesses/{id}.</w:t>
            </w:r>
            <w:proofErr w:type="spellStart"/>
            <w:r>
              <w:rPr>
                <w:rStyle w:val="HTMLCode"/>
              </w:rPr>
              <w:t>bizInsights</w:t>
            </w:r>
            <w:proofErr w:type="spellEnd"/>
            <w:r>
              <w:rPr>
                <w:rFonts w:eastAsia="Times New Roman"/>
              </w:rPr>
              <w:t xml:space="preserve">; answered questions show with ✓ summary; "Ask me something new" button fetches fresh questions once all answered. Both </w:t>
            </w:r>
            <w:proofErr w:type="spellStart"/>
            <w:r>
              <w:rPr>
                <w:rStyle w:val="HTMLCode"/>
              </w:rPr>
              <w:t>bizInsights</w:t>
            </w:r>
            <w:proofErr w:type="spellEnd"/>
            <w:r>
              <w:rPr>
                <w:rFonts w:eastAsia="Times New Roman"/>
              </w:rPr>
              <w:t xml:space="preserve"> (answered) and </w:t>
            </w:r>
            <w:proofErr w:type="spellStart"/>
            <w:r>
              <w:rPr>
                <w:rStyle w:val="HTMLCode"/>
              </w:rPr>
              <w:t>bizAnnouncements</w:t>
            </w:r>
            <w:proofErr w:type="spellEnd"/>
            <w:r>
              <w:rPr>
                <w:rFonts w:eastAsia="Times New Roman"/>
              </w:rPr>
              <w:t xml:space="preserve"> (active) are injected into every AI prompt — </w:t>
            </w:r>
            <w:proofErr w:type="spellStart"/>
            <w:r>
              <w:rPr>
                <w:rStyle w:val="HTMLCode"/>
              </w:rPr>
              <w:t>adaptListing</w:t>
            </w:r>
            <w:proofErr w:type="spellEnd"/>
            <w:r>
              <w:rPr>
                <w:rFonts w:eastAsia="Times New Roman"/>
              </w:rPr>
              <w:t xml:space="preserve"> (on-demand), </w:t>
            </w:r>
            <w:r>
              <w:rPr>
                <w:rStyle w:val="HTMLCode"/>
              </w:rPr>
              <w:t>_</w:t>
            </w:r>
            <w:proofErr w:type="spellStart"/>
            <w:r>
              <w:rPr>
                <w:rStyle w:val="HTMLCode"/>
              </w:rPr>
              <w:t>runScheduledPost</w:t>
            </w:r>
            <w:proofErr w:type="spellEnd"/>
            <w:r>
              <w:rPr>
                <w:rFonts w:eastAsia="Times New Roman"/>
              </w:rPr>
              <w:t xml:space="preserve"> (scheduled), and </w:t>
            </w:r>
            <w:r>
              <w:rPr>
                <w:rFonts w:eastAsia="Times New Roman"/>
              </w:rPr>
              <w:lastRenderedPageBreak/>
              <w:t>the new Cloud Function. AI is instructed to weave announcements naturally into all platforms.</w:t>
            </w:r>
          </w:p>
        </w:tc>
      </w:tr>
      <w:tr w:rsidR="00421C69" w14:paraId="108980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FFA86A" w14:textId="77777777" w:rsidR="00421C69" w:rsidRDefault="00421C69">
            <w:pPr>
              <w:spacing w:before="150" w:after="150"/>
              <w:rPr>
                <w:rFonts w:eastAsia="Times New Roman"/>
              </w:rPr>
            </w:pPr>
            <w:r>
              <w:rPr>
                <w:rFonts w:eastAsia="Times New Roman"/>
              </w:rPr>
              <w:lastRenderedPageBreak/>
              <w:t>Review Before Posting toggle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ECBE33" w14:textId="77777777" w:rsidR="00421C69" w:rsidRDefault="00421C69">
            <w:pPr>
              <w:spacing w:before="150" w:after="150"/>
              <w:rPr>
                <w:rFonts w:eastAsia="Times New Roman"/>
              </w:rPr>
            </w:pPr>
            <w:r>
              <w:rPr>
                <w:rStyle w:val="HTMLCode"/>
              </w:rPr>
              <w:t>BlastyBiz.html</w:t>
            </w:r>
            <w:r>
              <w:rPr>
                <w:rFonts w:eastAsia="Times New Roman"/>
              </w:rPr>
              <w:t xml:space="preserve">, </w:t>
            </w:r>
            <w:r>
              <w:rPr>
                <w:rStyle w:val="HTMLCode"/>
              </w:rPr>
              <w:t>functions/</w:t>
            </w:r>
            <w:proofErr w:type="spellStart"/>
            <w:r>
              <w:rPr>
                <w:rStyle w:val="HTMLCode"/>
              </w:rPr>
              <w:t>index.js</w:t>
            </w:r>
            <w:proofErr w:type="spellEnd"/>
            <w:r>
              <w:rPr>
                <w:rFonts w:eastAsia="Times New Roman"/>
              </w:rPr>
              <w:t xml:space="preserve">, </w:t>
            </w:r>
            <w:proofErr w:type="spellStart"/>
            <w:r>
              <w:rPr>
                <w:rStyle w:val="HTMLCode"/>
              </w:rPr>
              <w:t>firestore.rules</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49A69B" w14:textId="77777777" w:rsidR="00421C69" w:rsidRDefault="00421C69">
            <w:pPr>
              <w:spacing w:before="150" w:after="150"/>
              <w:rPr>
                <w:rFonts w:eastAsia="Times New Roman"/>
              </w:rPr>
            </w:pPr>
            <w:r>
              <w:rPr>
                <w:rFonts w:eastAsia="Times New Roman"/>
              </w:rPr>
              <w:t xml:space="preserve">New toggle "Review before posting" inside the Auto-Post Schedule card (Profile tab, visible when scheduling is enabled). Toggle saves </w:t>
            </w:r>
            <w:proofErr w:type="spellStart"/>
            <w:r>
              <w:rPr>
                <w:rStyle w:val="HTMLCode"/>
              </w:rPr>
              <w:t>requireApproval</w:t>
            </w:r>
            <w:proofErr w:type="spellEnd"/>
            <w:r>
              <w:rPr>
                <w:rStyle w:val="HTMLCode"/>
              </w:rPr>
              <w:t>: true/false</w:t>
            </w:r>
            <w:r>
              <w:rPr>
                <w:rFonts w:eastAsia="Times New Roman"/>
              </w:rPr>
              <w:t xml:space="preserve"> to </w:t>
            </w:r>
            <w:r>
              <w:rPr>
                <w:rStyle w:val="HTMLCode"/>
              </w:rPr>
              <w:t>businesses/{id}.</w:t>
            </w:r>
            <w:proofErr w:type="spellStart"/>
            <w:r>
              <w:rPr>
                <w:rStyle w:val="HTMLCode"/>
              </w:rPr>
              <w:t>postingSchedule</w:t>
            </w:r>
            <w:proofErr w:type="spellEnd"/>
            <w:r>
              <w:rPr>
                <w:rFonts w:eastAsia="Times New Roman"/>
              </w:rPr>
              <w:t xml:space="preserve">. When enabled, </w:t>
            </w:r>
            <w:r>
              <w:rPr>
                <w:rStyle w:val="HTMLCode"/>
              </w:rPr>
              <w:t>_</w:t>
            </w:r>
            <w:proofErr w:type="spellStart"/>
            <w:r>
              <w:rPr>
                <w:rStyle w:val="HTMLCode"/>
              </w:rPr>
              <w:t>runScheduledPost</w:t>
            </w:r>
            <w:proofErr w:type="spellEnd"/>
            <w:r>
              <w:rPr>
                <w:rFonts w:eastAsia="Times New Roman"/>
              </w:rPr>
              <w:t xml:space="preserve"> saves AI-generated drafts to </w:t>
            </w:r>
            <w:proofErr w:type="spellStart"/>
            <w:r>
              <w:rPr>
                <w:rStyle w:val="HTMLCode"/>
              </w:rPr>
              <w:t>pendingPosts</w:t>
            </w:r>
            <w:proofErr w:type="spellEnd"/>
            <w:r>
              <w:rPr>
                <w:rStyle w:val="HTMLCode"/>
              </w:rPr>
              <w:t>/{id}</w:t>
            </w:r>
            <w:r>
              <w:rPr>
                <w:rFonts w:eastAsia="Times New Roman"/>
              </w:rPr>
              <w:t xml:space="preserve"> instead of publishing immediately. Client listens via </w:t>
            </w:r>
            <w:proofErr w:type="spellStart"/>
            <w:r>
              <w:rPr>
                <w:rFonts w:eastAsia="Times New Roman"/>
              </w:rPr>
              <w:t>Firestore</w:t>
            </w:r>
            <w:proofErr w:type="spellEnd"/>
            <w:r>
              <w:rPr>
                <w:rFonts w:eastAsia="Times New Roman"/>
              </w:rPr>
              <w:t xml:space="preserve"> </w:t>
            </w:r>
            <w:proofErr w:type="spellStart"/>
            <w:r>
              <w:rPr>
                <w:rStyle w:val="HTMLCode"/>
              </w:rPr>
              <w:t>onSnapshot</w:t>
            </w:r>
            <w:proofErr w:type="spellEnd"/>
            <w:r>
              <w:rPr>
                <w:rFonts w:eastAsia="Times New Roman"/>
              </w:rPr>
              <w:t xml:space="preserve"> for pending posts with </w:t>
            </w:r>
            <w:r>
              <w:rPr>
                <w:rStyle w:val="HTMLCode"/>
              </w:rPr>
              <w:t>status == 'pending'</w:t>
            </w:r>
            <w:r>
              <w:rPr>
                <w:rFonts w:eastAsia="Times New Roman"/>
              </w:rPr>
              <w:t xml:space="preserve"> for the active business. A "</w:t>
            </w:r>
            <w:r>
              <w:rPr>
                <w:rFonts w:ascii="Segoe UI Emoji" w:eastAsia="Times New Roman" w:hAnsi="Segoe UI Emoji" w:cs="Segoe UI Emoji"/>
              </w:rPr>
              <w:t>📬</w:t>
            </w:r>
            <w:r>
              <w:rPr>
                <w:rFonts w:eastAsia="Times New Roman"/>
              </w:rPr>
              <w:t xml:space="preserve"> Ready for your review" card appears at the top of the Create tab showing the draft copy per platform with "Approve &amp; Post" and "Skip" buttons. Approve calls </w:t>
            </w:r>
            <w:proofErr w:type="spellStart"/>
            <w:r>
              <w:rPr>
                <w:rStyle w:val="HTMLCode"/>
              </w:rPr>
              <w:t>approvePendingPost</w:t>
            </w:r>
            <w:proofErr w:type="spellEnd"/>
            <w:r>
              <w:rPr>
                <w:rFonts w:eastAsia="Times New Roman"/>
              </w:rPr>
              <w:t xml:space="preserve"> CF which creates </w:t>
            </w:r>
            <w:proofErr w:type="spellStart"/>
            <w:r>
              <w:rPr>
                <w:rFonts w:eastAsia="Times New Roman"/>
              </w:rPr>
              <w:t>publishJobs</w:t>
            </w:r>
            <w:proofErr w:type="spellEnd"/>
            <w:r>
              <w:rPr>
                <w:rFonts w:eastAsia="Times New Roman"/>
              </w:rPr>
              <w:t xml:space="preserve">. </w:t>
            </w:r>
            <w:proofErr w:type="spellStart"/>
            <w:r>
              <w:rPr>
                <w:rFonts w:eastAsia="Times New Roman"/>
              </w:rPr>
              <w:t>Firestore</w:t>
            </w:r>
            <w:proofErr w:type="spellEnd"/>
            <w:r>
              <w:rPr>
                <w:rFonts w:eastAsia="Times New Roman"/>
              </w:rPr>
              <w:t xml:space="preserve"> rules updated with </w:t>
            </w:r>
            <w:proofErr w:type="spellStart"/>
            <w:r>
              <w:rPr>
                <w:rStyle w:val="HTMLCode"/>
              </w:rPr>
              <w:t>pendingPosts</w:t>
            </w:r>
            <w:proofErr w:type="spellEnd"/>
            <w:r>
              <w:rPr>
                <w:rFonts w:eastAsia="Times New Roman"/>
              </w:rPr>
              <w:t xml:space="preserve"> collection. Toast confirms toggle state change.</w:t>
            </w:r>
          </w:p>
        </w:tc>
      </w:tr>
    </w:tbl>
    <w:p w14:paraId="061BE8B7" w14:textId="77777777" w:rsidR="00421C69" w:rsidRDefault="00421C69">
      <w:pPr>
        <w:pStyle w:val="HTMLPreformatted"/>
        <w:rPr>
          <w:color w:val="000000"/>
        </w:rPr>
      </w:pPr>
    </w:p>
    <w:p w14:paraId="77BB6E19" w14:textId="77777777" w:rsidR="00421C69" w:rsidRDefault="00421C69">
      <w:pPr>
        <w:pStyle w:val="HTMLPreformatted"/>
        <w:rPr>
          <w:color w:val="000000"/>
        </w:rPr>
      </w:pPr>
      <w:r>
        <w:rPr>
          <w:noProof/>
          <w:color w:val="000000"/>
        </w:rPr>
        <mc:AlternateContent>
          <mc:Choice Requires="wps">
            <w:drawing>
              <wp:inline distT="0" distB="0" distL="0" distR="0" wp14:anchorId="026BB35C" wp14:editId="1B54315E">
                <wp:extent cx="5943600" cy="1270"/>
                <wp:effectExtent l="0" t="31750" r="0" b="36830"/>
                <wp:docPr id="44786242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E94825"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6C7BA912" w14:textId="77777777" w:rsidR="00421C69" w:rsidRDefault="00421C69">
      <w:pPr>
        <w:pStyle w:val="HTMLPreformatted"/>
        <w:rPr>
          <w:color w:val="000000"/>
        </w:rPr>
      </w:pPr>
    </w:p>
    <w:p w14:paraId="5F11F845"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Segoe UI Emoji" w:hAnsi="Segoe UI Emoji" w:cs="Segoe UI Emoji"/>
          <w:color w:val="000000"/>
        </w:rPr>
        <w:t>📋</w:t>
      </w:r>
      <w:r>
        <w:rPr>
          <w:rFonts w:ascii="Courier New" w:hAnsi="Courier New" w:cs="Courier New"/>
          <w:color w:val="000000"/>
        </w:rPr>
        <w:t xml:space="preserve"> Outstanding Items (Priority Order)</w:t>
      </w:r>
    </w:p>
    <w:p w14:paraId="4F6E5C16" w14:textId="77777777" w:rsidR="00421C69" w:rsidRDefault="00421C69">
      <w:pPr>
        <w:pStyle w:val="HTMLPreformatted"/>
        <w:rPr>
          <w:color w:val="000000"/>
        </w:rPr>
      </w:pPr>
    </w:p>
    <w:p w14:paraId="57CF9CD8" w14:textId="77777777" w:rsidR="00421C69" w:rsidRDefault="00421C69">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t>P0 — Required before real users</w:t>
      </w:r>
    </w:p>
    <w:p w14:paraId="52C0F70A" w14:textId="77777777" w:rsidR="00421C69" w:rsidRDefault="00421C69">
      <w:pPr>
        <w:pStyle w:val="HTMLPreformatted"/>
        <w:rPr>
          <w:color w:val="000000"/>
        </w:rPr>
      </w:pPr>
    </w:p>
    <w:p w14:paraId="4FD21C0A" w14:textId="77777777" w:rsidR="00421C69" w:rsidRDefault="00421C69">
      <w:pPr>
        <w:pStyle w:val="HTMLPreformatted"/>
        <w:ind w:left="720"/>
        <w:rPr>
          <w:color w:val="000000"/>
        </w:rPr>
      </w:pPr>
    </w:p>
    <w:p w14:paraId="4A8A8A91" w14:textId="77777777" w:rsidR="00421C69" w:rsidRDefault="00421C69">
      <w:pPr>
        <w:pStyle w:val="HTMLPreformatted"/>
        <w:numPr>
          <w:ilvl w:val="0"/>
          <w:numId w:val="3"/>
        </w:numPr>
        <w:tabs>
          <w:tab w:val="clear" w:pos="720"/>
        </w:tabs>
        <w:spacing w:before="100" w:beforeAutospacing="1" w:after="100" w:afterAutospacing="1"/>
        <w:rPr>
          <w:color w:val="000000"/>
        </w:rPr>
      </w:pPr>
      <w:r>
        <w:rPr>
          <w:color w:val="000000"/>
        </w:rPr>
        <w:lastRenderedPageBreak/>
        <w:t>All 11 secrets above need real values set via Operate page</w:t>
      </w:r>
    </w:p>
    <w:p w14:paraId="3FF2BBD6" w14:textId="77777777" w:rsidR="00421C69" w:rsidRDefault="00421C69">
      <w:pPr>
        <w:pStyle w:val="HTMLPreformatted"/>
        <w:ind w:left="720"/>
        <w:rPr>
          <w:color w:val="000000"/>
        </w:rPr>
      </w:pPr>
    </w:p>
    <w:p w14:paraId="5E1CCE71" w14:textId="77777777" w:rsidR="00421C69" w:rsidRDefault="00421C69">
      <w:pPr>
        <w:pStyle w:val="HTMLPreformatted"/>
        <w:numPr>
          <w:ilvl w:val="0"/>
          <w:numId w:val="3"/>
        </w:numPr>
        <w:tabs>
          <w:tab w:val="clear" w:pos="720"/>
        </w:tabs>
        <w:spacing w:before="100" w:beforeAutospacing="1" w:after="100" w:afterAutospacing="1"/>
        <w:rPr>
          <w:color w:val="000000"/>
        </w:rPr>
      </w:pPr>
      <w:r>
        <w:rPr>
          <w:color w:val="000000"/>
        </w:rPr>
        <w:t>Resend domain (blastybiz.com) verified in Resend account</w:t>
      </w:r>
    </w:p>
    <w:p w14:paraId="1228ACC1" w14:textId="77777777" w:rsidR="00421C69" w:rsidRDefault="00421C69">
      <w:pPr>
        <w:pStyle w:val="HTMLPreformatted"/>
        <w:ind w:left="720"/>
        <w:rPr>
          <w:color w:val="000000"/>
        </w:rPr>
      </w:pPr>
    </w:p>
    <w:p w14:paraId="3D782A93" w14:textId="77777777" w:rsidR="00421C69" w:rsidRDefault="00421C69">
      <w:pPr>
        <w:pStyle w:val="HTMLPreformatted"/>
        <w:numPr>
          <w:ilvl w:val="0"/>
          <w:numId w:val="3"/>
        </w:numPr>
        <w:tabs>
          <w:tab w:val="clear" w:pos="720"/>
        </w:tabs>
        <w:spacing w:before="100" w:beforeAutospacing="1" w:after="100" w:afterAutospacing="1"/>
        <w:rPr>
          <w:color w:val="000000"/>
        </w:rPr>
      </w:pPr>
      <w:r>
        <w:rPr>
          <w:rStyle w:val="Strong"/>
          <w:color w:val="000000"/>
        </w:rPr>
        <w:t xml:space="preserve">Firebase Console → </w:t>
      </w:r>
      <w:proofErr w:type="spellStart"/>
      <w:r>
        <w:rPr>
          <w:rStyle w:val="Strong"/>
          <w:color w:val="000000"/>
        </w:rPr>
        <w:t>Firestore</w:t>
      </w:r>
      <w:proofErr w:type="spellEnd"/>
      <w:r>
        <w:rPr>
          <w:rStyle w:val="Strong"/>
          <w:color w:val="000000"/>
        </w:rPr>
        <w:t xml:space="preserve"> → TTL policies → add policy on </w:t>
      </w:r>
      <w:proofErr w:type="spellStart"/>
      <w:r>
        <w:rPr>
          <w:rStyle w:val="HTMLCode"/>
          <w:b/>
          <w:bCs/>
          <w:color w:val="000000"/>
        </w:rPr>
        <w:t>aiRequestDedup</w:t>
      </w:r>
      <w:proofErr w:type="spellEnd"/>
      <w:r>
        <w:rPr>
          <w:rStyle w:val="Strong"/>
          <w:color w:val="000000"/>
        </w:rPr>
        <w:t> collection, field </w:t>
      </w:r>
      <w:proofErr w:type="spellStart"/>
      <w:r>
        <w:rPr>
          <w:rStyle w:val="HTMLCode"/>
          <w:b/>
          <w:bCs/>
          <w:color w:val="000000"/>
        </w:rPr>
        <w:t>expiresAt</w:t>
      </w:r>
      <w:proofErr w:type="spellEnd"/>
      <w:r>
        <w:rPr>
          <w:rStyle w:val="Strong"/>
          <w:color w:val="000000"/>
        </w:rPr>
        <w:t>, 30 minutes</w:t>
      </w:r>
      <w:r>
        <w:rPr>
          <w:color w:val="000000"/>
        </w:rPr>
        <w:t xml:space="preserve"> — without this, </w:t>
      </w:r>
      <w:proofErr w:type="spellStart"/>
      <w:r>
        <w:rPr>
          <w:color w:val="000000"/>
        </w:rPr>
        <w:t>dedup</w:t>
      </w:r>
      <w:proofErr w:type="spellEnd"/>
      <w:r>
        <w:rPr>
          <w:color w:val="000000"/>
        </w:rPr>
        <w:t xml:space="preserve"> docs from the AI </w:t>
      </w:r>
      <w:proofErr w:type="spellStart"/>
      <w:r>
        <w:rPr>
          <w:color w:val="000000"/>
        </w:rPr>
        <w:t>idempotency</w:t>
      </w:r>
      <w:proofErr w:type="spellEnd"/>
      <w:r>
        <w:rPr>
          <w:color w:val="000000"/>
        </w:rPr>
        <w:t xml:space="preserve"> system accumulate forever</w:t>
      </w:r>
    </w:p>
    <w:p w14:paraId="460627A9" w14:textId="77777777" w:rsidR="00421C69" w:rsidRDefault="00421C69">
      <w:pPr>
        <w:pStyle w:val="HTMLPreformatted"/>
        <w:ind w:left="720"/>
        <w:rPr>
          <w:color w:val="000000"/>
        </w:rPr>
      </w:pPr>
    </w:p>
    <w:p w14:paraId="752C6B90" w14:textId="77777777" w:rsidR="00421C69" w:rsidRDefault="00421C69">
      <w:pPr>
        <w:pStyle w:val="HTMLPreformatted"/>
        <w:rPr>
          <w:color w:val="000000"/>
        </w:rPr>
      </w:pPr>
    </w:p>
    <w:p w14:paraId="4427661A" w14:textId="77777777" w:rsidR="00421C69" w:rsidRDefault="00421C69">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t>P1 — Future sprints</w:t>
      </w:r>
    </w:p>
    <w:p w14:paraId="3684D7C6" w14:textId="77777777" w:rsidR="00421C69" w:rsidRDefault="00421C69">
      <w:pPr>
        <w:pStyle w:val="HTMLPreformatted"/>
        <w:rPr>
          <w:color w:val="000000"/>
        </w:rPr>
      </w:pPr>
    </w:p>
    <w:p w14:paraId="2156A917" w14:textId="77777777" w:rsidR="00421C69" w:rsidRDefault="00421C69">
      <w:pPr>
        <w:pStyle w:val="HTMLPreformatted"/>
        <w:ind w:left="720"/>
        <w:rPr>
          <w:color w:val="000000"/>
        </w:rPr>
      </w:pPr>
    </w:p>
    <w:p w14:paraId="14A188E3" w14:textId="77777777" w:rsidR="00421C69" w:rsidRDefault="00421C69">
      <w:pPr>
        <w:pStyle w:val="HTMLPreformatted"/>
        <w:numPr>
          <w:ilvl w:val="0"/>
          <w:numId w:val="4"/>
        </w:numPr>
        <w:tabs>
          <w:tab w:val="clear" w:pos="720"/>
        </w:tabs>
        <w:spacing w:before="100" w:beforeAutospacing="1" w:after="100" w:afterAutospacing="1"/>
        <w:rPr>
          <w:color w:val="000000"/>
        </w:rPr>
      </w:pPr>
      <w:del w:id="6" w:author="Unknown">
        <w:r>
          <w:rPr>
            <w:rStyle w:val="HTMLCode"/>
            <w:color w:val="000000"/>
          </w:rPr>
          <w:delText>aiActionsUsed</w:delText>
        </w:r>
        <w:r>
          <w:rPr>
            <w:color w:val="000000"/>
          </w:rPr>
          <w:delText> monthly reset</w:delText>
        </w:r>
      </w:del>
      <w:r>
        <w:rPr>
          <w:color w:val="000000"/>
        </w:rPr>
        <w:t> </w:t>
      </w:r>
      <w:r>
        <w:rPr>
          <w:rFonts w:ascii="Segoe UI Emoji" w:hAnsi="Segoe UI Emoji" w:cs="Segoe UI Emoji"/>
          <w:color w:val="000000"/>
        </w:rPr>
        <w:t>✅</w:t>
      </w:r>
      <w:r>
        <w:rPr>
          <w:color w:val="000000"/>
        </w:rPr>
        <w:t xml:space="preserve"> Fixed &amp; deployed Jun 19 — 30-day rolling window via </w:t>
      </w:r>
      <w:proofErr w:type="spellStart"/>
      <w:r>
        <w:rPr>
          <w:rStyle w:val="HTMLCode"/>
          <w:color w:val="000000"/>
        </w:rPr>
        <w:t>aiActionsResetAt</w:t>
      </w:r>
      <w:proofErr w:type="spellEnd"/>
      <w:r>
        <w:rPr>
          <w:color w:val="000000"/>
        </w:rPr>
        <w:t> in </w:t>
      </w:r>
      <w:proofErr w:type="spellStart"/>
      <w:r>
        <w:rPr>
          <w:rStyle w:val="HTMLCode"/>
          <w:color w:val="000000"/>
        </w:rPr>
        <w:t>adaptListing</w:t>
      </w:r>
      <w:proofErr w:type="spellEnd"/>
      <w:r>
        <w:rPr>
          <w:color w:val="000000"/>
        </w:rPr>
        <w:t>/</w:t>
      </w:r>
      <w:proofErr w:type="spellStart"/>
      <w:r>
        <w:rPr>
          <w:rStyle w:val="HTMLCode"/>
          <w:color w:val="000000"/>
        </w:rPr>
        <w:t>resolveCategories</w:t>
      </w:r>
      <w:proofErr w:type="spellEnd"/>
    </w:p>
    <w:p w14:paraId="140D226B" w14:textId="77777777" w:rsidR="00421C69" w:rsidRDefault="00421C69">
      <w:pPr>
        <w:pStyle w:val="HTMLPreformatted"/>
        <w:ind w:left="720"/>
        <w:rPr>
          <w:color w:val="000000"/>
        </w:rPr>
      </w:pPr>
    </w:p>
    <w:p w14:paraId="56EE0DF4" w14:textId="77777777" w:rsidR="00421C69" w:rsidRDefault="00421C69">
      <w:pPr>
        <w:pStyle w:val="HTMLPreformatted"/>
        <w:numPr>
          <w:ilvl w:val="0"/>
          <w:numId w:val="4"/>
        </w:numPr>
        <w:tabs>
          <w:tab w:val="clear" w:pos="720"/>
        </w:tabs>
        <w:spacing w:before="100" w:beforeAutospacing="1" w:after="100" w:afterAutospacing="1"/>
        <w:rPr>
          <w:color w:val="000000"/>
        </w:rPr>
      </w:pPr>
      <w:del w:id="7" w:author="Unknown">
        <w:r>
          <w:rPr>
            <w:color w:val="000000"/>
          </w:rPr>
          <w:delText>Square </w:delText>
        </w:r>
        <w:r>
          <w:rPr>
            <w:rStyle w:val="HTMLCode"/>
            <w:color w:val="000000"/>
          </w:rPr>
          <w:delText>subscription.created</w:delText>
        </w:r>
        <w:r>
          <w:rPr>
            <w:color w:val="000000"/>
          </w:rPr>
          <w:delText> webhook handler</w:delText>
        </w:r>
      </w:del>
      <w:r>
        <w:rPr>
          <w:color w:val="000000"/>
        </w:rPr>
        <w:t> </w:t>
      </w:r>
      <w:r>
        <w:rPr>
          <w:rFonts w:ascii="Segoe UI Emoji" w:hAnsi="Segoe UI Emoji" w:cs="Segoe UI Emoji"/>
          <w:color w:val="000000"/>
        </w:rPr>
        <w:t>✅</w:t>
      </w:r>
      <w:r>
        <w:rPr>
          <w:color w:val="000000"/>
        </w:rPr>
        <w:t xml:space="preserve"> Fixed &amp; deployed Jun 19 — </w:t>
      </w:r>
      <w:proofErr w:type="spellStart"/>
      <w:r>
        <w:rPr>
          <w:rStyle w:val="HTMLCode"/>
          <w:color w:val="000000"/>
        </w:rPr>
        <w:t>squareWebhook</w:t>
      </w:r>
      <w:proofErr w:type="spellEnd"/>
      <w:r>
        <w:rPr>
          <w:color w:val="000000"/>
        </w:rPr>
        <w:t> stores </w:t>
      </w:r>
      <w:proofErr w:type="spellStart"/>
      <w:r>
        <w:rPr>
          <w:rStyle w:val="HTMLCode"/>
          <w:color w:val="000000"/>
        </w:rPr>
        <w:t>squareSubscriptionId</w:t>
      </w:r>
      <w:proofErr w:type="spellEnd"/>
      <w:r>
        <w:rPr>
          <w:color w:val="000000"/>
        </w:rPr>
        <w:t>; </w:t>
      </w:r>
      <w:proofErr w:type="spellStart"/>
      <w:r>
        <w:rPr>
          <w:rStyle w:val="HTMLCode"/>
          <w:color w:val="000000"/>
        </w:rPr>
        <w:t>deleteAccount</w:t>
      </w:r>
      <w:proofErr w:type="spellEnd"/>
      <w:r>
        <w:rPr>
          <w:color w:val="000000"/>
        </w:rPr>
        <w:t> can now cancel subscriptions</w:t>
      </w:r>
    </w:p>
    <w:p w14:paraId="059A347E" w14:textId="77777777" w:rsidR="00421C69" w:rsidRDefault="00421C69">
      <w:pPr>
        <w:pStyle w:val="HTMLPreformatted"/>
        <w:ind w:left="720"/>
        <w:rPr>
          <w:color w:val="000000"/>
        </w:rPr>
      </w:pPr>
    </w:p>
    <w:p w14:paraId="07DC7A01" w14:textId="77777777" w:rsidR="00421C69" w:rsidRDefault="00421C69">
      <w:pPr>
        <w:pStyle w:val="HTMLPreformatted"/>
        <w:numPr>
          <w:ilvl w:val="0"/>
          <w:numId w:val="4"/>
        </w:numPr>
        <w:tabs>
          <w:tab w:val="clear" w:pos="720"/>
        </w:tabs>
        <w:spacing w:before="100" w:beforeAutospacing="1" w:after="100" w:afterAutospacing="1"/>
        <w:rPr>
          <w:color w:val="000000"/>
        </w:rPr>
      </w:pPr>
      <w:r>
        <w:rPr>
          <w:color w:val="000000"/>
        </w:rPr>
        <w:t xml:space="preserve">Dashboard business switcher → wire to </w:t>
      </w:r>
      <w:proofErr w:type="spellStart"/>
      <w:r>
        <w:rPr>
          <w:color w:val="000000"/>
        </w:rPr>
        <w:t>Firestore</w:t>
      </w:r>
      <w:proofErr w:type="spellEnd"/>
      <w:r>
        <w:rPr>
          <w:color w:val="000000"/>
        </w:rPr>
        <w:t> </w:t>
      </w:r>
      <w:r>
        <w:rPr>
          <w:rStyle w:val="HTMLCode"/>
          <w:color w:val="000000"/>
        </w:rPr>
        <w:t>businesses</w:t>
      </w:r>
      <w:r>
        <w:rPr>
          <w:color w:val="000000"/>
        </w:rPr>
        <w:t> collection</w:t>
      </w:r>
    </w:p>
    <w:p w14:paraId="30411CA1" w14:textId="77777777" w:rsidR="00421C69" w:rsidRDefault="00421C69">
      <w:pPr>
        <w:pStyle w:val="HTMLPreformatted"/>
        <w:ind w:left="720"/>
        <w:rPr>
          <w:color w:val="000000"/>
        </w:rPr>
      </w:pPr>
    </w:p>
    <w:p w14:paraId="4CF42308" w14:textId="77777777" w:rsidR="00421C69" w:rsidRDefault="00421C69">
      <w:pPr>
        <w:pStyle w:val="HTMLPreformatted"/>
        <w:numPr>
          <w:ilvl w:val="0"/>
          <w:numId w:val="4"/>
        </w:numPr>
        <w:tabs>
          <w:tab w:val="clear" w:pos="720"/>
        </w:tabs>
        <w:spacing w:before="100" w:beforeAutospacing="1" w:after="100" w:afterAutospacing="1"/>
        <w:rPr>
          <w:color w:val="000000"/>
        </w:rPr>
      </w:pPr>
      <w:r>
        <w:rPr>
          <w:color w:val="000000"/>
        </w:rPr>
        <w:t>Dashboard Blast Score → calculate from real platform connection data</w:t>
      </w:r>
    </w:p>
    <w:p w14:paraId="4CF0BBE1" w14:textId="77777777" w:rsidR="00421C69" w:rsidRDefault="00421C69">
      <w:pPr>
        <w:pStyle w:val="HTMLPreformatted"/>
        <w:ind w:left="720"/>
        <w:rPr>
          <w:color w:val="000000"/>
        </w:rPr>
      </w:pPr>
    </w:p>
    <w:p w14:paraId="4A6475A3" w14:textId="77777777" w:rsidR="00421C69" w:rsidRDefault="00421C69">
      <w:pPr>
        <w:pStyle w:val="HTMLPreformatted"/>
        <w:numPr>
          <w:ilvl w:val="0"/>
          <w:numId w:val="4"/>
        </w:numPr>
        <w:tabs>
          <w:tab w:val="clear" w:pos="720"/>
        </w:tabs>
        <w:spacing w:before="100" w:beforeAutospacing="1" w:after="100" w:afterAutospacing="1"/>
        <w:rPr>
          <w:color w:val="000000"/>
        </w:rPr>
      </w:pPr>
      <w:r>
        <w:rPr>
          <w:color w:val="000000"/>
        </w:rPr>
        <w:t>Dashboard task list → generate from real job/connection data</w:t>
      </w:r>
    </w:p>
    <w:p w14:paraId="0B01D253" w14:textId="77777777" w:rsidR="00421C69" w:rsidRDefault="00421C69">
      <w:pPr>
        <w:pStyle w:val="HTMLPreformatted"/>
        <w:ind w:left="720"/>
        <w:rPr>
          <w:color w:val="000000"/>
        </w:rPr>
      </w:pPr>
    </w:p>
    <w:p w14:paraId="5FEE610A" w14:textId="77777777" w:rsidR="00421C69" w:rsidRDefault="00421C69">
      <w:pPr>
        <w:pStyle w:val="HTMLPreformatted"/>
        <w:numPr>
          <w:ilvl w:val="0"/>
          <w:numId w:val="4"/>
        </w:numPr>
        <w:tabs>
          <w:tab w:val="clear" w:pos="720"/>
        </w:tabs>
        <w:spacing w:before="100" w:beforeAutospacing="1" w:after="100" w:afterAutospacing="1"/>
        <w:rPr>
          <w:color w:val="000000"/>
        </w:rPr>
      </w:pPr>
      <w:r>
        <w:rPr>
          <w:color w:val="000000"/>
        </w:rPr>
        <w:t>Admin Platform Health → live data</w:t>
      </w:r>
    </w:p>
    <w:p w14:paraId="570DA0E3" w14:textId="77777777" w:rsidR="00421C69" w:rsidRDefault="00421C69">
      <w:pPr>
        <w:pStyle w:val="HTMLPreformatted"/>
        <w:ind w:left="720"/>
        <w:rPr>
          <w:color w:val="000000"/>
        </w:rPr>
      </w:pPr>
    </w:p>
    <w:p w14:paraId="40E1FFA7" w14:textId="77777777" w:rsidR="00421C69" w:rsidRDefault="00421C69">
      <w:pPr>
        <w:pStyle w:val="HTMLPreformatted"/>
        <w:numPr>
          <w:ilvl w:val="0"/>
          <w:numId w:val="4"/>
        </w:numPr>
        <w:tabs>
          <w:tab w:val="clear" w:pos="720"/>
        </w:tabs>
        <w:spacing w:before="100" w:beforeAutospacing="1" w:after="100" w:afterAutospacing="1"/>
        <w:rPr>
          <w:color w:val="000000"/>
        </w:rPr>
      </w:pPr>
      <w:r>
        <w:rPr>
          <w:color w:val="000000"/>
        </w:rPr>
        <w:t>Admin Subscriptions Money Snapshot → live Square/</w:t>
      </w:r>
      <w:proofErr w:type="spellStart"/>
      <w:r>
        <w:rPr>
          <w:color w:val="000000"/>
        </w:rPr>
        <w:t>Firestore</w:t>
      </w:r>
      <w:proofErr w:type="spellEnd"/>
      <w:r>
        <w:rPr>
          <w:color w:val="000000"/>
        </w:rPr>
        <w:t xml:space="preserve"> data</w:t>
      </w:r>
    </w:p>
    <w:p w14:paraId="391985AE" w14:textId="77777777" w:rsidR="00421C69" w:rsidRDefault="00421C69">
      <w:pPr>
        <w:pStyle w:val="HTMLPreformatted"/>
        <w:ind w:left="720"/>
        <w:rPr>
          <w:color w:val="000000"/>
        </w:rPr>
      </w:pPr>
    </w:p>
    <w:p w14:paraId="232A4026" w14:textId="77777777" w:rsidR="00421C69" w:rsidRDefault="00421C69">
      <w:pPr>
        <w:pStyle w:val="HTMLPreformatted"/>
        <w:numPr>
          <w:ilvl w:val="0"/>
          <w:numId w:val="4"/>
        </w:numPr>
        <w:tabs>
          <w:tab w:val="clear" w:pos="720"/>
        </w:tabs>
        <w:spacing w:before="100" w:beforeAutospacing="1" w:after="100" w:afterAutospacing="1"/>
        <w:rPr>
          <w:color w:val="000000"/>
        </w:rPr>
      </w:pPr>
      <w:r>
        <w:rPr>
          <w:color w:val="000000"/>
        </w:rPr>
        <w:lastRenderedPageBreak/>
        <w:t>Onboarding platform connect → trigger real OAuth inline instead of redirecting</w:t>
      </w:r>
    </w:p>
    <w:p w14:paraId="26EBC6C6" w14:textId="77777777" w:rsidR="00421C69" w:rsidRDefault="00421C69">
      <w:pPr>
        <w:pStyle w:val="HTMLPreformatted"/>
        <w:ind w:left="720"/>
        <w:rPr>
          <w:color w:val="000000"/>
        </w:rPr>
      </w:pPr>
    </w:p>
    <w:p w14:paraId="3E357305" w14:textId="77777777" w:rsidR="00421C69" w:rsidRDefault="00421C69">
      <w:pPr>
        <w:pStyle w:val="HTMLPreformatted"/>
        <w:rPr>
          <w:color w:val="000000"/>
        </w:rPr>
      </w:pPr>
    </w:p>
    <w:p w14:paraId="238A5F89"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Step 2 platform rows were flat toggles with no category info | Each platform row in "Send To" was a plain toggle. Fix: rewrote </w:t>
      </w:r>
      <w:proofErr w:type="spellStart"/>
      <w:r>
        <w:rPr>
          <w:rStyle w:val="HTMLCode"/>
          <w:color w:val="000000"/>
        </w:rPr>
        <w:t>renderQuickSelect</w:t>
      </w:r>
      <w:proofErr w:type="spellEnd"/>
      <w:r>
        <w:rPr>
          <w:rStyle w:val="HTMLCode"/>
          <w:color w:val="000000"/>
        </w:rPr>
        <w:t>()</w:t>
      </w:r>
      <w:r>
        <w:rPr>
          <w:rFonts w:ascii="Courier New" w:hAnsi="Courier New" w:cs="Courier New"/>
          <w:color w:val="000000"/>
          <w:sz w:val="20"/>
          <w:szCs w:val="20"/>
        </w:rPr>
        <w:t xml:space="preserve"> — each row is now an accordion. Header shows icon + name + type badge + saved category in muted text + toggle + chevron. Tapping the row (not the toggle) expands the body: category dropdown populated from </w:t>
      </w:r>
      <w:r>
        <w:rPr>
          <w:rStyle w:val="HTMLCode"/>
          <w:color w:val="000000"/>
        </w:rPr>
        <w:t>PLATFORM_CATS</w:t>
      </w:r>
      <w:r>
        <w:rPr>
          <w:rFonts w:ascii="Courier New" w:hAnsi="Courier New" w:cs="Courier New"/>
          <w:color w:val="000000"/>
          <w:sz w:val="20"/>
          <w:szCs w:val="20"/>
        </w:rPr>
        <w:t xml:space="preserve"> pre-selected to saved value, plus "Not listed? Type a custom category" input with + Add button. Saving syncs to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and keeps the Profile categories card in sync. One accordion open at a time. |</w:t>
      </w:r>
    </w:p>
    <w:p w14:paraId="0E7FC0A5"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"Direction for AI" card cluttered Step 2; "Get AI Platform Suggestions" button unhelpful | Removed both entirely. Cleaned up dead </w:t>
      </w:r>
      <w:r>
        <w:rPr>
          <w:rStyle w:val="HTMLCode"/>
          <w:color w:val="000000"/>
        </w:rPr>
        <w:t>direction</w:t>
      </w:r>
      <w:r>
        <w:rPr>
          <w:rFonts w:ascii="Courier New" w:hAnsi="Courier New" w:cs="Courier New"/>
          <w:color w:val="000000"/>
          <w:sz w:val="20"/>
          <w:szCs w:val="20"/>
        </w:rPr>
        <w:t xml:space="preserve"> variable and prompt injection from </w:t>
      </w:r>
      <w:proofErr w:type="spellStart"/>
      <w:r>
        <w:rPr>
          <w:rStyle w:val="HTMLCode"/>
          <w:color w:val="000000"/>
        </w:rPr>
        <w:t>runAdaptation</w:t>
      </w:r>
      <w:proofErr w:type="spellEnd"/>
      <w:r>
        <w:rPr>
          <w:rStyle w:val="HTMLCode"/>
          <w:color w:val="000000"/>
        </w:rPr>
        <w:t>()</w:t>
      </w:r>
      <w:r>
        <w:rPr>
          <w:rFonts w:ascii="Courier New" w:hAnsi="Courier New" w:cs="Courier New"/>
          <w:color w:val="000000"/>
          <w:sz w:val="20"/>
          <w:szCs w:val="20"/>
        </w:rPr>
        <w:t>. |</w:t>
      </w:r>
    </w:p>
    <w:p w14:paraId="560E446B"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w:t>
      </w:r>
      <w:r>
        <w:rPr>
          <w:rStyle w:val="HTMLCode"/>
          <w:color w:val="000000"/>
        </w:rPr>
        <w:t>functions/</w:t>
      </w:r>
      <w:proofErr w:type="spellStart"/>
      <w:r>
        <w:rPr>
          <w:rStyle w:val="HTMLCode"/>
          <w:color w:val="000000"/>
        </w:rPr>
        <w:t>index.js</w:t>
      </w:r>
      <w:proofErr w:type="spellEnd"/>
      <w:r>
        <w:rPr>
          <w:rFonts w:ascii="Courier New" w:hAnsi="Courier New" w:cs="Courier New"/>
          <w:color w:val="000000"/>
          <w:sz w:val="20"/>
          <w:szCs w:val="20"/>
        </w:rPr>
        <w:t xml:space="preserve"> — AI prompt instructions were suggestions, not directives | Changed "use to make copy personal" to </w:t>
      </w:r>
      <w:r>
        <w:rPr>
          <w:rStyle w:val="HTMLCode"/>
          <w:rFonts w:ascii="Segoe UI Emoji" w:hAnsi="Segoe UI Emoji" w:cs="Segoe UI Emoji"/>
          <w:color w:val="000000"/>
        </w:rPr>
        <w:t>⚠️</w:t>
      </w:r>
      <w:r>
        <w:rPr>
          <w:rStyle w:val="HTMLCode"/>
          <w:color w:val="000000"/>
        </w:rPr>
        <w:t xml:space="preserve"> OWNER-PROVIDED FACTS — MANDATORY</w:t>
      </w:r>
      <w:r>
        <w:rPr>
          <w:rFonts w:ascii="Courier New" w:hAnsi="Courier New" w:cs="Courier New"/>
          <w:color w:val="000000"/>
          <w:sz w:val="20"/>
          <w:szCs w:val="20"/>
        </w:rPr>
        <w:t xml:space="preserve"> and </w:t>
      </w:r>
      <w:r>
        <w:rPr>
          <w:rStyle w:val="HTMLCode"/>
          <w:rFonts w:ascii="Segoe UI Emoji" w:hAnsi="Segoe UI Emoji" w:cs="Segoe UI Emoji"/>
          <w:color w:val="000000"/>
        </w:rPr>
        <w:t>⚠️</w:t>
      </w:r>
      <w:r>
        <w:rPr>
          <w:rStyle w:val="HTMLCode"/>
          <w:color w:val="000000"/>
        </w:rPr>
        <w:t xml:space="preserve"> ACTIVE PROMOTIONS — MUST APPEAR IN EVERY PLATFORM</w:t>
      </w:r>
      <w:r>
        <w:rPr>
          <w:rFonts w:ascii="Courier New" w:hAnsi="Courier New" w:cs="Courier New"/>
          <w:color w:val="000000"/>
          <w:sz w:val="20"/>
          <w:szCs w:val="20"/>
        </w:rPr>
        <w:t xml:space="preserve"> across all three prompt locations (on-demand, scheduled, </w:t>
      </w:r>
      <w:proofErr w:type="spellStart"/>
      <w:r>
        <w:rPr>
          <w:rFonts w:ascii="Courier New" w:hAnsi="Courier New" w:cs="Courier New"/>
          <w:color w:val="000000"/>
          <w:sz w:val="20"/>
          <w:szCs w:val="20"/>
        </w:rPr>
        <w:t>adaptListing</w:t>
      </w:r>
      <w:proofErr w:type="spellEnd"/>
      <w:r>
        <w:rPr>
          <w:rFonts w:ascii="Courier New" w:hAnsi="Courier New" w:cs="Courier New"/>
          <w:color w:val="000000"/>
          <w:sz w:val="20"/>
          <w:szCs w:val="20"/>
        </w:rPr>
        <w:t xml:space="preserve"> CF). |</w:t>
      </w:r>
    </w:p>
    <w:p w14:paraId="7C63ABD6"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AI Q&amp;A had no home on Profile tab; cluttered Create tab | Insights Q&amp;A only existed as hidden stubs on Create. Fix: added "</w:t>
      </w:r>
      <w:r>
        <w:rPr>
          <w:rFonts w:ascii="Segoe UI Emoji" w:hAnsi="Segoe UI Emoji" w:cs="Segoe UI Emoji"/>
          <w:color w:val="000000"/>
          <w:sz w:val="20"/>
          <w:szCs w:val="20"/>
        </w:rPr>
        <w:t>🧠</w:t>
      </w:r>
      <w:r>
        <w:rPr>
          <w:rFonts w:ascii="Courier New" w:hAnsi="Courier New" w:cs="Courier New"/>
          <w:color w:val="000000"/>
          <w:sz w:val="20"/>
          <w:szCs w:val="20"/>
        </w:rPr>
        <w:t xml:space="preserve"> Teach AI to know you better" accordion at the bottom of the Profile tab. Collapsed by default with answered-count subtitle. Tap to expand → list of AI-generated questions, each clickable → answer </w:t>
      </w:r>
      <w:proofErr w:type="spellStart"/>
      <w:r>
        <w:rPr>
          <w:rFonts w:ascii="Courier New" w:hAnsi="Courier New" w:cs="Courier New"/>
          <w:color w:val="000000"/>
          <w:sz w:val="20"/>
          <w:szCs w:val="20"/>
        </w:rPr>
        <w:t>textarea</w:t>
      </w:r>
      <w:proofErr w:type="spellEnd"/>
      <w:r>
        <w:rPr>
          <w:rFonts w:ascii="Courier New" w:hAnsi="Courier New" w:cs="Courier New"/>
          <w:color w:val="000000"/>
          <w:sz w:val="20"/>
          <w:szCs w:val="20"/>
        </w:rPr>
        <w:t xml:space="preserve"> drops in below with </w:t>
      </w:r>
      <w:r>
        <w:rPr>
          <w:rFonts w:ascii="Segoe UI Symbol" w:hAnsi="Segoe UI Symbol" w:cs="Segoe UI Symbol"/>
          <w:color w:val="000000"/>
          <w:sz w:val="20"/>
          <w:szCs w:val="20"/>
        </w:rPr>
        <w:t>✓</w:t>
      </w:r>
      <w:r>
        <w:rPr>
          <w:rFonts w:ascii="Courier New" w:hAnsi="Courier New" w:cs="Courier New"/>
          <w:color w:val="000000"/>
          <w:sz w:val="20"/>
          <w:szCs w:val="20"/>
        </w:rPr>
        <w:t xml:space="preserve"> Save button (Enter key also saves). Answered questions show green </w:t>
      </w:r>
      <w:r>
        <w:rPr>
          <w:rFonts w:ascii="Segoe UI Symbol" w:hAnsi="Segoe UI Symbol" w:cs="Segoe UI Symbol"/>
          <w:color w:val="000000"/>
          <w:sz w:val="20"/>
          <w:szCs w:val="20"/>
        </w:rPr>
        <w:t>✓</w:t>
      </w:r>
      <w:r>
        <w:rPr>
          <w:rFonts w:ascii="Courier New" w:hAnsi="Courier New" w:cs="Courier New"/>
          <w:color w:val="000000"/>
          <w:sz w:val="20"/>
          <w:szCs w:val="20"/>
        </w:rPr>
        <w:t xml:space="preserve"> preview. "</w:t>
      </w:r>
      <w:r>
        <w:rPr>
          <w:rFonts w:ascii="Segoe UI Emoji" w:hAnsi="Segoe UI Emoji" w:cs="Segoe UI Emoji"/>
          <w:color w:val="000000"/>
          <w:sz w:val="20"/>
          <w:szCs w:val="20"/>
        </w:rPr>
        <w:t>✨</w:t>
      </w:r>
      <w:r>
        <w:rPr>
          <w:rFonts w:ascii="Courier New" w:hAnsi="Courier New" w:cs="Courier New"/>
          <w:color w:val="000000"/>
          <w:sz w:val="20"/>
          <w:szCs w:val="20"/>
        </w:rPr>
        <w:t xml:space="preserve"> Ask me something new" appears when all answered. One-place editing — all answers live on Profile, saved to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injected into every AI prompt. |</w:t>
      </w:r>
    </w:p>
    <w:p w14:paraId="16C43152"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no "About You in Copy" toggles before AI generation | Step 2 had no way to opt-in to mentioning owner name/role. Fix: added "</w:t>
      </w:r>
      <w:r>
        <w:rPr>
          <w:rFonts w:ascii="Segoe UI Emoji" w:hAnsi="Segoe UI Emoji" w:cs="Segoe UI Emoji"/>
          <w:color w:val="000000"/>
          <w:sz w:val="20"/>
          <w:szCs w:val="20"/>
        </w:rPr>
        <w:t>🪪</w:t>
      </w:r>
      <w:r>
        <w:rPr>
          <w:rFonts w:ascii="Courier New" w:hAnsi="Courier New" w:cs="Courier New"/>
          <w:color w:val="000000"/>
          <w:sz w:val="20"/>
          <w:szCs w:val="20"/>
        </w:rPr>
        <w:t xml:space="preserve"> About You in Copy" card (hidden until a name is saved in Profile) with "Mention my name" and "Mention my role" checkboxes. Previews show exactly what gets injected (e.g. </w:t>
      </w:r>
      <w:r>
        <w:rPr>
          <w:rStyle w:val="HTMLCode"/>
          <w:color w:val="000000"/>
        </w:rPr>
        <w:t>→ "Maria Rodriguez" added to prompt</w:t>
      </w:r>
      <w:r>
        <w:rPr>
          <w:rFonts w:ascii="Courier New" w:hAnsi="Courier New" w:cs="Courier New"/>
          <w:color w:val="000000"/>
          <w:sz w:val="20"/>
          <w:szCs w:val="20"/>
        </w:rPr>
        <w:t xml:space="preserve">). When checked, </w:t>
      </w:r>
      <w:proofErr w:type="spellStart"/>
      <w:r>
        <w:rPr>
          <w:rStyle w:val="HTMLCode"/>
          <w:color w:val="000000"/>
        </w:rPr>
        <w:t>runAdaptation</w:t>
      </w:r>
      <w:proofErr w:type="spellEnd"/>
      <w:r>
        <w:rPr>
          <w:rStyle w:val="HTMLCode"/>
          <w:color w:val="000000"/>
        </w:rPr>
        <w:t>()</w:t>
      </w:r>
      <w:r>
        <w:rPr>
          <w:rFonts w:ascii="Courier New" w:hAnsi="Courier New" w:cs="Courier New"/>
          <w:color w:val="000000"/>
          <w:sz w:val="20"/>
          <w:szCs w:val="20"/>
        </w:rPr>
        <w:t xml:space="preserve"> appends </w:t>
      </w:r>
      <w:r>
        <w:rPr>
          <w:rStyle w:val="HTMLCode"/>
          <w:color w:val="000000"/>
        </w:rPr>
        <w:t>- Owner/contact to mention in copy: Maria Rodriguez, Owner</w:t>
      </w:r>
      <w:r>
        <w:rPr>
          <w:rFonts w:ascii="Courier New" w:hAnsi="Courier New" w:cs="Courier New"/>
          <w:color w:val="000000"/>
          <w:sz w:val="20"/>
          <w:szCs w:val="20"/>
        </w:rPr>
        <w:t xml:space="preserve"> to the Claude prompt. Role checkbox disabled if no name is saved. |</w:t>
      </w:r>
    </w:p>
    <w:p w14:paraId="7FA4E4F0"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w:t>
      </w:r>
      <w:r>
        <w:rPr>
          <w:rStyle w:val="HTMLCode"/>
          <w:color w:val="000000"/>
        </w:rPr>
        <w:t>BlastyBiz-Onboarding.html</w:t>
      </w:r>
      <w:r>
        <w:rPr>
          <w:rFonts w:ascii="Courier New" w:hAnsi="Courier New" w:cs="Courier New"/>
          <w:color w:val="000000"/>
          <w:sz w:val="20"/>
          <w:szCs w:val="20"/>
        </w:rPr>
        <w:t xml:space="preserve"> — no owner name or role on Profile; Onboarding missing role | Profile tab had no owner name/role fields at all. Onboarding had name but no role. Fix: added "Your Name" + "Your Role" (Owner / Manager / Other) to both Profile tab and Onboarding step 1. Saved as </w:t>
      </w:r>
      <w:proofErr w:type="spellStart"/>
      <w:r>
        <w:rPr>
          <w:rStyle w:val="HTMLCode"/>
          <w:color w:val="000000"/>
        </w:rPr>
        <w:t>ownerName</w:t>
      </w:r>
      <w:proofErr w:type="spellEnd"/>
      <w:r>
        <w:rPr>
          <w:rFonts w:ascii="Courier New" w:hAnsi="Courier New" w:cs="Courier New"/>
          <w:color w:val="000000"/>
          <w:sz w:val="20"/>
          <w:szCs w:val="20"/>
        </w:rPr>
        <w:t xml:space="preserve"> + </w:t>
      </w:r>
      <w:proofErr w:type="spellStart"/>
      <w:r>
        <w:rPr>
          <w:rStyle w:val="HTMLCode"/>
          <w:color w:val="000000"/>
        </w:rPr>
        <w:t>ownerRole</w:t>
      </w:r>
      <w:proofErr w:type="spellEnd"/>
      <w:r>
        <w:rPr>
          <w:rFonts w:ascii="Courier New" w:hAnsi="Courier New" w:cs="Courier New"/>
          <w:color w:val="000000"/>
          <w:sz w:val="20"/>
          <w:szCs w:val="20"/>
        </w:rPr>
        <w:t xml:space="preserve"> in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w:t>
      </w:r>
    </w:p>
    <w:p w14:paraId="73EFB655"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Profile address was a single text field | Split into Street / City / State / ZIP. Each saved as its own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w:t>
      </w:r>
      <w:r>
        <w:rPr>
          <w:rFonts w:ascii="Courier New" w:hAnsi="Courier New" w:cs="Courier New"/>
          <w:color w:val="000000"/>
          <w:sz w:val="20"/>
          <w:szCs w:val="20"/>
        </w:rPr>
        <w:lastRenderedPageBreak/>
        <w:t xml:space="preserve">field. </w:t>
      </w:r>
      <w:proofErr w:type="spellStart"/>
      <w:r>
        <w:rPr>
          <w:rStyle w:val="HTMLCode"/>
          <w:color w:val="000000"/>
        </w:rPr>
        <w:t>profile.address</w:t>
      </w:r>
      <w:proofErr w:type="spellEnd"/>
      <w:r>
        <w:rPr>
          <w:rFonts w:ascii="Courier New" w:hAnsi="Courier New" w:cs="Courier New"/>
          <w:color w:val="000000"/>
          <w:sz w:val="20"/>
          <w:szCs w:val="20"/>
        </w:rPr>
        <w:t xml:space="preserve"> is now a computed getter that assembles them for the AI prompt and hidden create-form field. Backward-</w:t>
      </w:r>
      <w:proofErr w:type="spellStart"/>
      <w:r>
        <w:rPr>
          <w:rFonts w:ascii="Courier New" w:hAnsi="Courier New" w:cs="Courier New"/>
          <w:color w:val="000000"/>
          <w:sz w:val="20"/>
          <w:szCs w:val="20"/>
        </w:rPr>
        <w:t>compat</w:t>
      </w:r>
      <w:proofErr w:type="spellEnd"/>
      <w:r>
        <w:rPr>
          <w:rFonts w:ascii="Courier New" w:hAnsi="Courier New" w:cs="Courier New"/>
          <w:color w:val="000000"/>
          <w:sz w:val="20"/>
          <w:szCs w:val="20"/>
        </w:rPr>
        <w:t xml:space="preserve">: existing </w:t>
      </w:r>
      <w:proofErr w:type="spellStart"/>
      <w:r>
        <w:rPr>
          <w:rStyle w:val="HTMLCode"/>
          <w:color w:val="000000"/>
        </w:rPr>
        <w:t>biz.address</w:t>
      </w:r>
      <w:proofErr w:type="spellEnd"/>
      <w:r>
        <w:rPr>
          <w:rFonts w:ascii="Courier New" w:hAnsi="Courier New" w:cs="Courier New"/>
          <w:color w:val="000000"/>
          <w:sz w:val="20"/>
          <w:szCs w:val="20"/>
        </w:rPr>
        <w:t xml:space="preserve"> falls into the Street field on first load. |</w:t>
      </w:r>
    </w:p>
    <w:p w14:paraId="4E32D157"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Create page had one long scroll; no two-step flow | All content was in a single scroll. Fix: split into Step 1 (Campaign → Ad → Announcements → Photos → "Continue to Platforms →" button) and Step 2 (platform toggles → "</w:t>
      </w:r>
      <w:r>
        <w:rPr>
          <w:rFonts w:ascii="Segoe UI Emoji" w:hAnsi="Segoe UI Emoji" w:cs="Segoe UI Emoji"/>
          <w:color w:val="000000"/>
          <w:sz w:val="20"/>
          <w:szCs w:val="20"/>
        </w:rPr>
        <w:t>⚡</w:t>
      </w:r>
      <w:r>
        <w:rPr>
          <w:rFonts w:ascii="Courier New" w:hAnsi="Courier New" w:cs="Courier New"/>
          <w:color w:val="000000"/>
          <w:sz w:val="20"/>
          <w:szCs w:val="20"/>
        </w:rPr>
        <w:t xml:space="preserve"> Generate AI Copy"). Back arrow returns to Step 1. Switching tabs resets to Step 1. |</w:t>
      </w:r>
    </w:p>
    <w:p w14:paraId="0E95D731"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Profile not preloading phone/address; premature save wiping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fields | </w:t>
      </w:r>
      <w:proofErr w:type="spellStart"/>
      <w:r>
        <w:rPr>
          <w:rStyle w:val="HTMLCode"/>
          <w:color w:val="000000"/>
        </w:rPr>
        <w:t>saveProfile</w:t>
      </w:r>
      <w:proofErr w:type="spellEnd"/>
      <w:r>
        <w:rPr>
          <w:rStyle w:val="HTMLCode"/>
          <w:color w:val="000000"/>
        </w:rPr>
        <w:t>()</w:t>
      </w:r>
      <w:r>
        <w:rPr>
          <w:rFonts w:ascii="Courier New" w:hAnsi="Courier New" w:cs="Courier New"/>
          <w:color w:val="000000"/>
          <w:sz w:val="20"/>
          <w:szCs w:val="20"/>
        </w:rPr>
        <w:t xml:space="preserve"> (module-wrapped) could fire via browser form-cache restore of </w:t>
      </w:r>
      <w:r>
        <w:rPr>
          <w:rStyle w:val="HTMLCode"/>
          <w:color w:val="000000"/>
        </w:rPr>
        <w:t xml:space="preserve">&lt;select </w:t>
      </w:r>
      <w:proofErr w:type="spellStart"/>
      <w:r>
        <w:rPr>
          <w:rStyle w:val="HTMLCode"/>
          <w:color w:val="000000"/>
        </w:rPr>
        <w:t>onchange</w:t>
      </w:r>
      <w:proofErr w:type="spellEnd"/>
      <w:r>
        <w:rPr>
          <w:rStyle w:val="HTMLCode"/>
          <w:color w:val="000000"/>
        </w:rPr>
        <w:t>&gt;</w:t>
      </w:r>
      <w:r>
        <w:rPr>
          <w:rFonts w:ascii="Courier New" w:hAnsi="Courier New" w:cs="Courier New"/>
          <w:color w:val="000000"/>
          <w:sz w:val="20"/>
          <w:szCs w:val="20"/>
        </w:rPr>
        <w:t xml:space="preserve"> before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data arrived, writing blank values over onboarding-saved phone/address. Fix: guarded all critical fields with spread-conditional (</w:t>
      </w:r>
      <w:r>
        <w:rPr>
          <w:rStyle w:val="HTMLCode"/>
          <w:color w:val="000000"/>
        </w:rPr>
        <w:t>...(</w:t>
      </w:r>
      <w:proofErr w:type="spellStart"/>
      <w:r>
        <w:rPr>
          <w:rStyle w:val="HTMLCode"/>
          <w:color w:val="000000"/>
        </w:rPr>
        <w:t>profile.phone</w:t>
      </w:r>
      <w:proofErr w:type="spellEnd"/>
      <w:r>
        <w:rPr>
          <w:rStyle w:val="HTMLCode"/>
          <w:color w:val="000000"/>
        </w:rPr>
        <w:t xml:space="preserve"> ? { phone: </w:t>
      </w:r>
      <w:proofErr w:type="spellStart"/>
      <w:r>
        <w:rPr>
          <w:rStyle w:val="HTMLCode"/>
          <w:color w:val="000000"/>
        </w:rPr>
        <w:t>profile.phone</w:t>
      </w:r>
      <w:proofErr w:type="spellEnd"/>
      <w:r>
        <w:rPr>
          <w:rStyle w:val="HTMLCode"/>
          <w:color w:val="000000"/>
        </w:rPr>
        <w:t xml:space="preserve"> } : {})</w:t>
      </w:r>
      <w:r>
        <w:rPr>
          <w:rFonts w:ascii="Courier New" w:hAnsi="Courier New" w:cs="Courier New"/>
          <w:color w:val="000000"/>
          <w:sz w:val="20"/>
          <w:szCs w:val="20"/>
        </w:rPr>
        <w:t>) so an empty value never overwrites a saved one. |</w:t>
      </w:r>
    </w:p>
    <w:p w14:paraId="256D2B73"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Location type was two buttons; "both" not handled; AI prompt wrong for both/online | Profile had "Has a location / Online only". Fix: (1) Replaced with three buttons: </w:t>
      </w:r>
      <w:r>
        <w:rPr>
          <w:rFonts w:ascii="Segoe UI Emoji" w:hAnsi="Segoe UI Emoji" w:cs="Segoe UI Emoji"/>
          <w:color w:val="000000"/>
          <w:sz w:val="20"/>
          <w:szCs w:val="20"/>
        </w:rPr>
        <w:t>🧱</w:t>
      </w:r>
      <w:r>
        <w:rPr>
          <w:rFonts w:ascii="Courier New" w:hAnsi="Courier New" w:cs="Courier New"/>
          <w:color w:val="000000"/>
          <w:sz w:val="20"/>
          <w:szCs w:val="20"/>
        </w:rPr>
        <w:t xml:space="preserve"> Brick / </w:t>
      </w:r>
      <w:r>
        <w:rPr>
          <w:rFonts w:ascii="Segoe UI Emoji" w:hAnsi="Segoe UI Emoji" w:cs="Segoe UI Emoji"/>
          <w:color w:val="000000"/>
          <w:sz w:val="20"/>
          <w:szCs w:val="20"/>
        </w:rPr>
        <w:t>🌐</w:t>
      </w:r>
      <w:r>
        <w:rPr>
          <w:rFonts w:ascii="Courier New" w:hAnsi="Courier New" w:cs="Courier New"/>
          <w:color w:val="000000"/>
          <w:sz w:val="20"/>
          <w:szCs w:val="20"/>
        </w:rPr>
        <w:t xml:space="preserve"> Online / </w:t>
      </w:r>
      <w:r>
        <w:rPr>
          <w:rFonts w:ascii="Segoe UI Emoji" w:hAnsi="Segoe UI Emoji" w:cs="Segoe UI Emoji"/>
          <w:color w:val="000000"/>
          <w:sz w:val="20"/>
          <w:szCs w:val="20"/>
        </w:rPr>
        <w:t>🌍</w:t>
      </w:r>
      <w:r>
        <w:rPr>
          <w:rFonts w:ascii="Courier New" w:hAnsi="Courier New" w:cs="Courier New"/>
          <w:color w:val="000000"/>
          <w:sz w:val="20"/>
          <w:szCs w:val="20"/>
        </w:rPr>
        <w:t xml:space="preserve"> Both. (2) Online now shows no extra fields (website is always visible). Both shows address + service area. (3) </w:t>
      </w:r>
      <w:proofErr w:type="spellStart"/>
      <w:r>
        <w:rPr>
          <w:rStyle w:val="HTMLCode"/>
          <w:color w:val="000000"/>
        </w:rPr>
        <w:t>runAdaptation</w:t>
      </w:r>
      <w:proofErr w:type="spellEnd"/>
      <w:r>
        <w:rPr>
          <w:rFonts w:ascii="Courier New" w:hAnsi="Courier New" w:cs="Courier New"/>
          <w:color w:val="000000"/>
          <w:sz w:val="20"/>
          <w:szCs w:val="20"/>
        </w:rPr>
        <w:t xml:space="preserve"> now correctly passes address for Brick/Both and region only for Both. (4) AI prompt string handles all three states. |</w:t>
      </w:r>
    </w:p>
    <w:p w14:paraId="68289A8A"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photos had no selection; featured photo not saved to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 Photos were display-only — tapping them did nothing, </w:t>
      </w:r>
      <w:r>
        <w:rPr>
          <w:rFonts w:ascii="Segoe UI Symbol" w:hAnsi="Segoe UI Symbol" w:cs="Segoe UI Symbol"/>
          <w:color w:val="000000"/>
          <w:sz w:val="20"/>
          <w:szCs w:val="20"/>
        </w:rPr>
        <w:t>✕</w:t>
      </w:r>
      <w:r>
        <w:rPr>
          <w:rFonts w:ascii="Courier New" w:hAnsi="Courier New" w:cs="Courier New"/>
          <w:color w:val="000000"/>
          <w:sz w:val="20"/>
          <w:szCs w:val="20"/>
        </w:rPr>
        <w:t xml:space="preserve"> was the only interaction. Fix: (1) Added </w:t>
      </w:r>
      <w:r>
        <w:rPr>
          <w:rStyle w:val="HTMLCode"/>
          <w:color w:val="000000"/>
        </w:rPr>
        <w:t>window._</w:t>
      </w:r>
      <w:proofErr w:type="spellStart"/>
      <w:r>
        <w:rPr>
          <w:rStyle w:val="HTMLCode"/>
          <w:color w:val="000000"/>
        </w:rPr>
        <w:t>bbSelectedPhotoIndex</w:t>
      </w:r>
      <w:proofErr w:type="spellEnd"/>
      <w:r>
        <w:rPr>
          <w:rFonts w:ascii="Courier New" w:hAnsi="Courier New" w:cs="Courier New"/>
          <w:color w:val="000000"/>
          <w:sz w:val="20"/>
          <w:szCs w:val="20"/>
        </w:rPr>
        <w:t xml:space="preserve"> state variable. (2) Saved photo thumbs now have class </w:t>
      </w:r>
      <w:r>
        <w:rPr>
          <w:rStyle w:val="HTMLCode"/>
          <w:color w:val="000000"/>
        </w:rPr>
        <w:t>selectable</w:t>
      </w:r>
      <w:r>
        <w:rPr>
          <w:rFonts w:ascii="Courier New" w:hAnsi="Courier New" w:cs="Courier New"/>
          <w:color w:val="000000"/>
          <w:sz w:val="20"/>
          <w:szCs w:val="20"/>
        </w:rPr>
        <w:t xml:space="preserve"> and an </w:t>
      </w:r>
      <w:proofErr w:type="spellStart"/>
      <w:r>
        <w:rPr>
          <w:rStyle w:val="HTMLCode"/>
          <w:color w:val="000000"/>
        </w:rPr>
        <w:t>onclick</w:t>
      </w:r>
      <w:proofErr w:type="spellEnd"/>
      <w:r>
        <w:rPr>
          <w:rFonts w:ascii="Courier New" w:hAnsi="Courier New" w:cs="Courier New"/>
          <w:color w:val="000000"/>
          <w:sz w:val="20"/>
          <w:szCs w:val="20"/>
        </w:rPr>
        <w:t xml:space="preserve"> handler; tapping toggles selection — green border + </w:t>
      </w:r>
      <w:r>
        <w:rPr>
          <w:rFonts w:ascii="Segoe UI Symbol" w:hAnsi="Segoe UI Symbol" w:cs="Segoe UI Symbol"/>
          <w:color w:val="000000"/>
          <w:sz w:val="20"/>
          <w:szCs w:val="20"/>
        </w:rPr>
        <w:t>✓</w:t>
      </w:r>
      <w:r>
        <w:rPr>
          <w:rFonts w:ascii="Courier New" w:hAnsi="Courier New" w:cs="Courier New"/>
          <w:color w:val="000000"/>
          <w:sz w:val="20"/>
          <w:szCs w:val="20"/>
        </w:rPr>
        <w:t xml:space="preserve"> badge replaces "</w:t>
      </w:r>
      <w:r>
        <w:rPr>
          <w:rFonts w:ascii="Segoe UI Emoji" w:hAnsi="Segoe UI Emoji" w:cs="Segoe UI Emoji"/>
          <w:color w:val="000000"/>
          <w:sz w:val="20"/>
          <w:szCs w:val="20"/>
        </w:rPr>
        <w:t>☁</w:t>
      </w:r>
      <w:r>
        <w:rPr>
          <w:rFonts w:ascii="Courier New" w:hAnsi="Courier New" w:cs="Courier New"/>
          <w:color w:val="000000"/>
          <w:sz w:val="20"/>
          <w:szCs w:val="20"/>
        </w:rPr>
        <w:t xml:space="preserve"> Saved" badge; tapping again deselects. (3) </w:t>
      </w:r>
      <w:r>
        <w:rPr>
          <w:rStyle w:val="HTMLCode"/>
          <w:color w:val="000000"/>
        </w:rPr>
        <w:t>window._</w:t>
      </w:r>
      <w:proofErr w:type="spellStart"/>
      <w:r>
        <w:rPr>
          <w:rStyle w:val="HTMLCode"/>
          <w:color w:val="000000"/>
        </w:rPr>
        <w:t>bbSelectPhoto</w:t>
      </w:r>
      <w:proofErr w:type="spellEnd"/>
      <w:r>
        <w:rPr>
          <w:rStyle w:val="HTMLCode"/>
          <w:color w:val="000000"/>
        </w:rPr>
        <w:t>(</w:t>
      </w:r>
      <w:proofErr w:type="spellStart"/>
      <w:r>
        <w:rPr>
          <w:rStyle w:val="HTMLCode"/>
          <w:color w:val="000000"/>
        </w:rPr>
        <w:t>i</w:t>
      </w:r>
      <w:proofErr w:type="spellEnd"/>
      <w:r>
        <w:rPr>
          <w:rStyle w:val="HTMLCode"/>
          <w:color w:val="000000"/>
        </w:rPr>
        <w:t>)</w:t>
      </w:r>
      <w:r>
        <w:rPr>
          <w:rFonts w:ascii="Courier New" w:hAnsi="Courier New" w:cs="Courier New"/>
          <w:color w:val="000000"/>
          <w:sz w:val="20"/>
          <w:szCs w:val="20"/>
        </w:rPr>
        <w:t xml:space="preserve"> in the module writes </w:t>
      </w:r>
      <w:proofErr w:type="spellStart"/>
      <w:r>
        <w:rPr>
          <w:rStyle w:val="HTMLCode"/>
          <w:color w:val="000000"/>
        </w:rPr>
        <w:t>featuredPhoto</w:t>
      </w:r>
      <w:proofErr w:type="spellEnd"/>
      <w:r>
        <w:rPr>
          <w:rFonts w:ascii="Courier New" w:hAnsi="Courier New" w:cs="Courier New"/>
          <w:color w:val="000000"/>
          <w:sz w:val="20"/>
          <w:szCs w:val="20"/>
        </w:rPr>
        <w:t xml:space="preserve"> URL to </w:t>
      </w:r>
      <w:r>
        <w:rPr>
          <w:rStyle w:val="HTMLCode"/>
          <w:color w:val="000000"/>
        </w:rPr>
        <w:t>businesses/{id}</w:t>
      </w:r>
      <w:r>
        <w:rPr>
          <w:rFonts w:ascii="Courier New" w:hAnsi="Courier New" w:cs="Courier New"/>
          <w:color w:val="000000"/>
          <w:sz w:val="20"/>
          <w:szCs w:val="20"/>
        </w:rPr>
        <w:t xml:space="preserve"> in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immediately on tap with a toast confirmation. (4) On page load, </w:t>
      </w:r>
      <w:proofErr w:type="spellStart"/>
      <w:r>
        <w:rPr>
          <w:rStyle w:val="HTMLCode"/>
          <w:color w:val="000000"/>
        </w:rPr>
        <w:t>featuredPhoto</w:t>
      </w:r>
      <w:proofErr w:type="spellEnd"/>
      <w:r>
        <w:rPr>
          <w:rFonts w:ascii="Courier New" w:hAnsi="Courier New" w:cs="Courier New"/>
          <w:color w:val="000000"/>
          <w:sz w:val="20"/>
          <w:szCs w:val="20"/>
        </w:rPr>
        <w:t xml:space="preserve"> from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is matched against the photos array and </w:t>
      </w:r>
      <w:r>
        <w:rPr>
          <w:rStyle w:val="HTMLCode"/>
          <w:color w:val="000000"/>
        </w:rPr>
        <w:t>_</w:t>
      </w:r>
      <w:proofErr w:type="spellStart"/>
      <w:r>
        <w:rPr>
          <w:rStyle w:val="HTMLCode"/>
          <w:color w:val="000000"/>
        </w:rPr>
        <w:t>bbSelectedPhotoIndex</w:t>
      </w:r>
      <w:proofErr w:type="spellEnd"/>
      <w:r>
        <w:rPr>
          <w:rFonts w:ascii="Courier New" w:hAnsi="Courier New" w:cs="Courier New"/>
          <w:color w:val="000000"/>
          <w:sz w:val="20"/>
          <w:szCs w:val="20"/>
        </w:rPr>
        <w:t xml:space="preserve"> is restored. (5) Deleting the selected photo clears </w:t>
      </w:r>
      <w:proofErr w:type="spellStart"/>
      <w:r>
        <w:rPr>
          <w:rStyle w:val="HTMLCode"/>
          <w:color w:val="000000"/>
        </w:rPr>
        <w:t>featuredPhoto</w:t>
      </w:r>
      <w:proofErr w:type="spellEnd"/>
      <w:r>
        <w:rPr>
          <w:rFonts w:ascii="Courier New" w:hAnsi="Courier New" w:cs="Courier New"/>
          <w:color w:val="000000"/>
          <w:sz w:val="20"/>
          <w:szCs w:val="20"/>
        </w:rPr>
        <w:t xml:space="preserve">; deleting a photo before the selected one shifts the index. (6) Hint text "Tap a photo to feature it in your ad" appears when saved photos exist. (7) </w:t>
      </w:r>
      <w:proofErr w:type="spellStart"/>
      <w:r>
        <w:rPr>
          <w:rStyle w:val="HTMLCode"/>
          <w:color w:val="000000"/>
        </w:rPr>
        <w:t>featuredPhotoUrl</w:t>
      </w:r>
      <w:proofErr w:type="spellEnd"/>
      <w:r>
        <w:rPr>
          <w:rFonts w:ascii="Courier New" w:hAnsi="Courier New" w:cs="Courier New"/>
          <w:color w:val="000000"/>
          <w:sz w:val="20"/>
          <w:szCs w:val="20"/>
        </w:rPr>
        <w:t xml:space="preserve"> is now included in the </w:t>
      </w:r>
      <w:proofErr w:type="spellStart"/>
      <w:r>
        <w:rPr>
          <w:rStyle w:val="HTMLCode"/>
          <w:color w:val="000000"/>
        </w:rPr>
        <w:t>adaptListing</w:t>
      </w:r>
      <w:proofErr w:type="spellEnd"/>
      <w:r>
        <w:rPr>
          <w:rFonts w:ascii="Courier New" w:hAnsi="Courier New" w:cs="Courier New"/>
          <w:color w:val="000000"/>
          <w:sz w:val="20"/>
          <w:szCs w:val="20"/>
        </w:rPr>
        <w:t xml:space="preserve"> payload sent to Claude. |</w:t>
      </w:r>
    </w:p>
    <w:p w14:paraId="78BD9013"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BlastyBiz-Dashboard.html</w:t>
      </w:r>
      <w:r>
        <w:rPr>
          <w:rFonts w:ascii="Courier New" w:hAnsi="Courier New" w:cs="Courier New"/>
          <w:color w:val="000000"/>
          <w:sz w:val="20"/>
          <w:szCs w:val="20"/>
        </w:rPr>
        <w:t xml:space="preserve"> + </w:t>
      </w:r>
      <w:r>
        <w:rPr>
          <w:rStyle w:val="HTMLCode"/>
          <w:color w:val="000000"/>
        </w:rPr>
        <w:t>BlastyBiz.html</w:t>
      </w:r>
      <w:r>
        <w:rPr>
          <w:rFonts w:ascii="Courier New" w:hAnsi="Courier New" w:cs="Courier New"/>
          <w:color w:val="000000"/>
          <w:sz w:val="20"/>
          <w:szCs w:val="20"/>
        </w:rPr>
        <w:t xml:space="preserve"> — "undefined" business name in switcher; Edit Business Info didn't open Profile tab | (1) Dashboard </w:t>
      </w:r>
      <w:proofErr w:type="spellStart"/>
      <w:r>
        <w:rPr>
          <w:rStyle w:val="HTMLCode"/>
          <w:color w:val="000000"/>
        </w:rPr>
        <w:t>allBusinesses</w:t>
      </w:r>
      <w:proofErr w:type="spellEnd"/>
      <w:r>
        <w:rPr>
          <w:rFonts w:ascii="Courier New" w:hAnsi="Courier New" w:cs="Courier New"/>
          <w:color w:val="000000"/>
          <w:sz w:val="20"/>
          <w:szCs w:val="20"/>
        </w:rPr>
        <w:t xml:space="preserve"> mapping used </w:t>
      </w:r>
      <w:proofErr w:type="spellStart"/>
      <w:r>
        <w:rPr>
          <w:rStyle w:val="HTMLCode"/>
          <w:color w:val="000000"/>
        </w:rPr>
        <w:t>d.data</w:t>
      </w:r>
      <w:proofErr w:type="spellEnd"/>
      <w:r>
        <w:rPr>
          <w:rStyle w:val="HTMLCode"/>
          <w:color w:val="000000"/>
        </w:rPr>
        <w:t>().</w:t>
      </w:r>
      <w:proofErr w:type="spellStart"/>
      <w:r>
        <w:rPr>
          <w:rStyle w:val="HTMLCode"/>
          <w:color w:val="000000"/>
        </w:rPr>
        <w:t>businessName</w:t>
      </w:r>
      <w:proofErr w:type="spellEnd"/>
      <w:r>
        <w:rPr>
          <w:rStyle w:val="HTMLCode"/>
          <w:color w:val="000000"/>
        </w:rPr>
        <w:t xml:space="preserve"> \|\| </w:t>
      </w:r>
      <w:proofErr w:type="spellStart"/>
      <w:r>
        <w:rPr>
          <w:rStyle w:val="HTMLCode"/>
          <w:color w:val="000000"/>
        </w:rPr>
        <w:t>d.data</w:t>
      </w:r>
      <w:proofErr w:type="spellEnd"/>
      <w:r>
        <w:rPr>
          <w:rStyle w:val="HTMLCode"/>
          <w:color w:val="000000"/>
        </w:rPr>
        <w:t>().name</w:t>
      </w:r>
      <w:r>
        <w:rPr>
          <w:rFonts w:ascii="Courier New" w:hAnsi="Courier New" w:cs="Courier New"/>
          <w:color w:val="000000"/>
          <w:sz w:val="20"/>
          <w:szCs w:val="20"/>
        </w:rPr>
        <w:t xml:space="preserve"> with no final fallback — if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doc had neither field, </w:t>
      </w:r>
      <w:proofErr w:type="spellStart"/>
      <w:r>
        <w:rPr>
          <w:rStyle w:val="HTMLCode"/>
          <w:color w:val="000000"/>
        </w:rPr>
        <w:t>biz.name</w:t>
      </w:r>
      <w:proofErr w:type="spellEnd"/>
      <w:r>
        <w:rPr>
          <w:rFonts w:ascii="Courier New" w:hAnsi="Courier New" w:cs="Courier New"/>
          <w:color w:val="000000"/>
          <w:sz w:val="20"/>
          <w:szCs w:val="20"/>
        </w:rPr>
        <w:t xml:space="preserve"> was </w:t>
      </w:r>
      <w:r>
        <w:rPr>
          <w:rStyle w:val="HTMLCode"/>
          <w:color w:val="000000"/>
        </w:rPr>
        <w:t>undefined</w:t>
      </w:r>
      <w:r>
        <w:rPr>
          <w:rFonts w:ascii="Courier New" w:hAnsi="Courier New" w:cs="Courier New"/>
          <w:color w:val="000000"/>
          <w:sz w:val="20"/>
          <w:szCs w:val="20"/>
        </w:rPr>
        <w:t xml:space="preserve"> which rendered literally as the string "undefined" in the switcher bar and sheet. Fix: added </w:t>
      </w:r>
      <w:r>
        <w:rPr>
          <w:rStyle w:val="HTMLCode"/>
          <w:color w:val="000000"/>
        </w:rPr>
        <w:t>\|\| '(no name set)'</w:t>
      </w:r>
      <w:r>
        <w:rPr>
          <w:rFonts w:ascii="Courier New" w:hAnsi="Courier New" w:cs="Courier New"/>
          <w:color w:val="000000"/>
          <w:sz w:val="20"/>
          <w:szCs w:val="20"/>
        </w:rPr>
        <w:t xml:space="preserve"> as final fallback. (2) </w:t>
      </w:r>
      <w:proofErr w:type="spellStart"/>
      <w:r>
        <w:rPr>
          <w:rStyle w:val="HTMLCode"/>
          <w:color w:val="000000"/>
        </w:rPr>
        <w:t>editActiveBusiness</w:t>
      </w:r>
      <w:proofErr w:type="spellEnd"/>
      <w:r>
        <w:rPr>
          <w:rStyle w:val="HTMLCode"/>
          <w:color w:val="000000"/>
        </w:rPr>
        <w:t>()</w:t>
      </w:r>
      <w:r>
        <w:rPr>
          <w:rFonts w:ascii="Courier New" w:hAnsi="Courier New" w:cs="Courier New"/>
          <w:color w:val="000000"/>
          <w:sz w:val="20"/>
          <w:szCs w:val="20"/>
        </w:rPr>
        <w:t xml:space="preserve"> on Dashboard already sent </w:t>
      </w:r>
      <w:proofErr w:type="spellStart"/>
      <w:r>
        <w:rPr>
          <w:rStyle w:val="HTMLCode"/>
          <w:color w:val="000000"/>
        </w:rPr>
        <w:t>BlastyBiz.html?edit</w:t>
      </w:r>
      <w:proofErr w:type="spellEnd"/>
      <w:r>
        <w:rPr>
          <w:rStyle w:val="HTMLCode"/>
          <w:color w:val="000000"/>
        </w:rPr>
        <w:t>=1</w:t>
      </w:r>
      <w:r>
        <w:rPr>
          <w:rFonts w:ascii="Courier New" w:hAnsi="Courier New" w:cs="Courier New"/>
          <w:color w:val="000000"/>
          <w:sz w:val="20"/>
          <w:szCs w:val="20"/>
        </w:rPr>
        <w:t xml:space="preserve"> but nothing in that page read the </w:t>
      </w:r>
      <w:proofErr w:type="spellStart"/>
      <w:r>
        <w:rPr>
          <w:rFonts w:ascii="Courier New" w:hAnsi="Courier New" w:cs="Courier New"/>
          <w:color w:val="000000"/>
          <w:sz w:val="20"/>
          <w:szCs w:val="20"/>
        </w:rPr>
        <w:t>param</w:t>
      </w:r>
      <w:proofErr w:type="spellEnd"/>
      <w:r>
        <w:rPr>
          <w:rFonts w:ascii="Courier New" w:hAnsi="Courier New" w:cs="Courier New"/>
          <w:color w:val="000000"/>
          <w:sz w:val="20"/>
          <w:szCs w:val="20"/>
        </w:rPr>
        <w:t xml:space="preserve"> — user landed on Create tab, not Profile. Fix: after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profile loads, check </w:t>
      </w:r>
      <w:r>
        <w:rPr>
          <w:rStyle w:val="HTMLCode"/>
          <w:color w:val="000000"/>
        </w:rPr>
        <w:t>?edit=1</w:t>
      </w:r>
      <w:r>
        <w:rPr>
          <w:rFonts w:ascii="Courier New" w:hAnsi="Courier New" w:cs="Courier New"/>
          <w:color w:val="000000"/>
          <w:sz w:val="20"/>
          <w:szCs w:val="20"/>
        </w:rPr>
        <w:t xml:space="preserve">, call </w:t>
      </w:r>
      <w:proofErr w:type="spellStart"/>
      <w:r>
        <w:rPr>
          <w:rStyle w:val="HTMLCode"/>
          <w:color w:val="000000"/>
        </w:rPr>
        <w:t>showTab</w:t>
      </w:r>
      <w:proofErr w:type="spellEnd"/>
      <w:r>
        <w:rPr>
          <w:rStyle w:val="HTMLCode"/>
          <w:color w:val="000000"/>
        </w:rPr>
        <w:t>('profile')</w:t>
      </w:r>
      <w:r>
        <w:rPr>
          <w:rFonts w:ascii="Courier New" w:hAnsi="Courier New" w:cs="Courier New"/>
          <w:color w:val="000000"/>
          <w:sz w:val="20"/>
          <w:szCs w:val="20"/>
        </w:rPr>
        <w:t xml:space="preserve">, and </w:t>
      </w:r>
      <w:proofErr w:type="spellStart"/>
      <w:r>
        <w:rPr>
          <w:rFonts w:ascii="Courier New" w:hAnsi="Courier New" w:cs="Courier New"/>
          <w:color w:val="000000"/>
          <w:sz w:val="20"/>
          <w:szCs w:val="20"/>
        </w:rPr>
        <w:t>focus+scroll</w:t>
      </w:r>
      <w:proofErr w:type="spellEnd"/>
      <w:r>
        <w:rPr>
          <w:rFonts w:ascii="Courier New" w:hAnsi="Courier New" w:cs="Courier New"/>
          <w:color w:val="000000"/>
          <w:sz w:val="20"/>
          <w:szCs w:val="20"/>
        </w:rPr>
        <w:t xml:space="preserve"> </w:t>
      </w:r>
      <w:r>
        <w:rPr>
          <w:rStyle w:val="HTMLCode"/>
          <w:color w:val="000000"/>
        </w:rPr>
        <w:t>#profile-name</w:t>
      </w:r>
      <w:r>
        <w:rPr>
          <w:rFonts w:ascii="Courier New" w:hAnsi="Courier New" w:cs="Courier New"/>
          <w:color w:val="000000"/>
          <w:sz w:val="20"/>
          <w:szCs w:val="20"/>
        </w:rPr>
        <w:t xml:space="preserve"> into view. (3) </w:t>
      </w:r>
      <w:proofErr w:type="spellStart"/>
      <w:r>
        <w:rPr>
          <w:rStyle w:val="HTMLCode"/>
          <w:color w:val="000000"/>
        </w:rPr>
        <w:t>loadProfile</w:t>
      </w:r>
      <w:proofErr w:type="spellEnd"/>
      <w:r>
        <w:rPr>
          <w:rStyle w:val="HTMLCode"/>
          <w:color w:val="000000"/>
        </w:rPr>
        <w:t>()</w:t>
      </w:r>
      <w:r>
        <w:rPr>
          <w:rFonts w:ascii="Courier New" w:hAnsi="Courier New" w:cs="Courier New"/>
          <w:color w:val="000000"/>
          <w:sz w:val="20"/>
          <w:szCs w:val="20"/>
        </w:rPr>
        <w:t xml:space="preserve"> bailed early (</w:t>
      </w:r>
      <w:r>
        <w:rPr>
          <w:rStyle w:val="HTMLCode"/>
          <w:color w:val="000000"/>
        </w:rPr>
        <w:t>if (!</w:t>
      </w:r>
      <w:proofErr w:type="spellStart"/>
      <w:r>
        <w:rPr>
          <w:rStyle w:val="HTMLCode"/>
          <w:color w:val="000000"/>
        </w:rPr>
        <w:t>profile.name</w:t>
      </w:r>
      <w:proofErr w:type="spellEnd"/>
      <w:r>
        <w:rPr>
          <w:rStyle w:val="HTMLCode"/>
          <w:color w:val="000000"/>
        </w:rPr>
        <w:t>) return</w:t>
      </w:r>
      <w:r>
        <w:rPr>
          <w:rFonts w:ascii="Courier New" w:hAnsi="Courier New" w:cs="Courier New"/>
          <w:color w:val="000000"/>
          <w:sz w:val="20"/>
          <w:szCs w:val="20"/>
        </w:rPr>
        <w:t xml:space="preserve">) so opening the Profile tab when name was missing showed a blank form with no warning. Fix: removed early return — all fields use </w:t>
      </w:r>
      <w:r>
        <w:rPr>
          <w:rStyle w:val="HTMLCode"/>
          <w:color w:val="000000"/>
        </w:rPr>
        <w:t>\|\| ''</w:t>
      </w:r>
      <w:r>
        <w:rPr>
          <w:rFonts w:ascii="Courier New" w:hAnsi="Courier New" w:cs="Courier New"/>
          <w:color w:val="000000"/>
          <w:sz w:val="20"/>
          <w:szCs w:val="20"/>
        </w:rPr>
        <w:t xml:space="preserve"> fallback and the amber warning banner logic runs regardless. |</w:t>
      </w:r>
    </w:p>
    <w:p w14:paraId="1B4D10FB"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lastRenderedPageBreak/>
        <w:t xml:space="preserve">| Jun 26, 2026 | All pages + </w:t>
      </w:r>
      <w:r>
        <w:rPr>
          <w:rStyle w:val="HTMLCode"/>
          <w:color w:val="000000"/>
        </w:rPr>
        <w:t>functions/</w:t>
      </w:r>
      <w:proofErr w:type="spellStart"/>
      <w:r>
        <w:rPr>
          <w:rStyle w:val="HTMLCode"/>
          <w:color w:val="000000"/>
        </w:rPr>
        <w:t>index.js</w:t>
      </w:r>
      <w:proofErr w:type="spellEnd"/>
      <w:r>
        <w:rPr>
          <w:rFonts w:ascii="Courier New" w:hAnsi="Courier New" w:cs="Courier New"/>
          <w:color w:val="000000"/>
          <w:sz w:val="20"/>
          <w:szCs w:val="20"/>
        </w:rPr>
        <w:t xml:space="preserve"> — removed all business name fallbacks | Onboarding already hard-blocks step 1 if name is blank (</w:t>
      </w:r>
      <w:proofErr w:type="spellStart"/>
      <w:r>
        <w:rPr>
          <w:rStyle w:val="HTMLCode"/>
          <w:color w:val="000000"/>
        </w:rPr>
        <w:t>name?.length</w:t>
      </w:r>
      <w:proofErr w:type="spellEnd"/>
      <w:r>
        <w:rPr>
          <w:rStyle w:val="HTMLCode"/>
          <w:color w:val="000000"/>
        </w:rPr>
        <w:t xml:space="preserve"> &gt; 1</w:t>
      </w:r>
      <w:r>
        <w:rPr>
          <w:rFonts w:ascii="Courier New" w:hAnsi="Courier New" w:cs="Courier New"/>
          <w:color w:val="000000"/>
          <w:sz w:val="20"/>
          <w:szCs w:val="20"/>
        </w:rPr>
        <w:t xml:space="preserve"> required, </w:t>
      </w:r>
      <w:proofErr w:type="spellStart"/>
      <w:r>
        <w:rPr>
          <w:rStyle w:val="HTMLCode"/>
          <w:color w:val="000000"/>
        </w:rPr>
        <w:t>btn.disabled</w:t>
      </w:r>
      <w:proofErr w:type="spellEnd"/>
      <w:r>
        <w:rPr>
          <w:rStyle w:val="HTMLCode"/>
          <w:color w:val="000000"/>
        </w:rPr>
        <w:t xml:space="preserve"> = !valid</w:t>
      </w:r>
      <w:r>
        <w:rPr>
          <w:rFonts w:ascii="Courier New" w:hAnsi="Courier New" w:cs="Courier New"/>
          <w:color w:val="000000"/>
          <w:sz w:val="20"/>
          <w:szCs w:val="20"/>
        </w:rPr>
        <w:t xml:space="preserve">). All downstream fallback strings — </w:t>
      </w:r>
      <w:r>
        <w:rPr>
          <w:rStyle w:val="HTMLCode"/>
          <w:color w:val="000000"/>
        </w:rPr>
        <w:t>'My Business'</w:t>
      </w:r>
      <w:r>
        <w:rPr>
          <w:rFonts w:ascii="Courier New" w:hAnsi="Courier New" w:cs="Courier New"/>
          <w:color w:val="000000"/>
          <w:sz w:val="20"/>
          <w:szCs w:val="20"/>
        </w:rPr>
        <w:t xml:space="preserve"> (Dashboard), </w:t>
      </w:r>
      <w:r>
        <w:rPr>
          <w:rStyle w:val="HTMLCode"/>
          <w:color w:val="000000"/>
        </w:rPr>
        <w:t>'Your Business'</w:t>
      </w:r>
      <w:r>
        <w:rPr>
          <w:rFonts w:ascii="Courier New" w:hAnsi="Courier New" w:cs="Courier New"/>
          <w:color w:val="000000"/>
          <w:sz w:val="20"/>
          <w:szCs w:val="20"/>
        </w:rPr>
        <w:t xml:space="preserve"> (main app), </w:t>
      </w:r>
      <w:r>
        <w:rPr>
          <w:rStyle w:val="HTMLCode"/>
          <w:color w:val="000000"/>
        </w:rPr>
        <w:t>'Local Business'</w:t>
      </w:r>
      <w:r>
        <w:rPr>
          <w:rFonts w:ascii="Courier New" w:hAnsi="Courier New" w:cs="Courier New"/>
          <w:color w:val="000000"/>
          <w:sz w:val="20"/>
          <w:szCs w:val="20"/>
        </w:rPr>
        <w:t xml:space="preserve"> (3 Cloud Function prompts) — were silent lies covering for a gap that can't exist if onboarding is enforced. Removed all of them. |</w:t>
      </w:r>
    </w:p>
    <w:p w14:paraId="76912C32"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business name silently blanked by </w:t>
      </w:r>
      <w:proofErr w:type="spellStart"/>
      <w:r>
        <w:rPr>
          <w:rFonts w:ascii="Courier New" w:hAnsi="Courier New" w:cs="Courier New"/>
          <w:color w:val="000000"/>
          <w:sz w:val="20"/>
          <w:szCs w:val="20"/>
        </w:rPr>
        <w:t>saveProfile</w:t>
      </w:r>
      <w:proofErr w:type="spellEnd"/>
      <w:r>
        <w:rPr>
          <w:rFonts w:ascii="Courier New" w:hAnsi="Courier New" w:cs="Courier New"/>
          <w:color w:val="000000"/>
          <w:sz w:val="20"/>
          <w:szCs w:val="20"/>
        </w:rPr>
        <w:t xml:space="preserve">; missing name now obvious | Two bugs: (1) Module's </w:t>
      </w:r>
      <w:proofErr w:type="spellStart"/>
      <w:r>
        <w:rPr>
          <w:rStyle w:val="HTMLCode"/>
          <w:color w:val="000000"/>
        </w:rPr>
        <w:t>saveProfile</w:t>
      </w:r>
      <w:proofErr w:type="spellEnd"/>
      <w:r>
        <w:rPr>
          <w:rFonts w:ascii="Courier New" w:hAnsi="Courier New" w:cs="Courier New"/>
          <w:color w:val="000000"/>
          <w:sz w:val="20"/>
          <w:szCs w:val="20"/>
        </w:rPr>
        <w:t xml:space="preserve"> override wrote </w:t>
      </w:r>
      <w:proofErr w:type="spellStart"/>
      <w:r>
        <w:rPr>
          <w:rStyle w:val="HTMLCode"/>
          <w:color w:val="000000"/>
        </w:rPr>
        <w:t>businessName</w:t>
      </w:r>
      <w:proofErr w:type="spellEnd"/>
      <w:r>
        <w:rPr>
          <w:rStyle w:val="HTMLCode"/>
          <w:color w:val="000000"/>
        </w:rPr>
        <w:t xml:space="preserve">: </w:t>
      </w:r>
      <w:proofErr w:type="spellStart"/>
      <w:r>
        <w:rPr>
          <w:rStyle w:val="HTMLCode"/>
          <w:color w:val="000000"/>
        </w:rPr>
        <w:t>profile.name</w:t>
      </w:r>
      <w:proofErr w:type="spellEnd"/>
      <w:r>
        <w:rPr>
          <w:rFonts w:ascii="Courier New" w:hAnsi="Courier New" w:cs="Courier New"/>
          <w:color w:val="000000"/>
          <w:sz w:val="20"/>
          <w:szCs w:val="20"/>
        </w:rPr>
        <w:t xml:space="preserve"> to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unconditionally — if </w:t>
      </w:r>
      <w:proofErr w:type="spellStart"/>
      <w:r>
        <w:rPr>
          <w:rStyle w:val="HTMLCode"/>
          <w:color w:val="000000"/>
        </w:rPr>
        <w:t>profile.name</w:t>
      </w:r>
      <w:proofErr w:type="spellEnd"/>
      <w:r>
        <w:rPr>
          <w:rFonts w:ascii="Courier New" w:hAnsi="Courier New" w:cs="Courier New"/>
          <w:color w:val="000000"/>
          <w:sz w:val="20"/>
          <w:szCs w:val="20"/>
        </w:rPr>
        <w:t xml:space="preserve"> was blank at time of any early trigger, it overwrote the onboarding-saved name with empty string. Fix: wrapped in </w:t>
      </w:r>
      <w:r>
        <w:rPr>
          <w:rStyle w:val="HTMLCode"/>
          <w:color w:val="000000"/>
        </w:rPr>
        <w:t>...(</w:t>
      </w:r>
      <w:proofErr w:type="spellStart"/>
      <w:r>
        <w:rPr>
          <w:rStyle w:val="HTMLCode"/>
          <w:color w:val="000000"/>
        </w:rPr>
        <w:t>profile.name</w:t>
      </w:r>
      <w:proofErr w:type="spellEnd"/>
      <w:r>
        <w:rPr>
          <w:rStyle w:val="HTMLCode"/>
          <w:color w:val="000000"/>
        </w:rPr>
        <w:t xml:space="preserve"> ? { </w:t>
      </w:r>
      <w:proofErr w:type="spellStart"/>
      <w:r>
        <w:rPr>
          <w:rStyle w:val="HTMLCode"/>
          <w:color w:val="000000"/>
        </w:rPr>
        <w:t>businessName</w:t>
      </w:r>
      <w:proofErr w:type="spellEnd"/>
      <w:r>
        <w:rPr>
          <w:rStyle w:val="HTMLCode"/>
          <w:color w:val="000000"/>
        </w:rPr>
        <w:t xml:space="preserve">: </w:t>
      </w:r>
      <w:proofErr w:type="spellStart"/>
      <w:r>
        <w:rPr>
          <w:rStyle w:val="HTMLCode"/>
          <w:color w:val="000000"/>
        </w:rPr>
        <w:t>profile.name</w:t>
      </w:r>
      <w:proofErr w:type="spellEnd"/>
      <w:r>
        <w:rPr>
          <w:rStyle w:val="HTMLCode"/>
          <w:color w:val="000000"/>
        </w:rPr>
        <w:t xml:space="preserve"> } : {})</w:t>
      </w:r>
      <w:r>
        <w:rPr>
          <w:rFonts w:ascii="Courier New" w:hAnsi="Courier New" w:cs="Courier New"/>
          <w:color w:val="000000"/>
          <w:sz w:val="20"/>
          <w:szCs w:val="20"/>
        </w:rPr>
        <w:t xml:space="preserve"> so a blank name never touches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(2) When name was missing, the profile header quietly said "Your Business" with no indication anything was wrong. Fix: added amber </w:t>
      </w:r>
      <w:r>
        <w:rPr>
          <w:rFonts w:ascii="Segoe UI Emoji" w:hAnsi="Segoe UI Emoji" w:cs="Segoe UI Emoji"/>
          <w:color w:val="000000"/>
          <w:sz w:val="20"/>
          <w:szCs w:val="20"/>
        </w:rPr>
        <w:t>⚠️</w:t>
      </w:r>
      <w:r>
        <w:rPr>
          <w:rFonts w:ascii="Courier New" w:hAnsi="Courier New" w:cs="Courier New"/>
          <w:color w:val="000000"/>
          <w:sz w:val="20"/>
          <w:szCs w:val="20"/>
        </w:rPr>
        <w:t xml:space="preserve"> banner above the profile section, turned the header text amber and changed it to "</w:t>
      </w:r>
      <w:r>
        <w:rPr>
          <w:rFonts w:ascii="Segoe UI Emoji" w:hAnsi="Segoe UI Emoji" w:cs="Segoe UI Emoji"/>
          <w:color w:val="000000"/>
          <w:sz w:val="20"/>
          <w:szCs w:val="20"/>
        </w:rPr>
        <w:t>⚠️</w:t>
      </w:r>
      <w:r>
        <w:rPr>
          <w:rFonts w:ascii="Courier New" w:hAnsi="Courier New" w:cs="Courier New"/>
          <w:color w:val="000000"/>
          <w:sz w:val="20"/>
          <w:szCs w:val="20"/>
        </w:rPr>
        <w:t xml:space="preserve"> Business name not set", and outlined the Business Name input in amber — all dismissed automatically once name is saved. |</w:t>
      </w:r>
    </w:p>
    <w:p w14:paraId="3A597127"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All user-facing pages — mobile font sizes too small; created </w:t>
      </w:r>
      <w:proofErr w:type="spellStart"/>
      <w:r>
        <w:rPr>
          <w:rStyle w:val="HTMLCode"/>
          <w:color w:val="000000"/>
        </w:rPr>
        <w:t>blastybiz-global.css</w:t>
      </w:r>
      <w:proofErr w:type="spellEnd"/>
      <w:r>
        <w:rPr>
          <w:rFonts w:ascii="Courier New" w:hAnsi="Courier New" w:cs="Courier New"/>
          <w:color w:val="000000"/>
          <w:sz w:val="20"/>
          <w:szCs w:val="20"/>
        </w:rPr>
        <w:t xml:space="preserve"> | Font sizes were hardcoded in tiny inline </w:t>
      </w:r>
      <w:proofErr w:type="spellStart"/>
      <w:r>
        <w:rPr>
          <w:rFonts w:ascii="Courier New" w:hAnsi="Courier New" w:cs="Courier New"/>
          <w:color w:val="000000"/>
          <w:sz w:val="20"/>
          <w:szCs w:val="20"/>
        </w:rPr>
        <w:t>px</w:t>
      </w:r>
      <w:proofErr w:type="spellEnd"/>
      <w:r>
        <w:rPr>
          <w:rFonts w:ascii="Courier New" w:hAnsi="Courier New" w:cs="Courier New"/>
          <w:color w:val="000000"/>
          <w:sz w:val="20"/>
          <w:szCs w:val="20"/>
        </w:rPr>
        <w:t xml:space="preserve"> values (10–13px) scattered across every page's </w:t>
      </w:r>
      <w:r>
        <w:rPr>
          <w:rStyle w:val="HTMLCode"/>
          <w:color w:val="000000"/>
        </w:rPr>
        <w:t>&lt;style&gt;</w:t>
      </w:r>
      <w:r>
        <w:rPr>
          <w:rFonts w:ascii="Courier New" w:hAnsi="Courier New" w:cs="Courier New"/>
          <w:color w:val="000000"/>
          <w:sz w:val="20"/>
          <w:szCs w:val="20"/>
        </w:rPr>
        <w:t xml:space="preserve"> block with no shared baseline. Created </w:t>
      </w:r>
      <w:proofErr w:type="spellStart"/>
      <w:r>
        <w:rPr>
          <w:rStyle w:val="HTMLCode"/>
          <w:color w:val="000000"/>
        </w:rPr>
        <w:t>blastybiz-global.css</w:t>
      </w:r>
      <w:proofErr w:type="spellEnd"/>
      <w:r>
        <w:rPr>
          <w:rFonts w:ascii="Courier New" w:hAnsi="Courier New" w:cs="Courier New"/>
          <w:color w:val="000000"/>
          <w:sz w:val="20"/>
          <w:szCs w:val="20"/>
        </w:rPr>
        <w:t xml:space="preserve"> as the site-wide stylesheet: sets </w:t>
      </w:r>
      <w:r>
        <w:rPr>
          <w:rStyle w:val="HTMLCode"/>
          <w:color w:val="000000"/>
        </w:rPr>
        <w:t>html { font-size: 17px }</w:t>
      </w:r>
      <w:r>
        <w:rPr>
          <w:rFonts w:ascii="Courier New" w:hAnsi="Courier New" w:cs="Courier New"/>
          <w:color w:val="000000"/>
          <w:sz w:val="20"/>
          <w:szCs w:val="20"/>
        </w:rPr>
        <w:t xml:space="preserve"> on mobile, floors </w:t>
      </w:r>
      <w:r>
        <w:rPr>
          <w:rStyle w:val="HTMLCode"/>
          <w:color w:val="000000"/>
        </w:rPr>
        <w:t>input/</w:t>
      </w:r>
      <w:proofErr w:type="spellStart"/>
      <w:r>
        <w:rPr>
          <w:rStyle w:val="HTMLCode"/>
          <w:color w:val="000000"/>
        </w:rPr>
        <w:t>textarea</w:t>
      </w:r>
      <w:proofErr w:type="spellEnd"/>
      <w:r>
        <w:rPr>
          <w:rStyle w:val="HTMLCode"/>
          <w:color w:val="000000"/>
        </w:rPr>
        <w:t>/select/button</w:t>
      </w:r>
      <w:r>
        <w:rPr>
          <w:rFonts w:ascii="Courier New" w:hAnsi="Courier New" w:cs="Courier New"/>
          <w:color w:val="000000"/>
          <w:sz w:val="20"/>
          <w:szCs w:val="20"/>
        </w:rPr>
        <w:t xml:space="preserve"> at 16px (prevents iOS zoom-on-focus), and floors </w:t>
      </w:r>
      <w:r>
        <w:rPr>
          <w:rStyle w:val="HTMLCode"/>
          <w:color w:val="000000"/>
        </w:rPr>
        <w:t>label</w:t>
      </w:r>
      <w:r>
        <w:rPr>
          <w:rFonts w:ascii="Courier New" w:hAnsi="Courier New" w:cs="Courier New"/>
          <w:color w:val="000000"/>
          <w:sz w:val="20"/>
          <w:szCs w:val="20"/>
        </w:rPr>
        <w:t xml:space="preserve"> at 14px. Linked from all 10 user-facing pages. Future shared/global styles go here — not inline. |</w:t>
      </w:r>
    </w:p>
    <w:p w14:paraId="1456A9BB"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proofErr w:type="spellStart"/>
      <w:r>
        <w:rPr>
          <w:rStyle w:val="HTMLCode"/>
          <w:color w:val="000000"/>
        </w:rPr>
        <w:t>BlastyBiz</w:t>
      </w:r>
      <w:proofErr w:type="spellEnd"/>
      <w:r>
        <w:rPr>
          <w:rStyle w:val="HTMLCode"/>
          <w:color w:val="000000"/>
        </w:rPr>
        <w:t>-Listing-Preview.html</w:t>
      </w:r>
      <w:r>
        <w:rPr>
          <w:rFonts w:ascii="Courier New" w:hAnsi="Courier New" w:cs="Courier New"/>
          <w:color w:val="000000"/>
          <w:sz w:val="20"/>
          <w:szCs w:val="20"/>
        </w:rPr>
        <w:t xml:space="preserve"> — "Error approving draft: Cannot read properties of undefined (reading '</w:t>
      </w:r>
      <w:proofErr w:type="spellStart"/>
      <w:r>
        <w:rPr>
          <w:rFonts w:ascii="Courier New" w:hAnsi="Courier New" w:cs="Courier New"/>
          <w:color w:val="000000"/>
          <w:sz w:val="20"/>
          <w:szCs w:val="20"/>
        </w:rPr>
        <w:t>facebook</w:t>
      </w:r>
      <w:proofErr w:type="spellEnd"/>
      <w:r>
        <w:rPr>
          <w:rFonts w:ascii="Courier New" w:hAnsi="Courier New" w:cs="Courier New"/>
          <w:color w:val="000000"/>
          <w:sz w:val="20"/>
          <w:szCs w:val="20"/>
        </w:rPr>
        <w:t xml:space="preserve">')" | </w:t>
      </w:r>
      <w:r>
        <w:rPr>
          <w:rStyle w:val="HTMLCode"/>
          <w:color w:val="000000"/>
        </w:rPr>
        <w:t>PLATFORM_META</w:t>
      </w:r>
      <w:r>
        <w:rPr>
          <w:rFonts w:ascii="Courier New" w:hAnsi="Courier New" w:cs="Courier New"/>
          <w:color w:val="000000"/>
          <w:sz w:val="20"/>
          <w:szCs w:val="20"/>
        </w:rPr>
        <w:t xml:space="preserve"> was declared with </w:t>
      </w:r>
      <w:proofErr w:type="spellStart"/>
      <w:r>
        <w:rPr>
          <w:rStyle w:val="HTMLCode"/>
          <w:color w:val="000000"/>
        </w:rPr>
        <w:t>const</w:t>
      </w:r>
      <w:proofErr w:type="spellEnd"/>
      <w:r>
        <w:rPr>
          <w:rFonts w:ascii="Courier New" w:hAnsi="Courier New" w:cs="Courier New"/>
          <w:color w:val="000000"/>
          <w:sz w:val="20"/>
          <w:szCs w:val="20"/>
        </w:rPr>
        <w:t xml:space="preserve"> in the regular script block. </w:t>
      </w:r>
      <w:proofErr w:type="spellStart"/>
      <w:r>
        <w:rPr>
          <w:rStyle w:val="HTMLCode"/>
          <w:color w:val="000000"/>
        </w:rPr>
        <w:t>const</w:t>
      </w:r>
      <w:proofErr w:type="spellEnd"/>
      <w:r>
        <w:rPr>
          <w:rFonts w:ascii="Courier New" w:hAnsi="Courier New" w:cs="Courier New"/>
          <w:color w:val="000000"/>
          <w:sz w:val="20"/>
          <w:szCs w:val="20"/>
        </w:rPr>
        <w:t>/</w:t>
      </w:r>
      <w:r>
        <w:rPr>
          <w:rStyle w:val="HTMLCode"/>
          <w:color w:val="000000"/>
        </w:rPr>
        <w:t>let</w:t>
      </w:r>
      <w:r>
        <w:rPr>
          <w:rFonts w:ascii="Courier New" w:hAnsi="Courier New" w:cs="Courier New"/>
          <w:color w:val="000000"/>
          <w:sz w:val="20"/>
          <w:szCs w:val="20"/>
        </w:rPr>
        <w:t xml:space="preserve"> declarations do NOT attach to </w:t>
      </w:r>
      <w:r>
        <w:rPr>
          <w:rStyle w:val="HTMLCode"/>
          <w:color w:val="000000"/>
        </w:rPr>
        <w:t>window</w:t>
      </w:r>
      <w:r>
        <w:rPr>
          <w:rFonts w:ascii="Courier New" w:hAnsi="Courier New" w:cs="Courier New"/>
          <w:color w:val="000000"/>
          <w:sz w:val="20"/>
          <w:szCs w:val="20"/>
        </w:rPr>
        <w:t xml:space="preserve">, so </w:t>
      </w:r>
      <w:proofErr w:type="spellStart"/>
      <w:r>
        <w:rPr>
          <w:rStyle w:val="HTMLCode"/>
          <w:color w:val="000000"/>
        </w:rPr>
        <w:t>window.PLATFORM_META</w:t>
      </w:r>
      <w:proofErr w:type="spellEnd"/>
      <w:r>
        <w:rPr>
          <w:rStyle w:val="HTMLCode"/>
          <w:color w:val="000000"/>
        </w:rPr>
        <w:t>[</w:t>
      </w:r>
      <w:proofErr w:type="spellStart"/>
      <w:r>
        <w:rPr>
          <w:rStyle w:val="HTMLCode"/>
          <w:color w:val="000000"/>
        </w:rPr>
        <w:t>pid</w:t>
      </w:r>
      <w:proofErr w:type="spellEnd"/>
      <w:r>
        <w:rPr>
          <w:rStyle w:val="HTMLCode"/>
          <w:color w:val="000000"/>
        </w:rPr>
        <w:t>]</w:t>
      </w:r>
      <w:r>
        <w:rPr>
          <w:rFonts w:ascii="Courier New" w:hAnsi="Courier New" w:cs="Courier New"/>
          <w:color w:val="000000"/>
          <w:sz w:val="20"/>
          <w:szCs w:val="20"/>
        </w:rPr>
        <w:t xml:space="preserve"> inside the module-scope </w:t>
      </w:r>
      <w:r>
        <w:rPr>
          <w:rStyle w:val="HTMLCode"/>
          <w:color w:val="000000"/>
        </w:rPr>
        <w:t>_</w:t>
      </w:r>
      <w:proofErr w:type="spellStart"/>
      <w:r>
        <w:rPr>
          <w:rStyle w:val="HTMLCode"/>
          <w:color w:val="000000"/>
        </w:rPr>
        <w:t>firestoreApprove</w:t>
      </w:r>
      <w:proofErr w:type="spellEnd"/>
      <w:r>
        <w:rPr>
          <w:rFonts w:ascii="Courier New" w:hAnsi="Courier New" w:cs="Courier New"/>
          <w:color w:val="000000"/>
          <w:sz w:val="20"/>
          <w:szCs w:val="20"/>
        </w:rPr>
        <w:t xml:space="preserve"> function was always </w:t>
      </w:r>
      <w:r>
        <w:rPr>
          <w:rStyle w:val="HTMLCode"/>
          <w:color w:val="000000"/>
        </w:rPr>
        <w:t>undefined</w:t>
      </w:r>
      <w:r>
        <w:rPr>
          <w:rFonts w:ascii="Courier New" w:hAnsi="Courier New" w:cs="Courier New"/>
          <w:color w:val="000000"/>
          <w:sz w:val="20"/>
          <w:szCs w:val="20"/>
        </w:rPr>
        <w:t xml:space="preserve">. Fix: changed </w:t>
      </w:r>
      <w:proofErr w:type="spellStart"/>
      <w:r>
        <w:rPr>
          <w:rStyle w:val="HTMLCode"/>
          <w:color w:val="000000"/>
        </w:rPr>
        <w:t>const</w:t>
      </w:r>
      <w:proofErr w:type="spellEnd"/>
      <w:r>
        <w:rPr>
          <w:rStyle w:val="HTMLCode"/>
          <w:color w:val="000000"/>
        </w:rPr>
        <w:t xml:space="preserve"> PLATFORM_META</w:t>
      </w:r>
      <w:r>
        <w:rPr>
          <w:rFonts w:ascii="Courier New" w:hAnsi="Courier New" w:cs="Courier New"/>
          <w:color w:val="000000"/>
          <w:sz w:val="20"/>
          <w:szCs w:val="20"/>
        </w:rPr>
        <w:t xml:space="preserve"> → </w:t>
      </w:r>
      <w:proofErr w:type="spellStart"/>
      <w:r>
        <w:rPr>
          <w:rStyle w:val="HTMLCode"/>
          <w:color w:val="000000"/>
        </w:rPr>
        <w:t>var</w:t>
      </w:r>
      <w:proofErr w:type="spellEnd"/>
      <w:r>
        <w:rPr>
          <w:rStyle w:val="HTMLCode"/>
          <w:color w:val="000000"/>
        </w:rPr>
        <w:t xml:space="preserve"> PLATFORM_META</w:t>
      </w:r>
      <w:r>
        <w:rPr>
          <w:rFonts w:ascii="Courier New" w:hAnsi="Courier New" w:cs="Courier New"/>
          <w:color w:val="000000"/>
          <w:sz w:val="20"/>
          <w:szCs w:val="20"/>
        </w:rPr>
        <w:t xml:space="preserve">; </w:t>
      </w:r>
      <w:proofErr w:type="spellStart"/>
      <w:r>
        <w:rPr>
          <w:rStyle w:val="HTMLCode"/>
          <w:color w:val="000000"/>
        </w:rPr>
        <w:t>var</w:t>
      </w:r>
      <w:proofErr w:type="spellEnd"/>
      <w:r>
        <w:rPr>
          <w:rFonts w:ascii="Courier New" w:hAnsi="Courier New" w:cs="Courier New"/>
          <w:color w:val="000000"/>
          <w:sz w:val="20"/>
          <w:szCs w:val="20"/>
        </w:rPr>
        <w:t xml:space="preserve"> in a top-level script block does attach to </w:t>
      </w:r>
      <w:r>
        <w:rPr>
          <w:rStyle w:val="HTMLCode"/>
          <w:color w:val="000000"/>
        </w:rPr>
        <w:t>window</w:t>
      </w:r>
      <w:r>
        <w:rPr>
          <w:rFonts w:ascii="Courier New" w:hAnsi="Courier New" w:cs="Courier New"/>
          <w:color w:val="000000"/>
          <w:sz w:val="20"/>
          <w:szCs w:val="20"/>
        </w:rPr>
        <w:t>, making it visible across all script contexts. |</w:t>
      </w:r>
    </w:p>
    <w:p w14:paraId="5BBA2620"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w:t>
      </w:r>
      <w:r>
        <w:rPr>
          <w:rStyle w:val="HTMLCode"/>
          <w:color w:val="000000"/>
        </w:rPr>
        <w:t>functions/</w:t>
      </w:r>
      <w:proofErr w:type="spellStart"/>
      <w:r>
        <w:rPr>
          <w:rStyle w:val="HTMLCode"/>
          <w:color w:val="000000"/>
        </w:rPr>
        <w:t>index.js</w:t>
      </w:r>
      <w:proofErr w:type="spellEnd"/>
      <w:r>
        <w:rPr>
          <w:rFonts w:ascii="Courier New" w:hAnsi="Courier New" w:cs="Courier New"/>
          <w:color w:val="000000"/>
          <w:sz w:val="20"/>
          <w:szCs w:val="20"/>
        </w:rPr>
        <w:t xml:space="preserve"> — Full dossier audit and gaps closed | Two fields were collected but never reaching Claude: (1) </w:t>
      </w:r>
      <w:proofErr w:type="spellStart"/>
      <w:r>
        <w:rPr>
          <w:rStyle w:val="HTMLCode"/>
          <w:color w:val="000000"/>
        </w:rPr>
        <w:t>ownerName</w:t>
      </w:r>
      <w:proofErr w:type="spellEnd"/>
      <w:r>
        <w:rPr>
          <w:rFonts w:ascii="Courier New" w:hAnsi="Courier New" w:cs="Courier New"/>
          <w:color w:val="000000"/>
          <w:sz w:val="20"/>
          <w:szCs w:val="20"/>
        </w:rPr>
        <w:t xml:space="preserve"> — gathered in profile but not included in the </w:t>
      </w:r>
      <w:proofErr w:type="spellStart"/>
      <w:r>
        <w:rPr>
          <w:rStyle w:val="HTMLCode"/>
          <w:color w:val="000000"/>
        </w:rPr>
        <w:t>adaptListing</w:t>
      </w:r>
      <w:proofErr w:type="spellEnd"/>
      <w:r>
        <w:rPr>
          <w:rFonts w:ascii="Courier New" w:hAnsi="Courier New" w:cs="Courier New"/>
          <w:color w:val="000000"/>
          <w:sz w:val="20"/>
          <w:szCs w:val="20"/>
        </w:rPr>
        <w:t xml:space="preserve"> payload. (2) Platform-specific categories (</w:t>
      </w:r>
      <w:proofErr w:type="spellStart"/>
      <w:r>
        <w:rPr>
          <w:rStyle w:val="HTMLCode"/>
          <w:color w:val="000000"/>
        </w:rPr>
        <w:t>platformCats</w:t>
      </w:r>
      <w:proofErr w:type="spellEnd"/>
      <w:r>
        <w:rPr>
          <w:rFonts w:ascii="Courier New" w:hAnsi="Courier New" w:cs="Courier New"/>
          <w:color w:val="000000"/>
          <w:sz w:val="20"/>
          <w:szCs w:val="20"/>
        </w:rPr>
        <w:t xml:space="preserve">) — sent in the request body but dropped before reaching the prompt; </w:t>
      </w:r>
      <w:proofErr w:type="spellStart"/>
      <w:r>
        <w:rPr>
          <w:rStyle w:val="HTMLCode"/>
          <w:color w:val="000000"/>
        </w:rPr>
        <w:t>adaptListing</w:t>
      </w:r>
      <w:proofErr w:type="spellEnd"/>
      <w:r>
        <w:rPr>
          <w:rFonts w:ascii="Courier New" w:hAnsi="Courier New" w:cs="Courier New"/>
          <w:color w:val="000000"/>
          <w:sz w:val="20"/>
          <w:szCs w:val="20"/>
        </w:rPr>
        <w:t xml:space="preserve"> CF rebuilt </w:t>
      </w:r>
      <w:proofErr w:type="spellStart"/>
      <w:r>
        <w:rPr>
          <w:rStyle w:val="HTMLCode"/>
          <w:color w:val="000000"/>
        </w:rPr>
        <w:t>platformList</w:t>
      </w:r>
      <w:proofErr w:type="spellEnd"/>
      <w:r>
        <w:rPr>
          <w:rFonts w:ascii="Courier New" w:hAnsi="Courier New" w:cs="Courier New"/>
          <w:color w:val="000000"/>
          <w:sz w:val="20"/>
          <w:szCs w:val="20"/>
        </w:rPr>
        <w:t xml:space="preserve"> without the category field, unlike </w:t>
      </w:r>
      <w:proofErr w:type="spellStart"/>
      <w:r>
        <w:rPr>
          <w:rStyle w:val="HTMLCode"/>
          <w:color w:val="000000"/>
        </w:rPr>
        <w:t>scheduledPostingCheck</w:t>
      </w:r>
      <w:proofErr w:type="spellEnd"/>
      <w:r>
        <w:rPr>
          <w:rFonts w:ascii="Courier New" w:hAnsi="Courier New" w:cs="Courier New"/>
          <w:color w:val="000000"/>
          <w:sz w:val="20"/>
          <w:szCs w:val="20"/>
        </w:rPr>
        <w:t xml:space="preserve"> which used it correctly. Fix: added </w:t>
      </w:r>
      <w:proofErr w:type="spellStart"/>
      <w:r>
        <w:rPr>
          <w:rStyle w:val="HTMLCode"/>
          <w:color w:val="000000"/>
        </w:rPr>
        <w:t>ownerName</w:t>
      </w:r>
      <w:proofErr w:type="spellEnd"/>
      <w:r>
        <w:rPr>
          <w:rStyle w:val="HTMLCode"/>
          <w:color w:val="000000"/>
        </w:rPr>
        <w:t xml:space="preserve">: </w:t>
      </w:r>
      <w:proofErr w:type="spellStart"/>
      <w:r>
        <w:rPr>
          <w:rStyle w:val="HTMLCode"/>
          <w:color w:val="000000"/>
        </w:rPr>
        <w:t>profile.ownerName</w:t>
      </w:r>
      <w:proofErr w:type="spellEnd"/>
      <w:r>
        <w:rPr>
          <w:rFonts w:ascii="Courier New" w:hAnsi="Courier New" w:cs="Courier New"/>
          <w:color w:val="000000"/>
          <w:sz w:val="20"/>
          <w:szCs w:val="20"/>
        </w:rPr>
        <w:t xml:space="preserve"> to client payload; CF now maps </w:t>
      </w:r>
      <w:proofErr w:type="spellStart"/>
      <w:r>
        <w:rPr>
          <w:rStyle w:val="HTMLCode"/>
          <w:color w:val="000000"/>
        </w:rPr>
        <w:t>platformList</w:t>
      </w:r>
      <w:proofErr w:type="spellEnd"/>
      <w:r>
        <w:rPr>
          <w:rFonts w:ascii="Courier New" w:hAnsi="Courier New" w:cs="Courier New"/>
          <w:color w:val="000000"/>
          <w:sz w:val="20"/>
          <w:szCs w:val="20"/>
        </w:rPr>
        <w:t xml:space="preserve"> with </w:t>
      </w:r>
      <w:r>
        <w:rPr>
          <w:rStyle w:val="HTMLCode"/>
          <w:color w:val="000000"/>
        </w:rPr>
        <w:t>cat</w:t>
      </w:r>
      <w:r>
        <w:rPr>
          <w:rFonts w:ascii="Courier New" w:hAnsi="Courier New" w:cs="Courier New"/>
          <w:color w:val="000000"/>
          <w:sz w:val="20"/>
          <w:szCs w:val="20"/>
        </w:rPr>
        <w:t xml:space="preserve"> field from </w:t>
      </w:r>
      <w:proofErr w:type="spellStart"/>
      <w:r>
        <w:rPr>
          <w:rStyle w:val="HTMLCode"/>
          <w:color w:val="000000"/>
        </w:rPr>
        <w:t>platformCats</w:t>
      </w:r>
      <w:proofErr w:type="spellEnd"/>
      <w:r>
        <w:rPr>
          <w:rFonts w:ascii="Courier New" w:hAnsi="Courier New" w:cs="Courier New"/>
          <w:color w:val="000000"/>
          <w:sz w:val="20"/>
          <w:szCs w:val="20"/>
        </w:rPr>
        <w:t>; CF prompt updated to show "Business name" + "Owner name" separately and includes per-platform category in the platforms list. |</w:t>
      </w:r>
    </w:p>
    <w:p w14:paraId="0F558680"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AI prompt reads profile directly, not hidden form fields | AI-generated copy was writing "Local Business" instead of the actual business name and treating every business as physical. Root cause: </w:t>
      </w:r>
      <w:proofErr w:type="spellStart"/>
      <w:r>
        <w:rPr>
          <w:rStyle w:val="HTMLCode"/>
          <w:color w:val="000000"/>
        </w:rPr>
        <w:t>runAdaptation</w:t>
      </w:r>
      <w:proofErr w:type="spellEnd"/>
      <w:r>
        <w:rPr>
          <w:rFonts w:ascii="Courier New" w:hAnsi="Courier New" w:cs="Courier New"/>
          <w:color w:val="000000"/>
          <w:sz w:val="20"/>
          <w:szCs w:val="20"/>
        </w:rPr>
        <w:t xml:space="preserve"> read business identity fields (</w:t>
      </w:r>
      <w:r>
        <w:rPr>
          <w:rStyle w:val="HTMLCode"/>
          <w:color w:val="000000"/>
        </w:rPr>
        <w:t>name</w:t>
      </w:r>
      <w:r>
        <w:rPr>
          <w:rFonts w:ascii="Courier New" w:hAnsi="Courier New" w:cs="Courier New"/>
          <w:color w:val="000000"/>
          <w:sz w:val="20"/>
          <w:szCs w:val="20"/>
        </w:rPr>
        <w:t xml:space="preserve">, </w:t>
      </w:r>
      <w:r>
        <w:rPr>
          <w:rStyle w:val="HTMLCode"/>
          <w:color w:val="000000"/>
        </w:rPr>
        <w:t>category</w:t>
      </w:r>
      <w:r>
        <w:rPr>
          <w:rFonts w:ascii="Courier New" w:hAnsi="Courier New" w:cs="Courier New"/>
          <w:color w:val="000000"/>
          <w:sz w:val="20"/>
          <w:szCs w:val="20"/>
        </w:rPr>
        <w:t xml:space="preserve">, </w:t>
      </w:r>
      <w:r>
        <w:rPr>
          <w:rStyle w:val="HTMLCode"/>
          <w:color w:val="000000"/>
        </w:rPr>
        <w:t>phone</w:t>
      </w:r>
      <w:r>
        <w:rPr>
          <w:rFonts w:ascii="Courier New" w:hAnsi="Courier New" w:cs="Courier New"/>
          <w:color w:val="000000"/>
          <w:sz w:val="20"/>
          <w:szCs w:val="20"/>
        </w:rPr>
        <w:t xml:space="preserve">, </w:t>
      </w:r>
      <w:r>
        <w:rPr>
          <w:rStyle w:val="HTMLCode"/>
          <w:color w:val="000000"/>
        </w:rPr>
        <w:t>website</w:t>
      </w:r>
      <w:r>
        <w:rPr>
          <w:rFonts w:ascii="Courier New" w:hAnsi="Courier New" w:cs="Courier New"/>
          <w:color w:val="000000"/>
          <w:sz w:val="20"/>
          <w:szCs w:val="20"/>
        </w:rPr>
        <w:t xml:space="preserve">, </w:t>
      </w:r>
      <w:r>
        <w:rPr>
          <w:rStyle w:val="HTMLCode"/>
          <w:color w:val="000000"/>
        </w:rPr>
        <w:t>hours</w:t>
      </w:r>
      <w:r>
        <w:rPr>
          <w:rFonts w:ascii="Courier New" w:hAnsi="Courier New" w:cs="Courier New"/>
          <w:color w:val="000000"/>
          <w:sz w:val="20"/>
          <w:szCs w:val="20"/>
        </w:rPr>
        <w:t xml:space="preserve">, </w:t>
      </w:r>
      <w:r>
        <w:rPr>
          <w:rStyle w:val="HTMLCode"/>
          <w:color w:val="000000"/>
        </w:rPr>
        <w:t>address</w:t>
      </w:r>
      <w:r>
        <w:rPr>
          <w:rFonts w:ascii="Courier New" w:hAnsi="Courier New" w:cs="Courier New"/>
          <w:color w:val="000000"/>
          <w:sz w:val="20"/>
          <w:szCs w:val="20"/>
        </w:rPr>
        <w:t xml:space="preserve">, </w:t>
      </w:r>
      <w:r>
        <w:rPr>
          <w:rStyle w:val="HTMLCode"/>
          <w:color w:val="000000"/>
        </w:rPr>
        <w:t>region</w:t>
      </w:r>
      <w:r>
        <w:rPr>
          <w:rFonts w:ascii="Courier New" w:hAnsi="Courier New" w:cs="Courier New"/>
          <w:color w:val="000000"/>
          <w:sz w:val="20"/>
          <w:szCs w:val="20"/>
        </w:rPr>
        <w:t xml:space="preserve">, </w:t>
      </w:r>
      <w:proofErr w:type="spellStart"/>
      <w:r>
        <w:rPr>
          <w:rStyle w:val="HTMLCode"/>
          <w:color w:val="000000"/>
        </w:rPr>
        <w:t>locationType</w:t>
      </w:r>
      <w:proofErr w:type="spellEnd"/>
      <w:r>
        <w:rPr>
          <w:rFonts w:ascii="Courier New" w:hAnsi="Courier New" w:cs="Courier New"/>
          <w:color w:val="000000"/>
          <w:sz w:val="20"/>
          <w:szCs w:val="20"/>
        </w:rPr>
        <w:t xml:space="preserve">) from hidden </w:t>
      </w:r>
      <w:r>
        <w:rPr>
          <w:rStyle w:val="HTMLCode"/>
          <w:color w:val="000000"/>
        </w:rPr>
        <w:t>&lt;input&gt;</w:t>
      </w:r>
      <w:r>
        <w:rPr>
          <w:rFonts w:ascii="Courier New" w:hAnsi="Courier New" w:cs="Courier New"/>
          <w:color w:val="000000"/>
          <w:sz w:val="20"/>
          <w:szCs w:val="20"/>
        </w:rPr>
        <w:t xml:space="preserve"> elements that could be blank if profile pre-fill timing slipped or a draft reload wiped them. The full dossier (</w:t>
      </w:r>
      <w:proofErr w:type="spellStart"/>
      <w:r>
        <w:rPr>
          <w:rFonts w:ascii="Courier New" w:hAnsi="Courier New" w:cs="Courier New"/>
          <w:color w:val="000000"/>
          <w:sz w:val="20"/>
          <w:szCs w:val="20"/>
        </w:rPr>
        <w:t>bizInsights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bizAnnouncements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aiContext</w:t>
      </w:r>
      <w:proofErr w:type="spellEnd"/>
      <w:r>
        <w:rPr>
          <w:rFonts w:ascii="Courier New" w:hAnsi="Courier New" w:cs="Courier New"/>
          <w:color w:val="000000"/>
          <w:sz w:val="20"/>
          <w:szCs w:val="20"/>
        </w:rPr>
        <w:t xml:space="preserve">) was already flowing correctly. Fix: removed all hidden-field reads for profile data; </w:t>
      </w:r>
      <w:proofErr w:type="spellStart"/>
      <w:r>
        <w:rPr>
          <w:rStyle w:val="HTMLCode"/>
          <w:color w:val="000000"/>
        </w:rPr>
        <w:t>runAdaptation</w:t>
      </w:r>
      <w:proofErr w:type="spellEnd"/>
      <w:r>
        <w:rPr>
          <w:rFonts w:ascii="Courier New" w:hAnsi="Courier New" w:cs="Courier New"/>
          <w:color w:val="000000"/>
          <w:sz w:val="20"/>
          <w:szCs w:val="20"/>
        </w:rPr>
        <w:t xml:space="preserve"> now reads </w:t>
      </w:r>
      <w:proofErr w:type="spellStart"/>
      <w:r>
        <w:rPr>
          <w:rStyle w:val="HTMLCode"/>
          <w:color w:val="000000"/>
        </w:rPr>
        <w:t>profile.name</w:t>
      </w:r>
      <w:proofErr w:type="spellEnd"/>
      <w:r>
        <w:rPr>
          <w:rFonts w:ascii="Courier New" w:hAnsi="Courier New" w:cs="Courier New"/>
          <w:color w:val="000000"/>
          <w:sz w:val="20"/>
          <w:szCs w:val="20"/>
        </w:rPr>
        <w:t xml:space="preserve">, </w:t>
      </w:r>
      <w:proofErr w:type="spellStart"/>
      <w:r>
        <w:rPr>
          <w:rStyle w:val="HTMLCode"/>
          <w:color w:val="000000"/>
        </w:rPr>
        <w:t>profile.locationType</w:t>
      </w:r>
      <w:proofErr w:type="spellEnd"/>
      <w:r>
        <w:rPr>
          <w:rFonts w:ascii="Courier New" w:hAnsi="Courier New" w:cs="Courier New"/>
          <w:color w:val="000000"/>
          <w:sz w:val="20"/>
          <w:szCs w:val="20"/>
        </w:rPr>
        <w:t xml:space="preserve">, </w:t>
      </w:r>
      <w:proofErr w:type="spellStart"/>
      <w:r>
        <w:rPr>
          <w:rStyle w:val="HTMLCode"/>
          <w:color w:val="000000"/>
        </w:rPr>
        <w:lastRenderedPageBreak/>
        <w:t>profile.address</w:t>
      </w:r>
      <w:proofErr w:type="spellEnd"/>
      <w:r>
        <w:rPr>
          <w:rFonts w:ascii="Courier New" w:hAnsi="Courier New" w:cs="Courier New"/>
          <w:color w:val="000000"/>
          <w:sz w:val="20"/>
          <w:szCs w:val="20"/>
        </w:rPr>
        <w:t xml:space="preserve">, etc. directly — the </w:t>
      </w:r>
      <w:r>
        <w:rPr>
          <w:rStyle w:val="HTMLCode"/>
          <w:color w:val="000000"/>
        </w:rPr>
        <w:t>profile</w:t>
      </w:r>
      <w:r>
        <w:rPr>
          <w:rFonts w:ascii="Courier New" w:hAnsi="Courier New" w:cs="Courier New"/>
          <w:color w:val="000000"/>
          <w:sz w:val="20"/>
          <w:szCs w:val="20"/>
        </w:rPr>
        <w:t xml:space="preserve"> object is loaded from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into memory on </w:t>
      </w:r>
      <w:proofErr w:type="spellStart"/>
      <w:r>
        <w:rPr>
          <w:rFonts w:ascii="Courier New" w:hAnsi="Courier New" w:cs="Courier New"/>
          <w:color w:val="000000"/>
          <w:sz w:val="20"/>
          <w:szCs w:val="20"/>
        </w:rPr>
        <w:t>auth</w:t>
      </w:r>
      <w:proofErr w:type="spellEnd"/>
      <w:r>
        <w:rPr>
          <w:rFonts w:ascii="Courier New" w:hAnsi="Courier New" w:cs="Courier New"/>
          <w:color w:val="000000"/>
          <w:sz w:val="20"/>
          <w:szCs w:val="20"/>
        </w:rPr>
        <w:t xml:space="preserve"> and is always populated before the user can hit Run AI. |</w:t>
      </w:r>
    </w:p>
    <w:p w14:paraId="5F158D0D"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Schedule auto-follows active campaign | The Schedule card's "Which campaign?" dropdown had to be set manually even after the owner already picked a campaign on the Create tab — redundant friction. Fix: added </w:t>
      </w:r>
      <w:r>
        <w:rPr>
          <w:rStyle w:val="HTMLCode"/>
          <w:color w:val="000000"/>
        </w:rPr>
        <w:t>_</w:t>
      </w:r>
      <w:proofErr w:type="spellStart"/>
      <w:r>
        <w:rPr>
          <w:rStyle w:val="HTMLCode"/>
          <w:color w:val="000000"/>
        </w:rPr>
        <w:t>syncSchedCampaign</w:t>
      </w:r>
      <w:proofErr w:type="spellEnd"/>
      <w:r>
        <w:rPr>
          <w:rStyle w:val="HTMLCode"/>
          <w:color w:val="000000"/>
        </w:rPr>
        <w:t>(id, name)</w:t>
      </w:r>
      <w:r>
        <w:rPr>
          <w:rFonts w:ascii="Courier New" w:hAnsi="Courier New" w:cs="Courier New"/>
          <w:color w:val="000000"/>
          <w:sz w:val="20"/>
          <w:szCs w:val="20"/>
        </w:rPr>
        <w:t xml:space="preserve"> helper that silently updates </w:t>
      </w:r>
      <w:proofErr w:type="spellStart"/>
      <w:r>
        <w:rPr>
          <w:rStyle w:val="HTMLCode"/>
          <w:color w:val="000000"/>
        </w:rPr>
        <w:t>schedState</w:t>
      </w:r>
      <w:proofErr w:type="spellEnd"/>
      <w:r>
        <w:rPr>
          <w:rFonts w:ascii="Courier New" w:hAnsi="Courier New" w:cs="Courier New"/>
          <w:color w:val="000000"/>
          <w:sz w:val="20"/>
          <w:szCs w:val="20"/>
        </w:rPr>
        <w:t xml:space="preserve"> and saves to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whenever a campaign is selected (</w:t>
      </w:r>
      <w:proofErr w:type="spellStart"/>
      <w:r>
        <w:rPr>
          <w:rStyle w:val="HTMLCode"/>
          <w:color w:val="000000"/>
        </w:rPr>
        <w:t>selectCampaign</w:t>
      </w:r>
      <w:proofErr w:type="spellEnd"/>
      <w:r>
        <w:rPr>
          <w:rFonts w:ascii="Courier New" w:hAnsi="Courier New" w:cs="Courier New"/>
          <w:color w:val="000000"/>
          <w:sz w:val="20"/>
          <w:szCs w:val="20"/>
        </w:rPr>
        <w:t>) or created (</w:t>
      </w:r>
      <w:proofErr w:type="spellStart"/>
      <w:r>
        <w:rPr>
          <w:rStyle w:val="HTMLCode"/>
          <w:color w:val="000000"/>
        </w:rPr>
        <w:t>saveNewCampaign</w:t>
      </w:r>
      <w:proofErr w:type="spellEnd"/>
      <w:r>
        <w:rPr>
          <w:rFonts w:ascii="Courier New" w:hAnsi="Courier New" w:cs="Courier New"/>
          <w:color w:val="000000"/>
          <w:sz w:val="20"/>
          <w:szCs w:val="20"/>
        </w:rPr>
        <w:t xml:space="preserve">) on the Create tab. The Schedule card dropdown remains for manual override — selecting a different campaign there still wins. </w:t>
      </w:r>
      <w:r>
        <w:rPr>
          <w:rStyle w:val="HTMLCode"/>
          <w:color w:val="000000"/>
        </w:rPr>
        <w:t>_</w:t>
      </w:r>
      <w:proofErr w:type="spellStart"/>
      <w:r>
        <w:rPr>
          <w:rStyle w:val="HTMLCode"/>
          <w:color w:val="000000"/>
        </w:rPr>
        <w:t>renderSchedCampaignSelect</w:t>
      </w:r>
      <w:proofErr w:type="spellEnd"/>
      <w:r>
        <w:rPr>
          <w:rStyle w:val="HTMLCode"/>
          <w:color w:val="000000"/>
        </w:rPr>
        <w:t>()</w:t>
      </w:r>
      <w:r>
        <w:rPr>
          <w:rFonts w:ascii="Courier New" w:hAnsi="Courier New" w:cs="Courier New"/>
          <w:color w:val="000000"/>
          <w:sz w:val="20"/>
          <w:szCs w:val="20"/>
        </w:rPr>
        <w:t xml:space="preserve"> is also called from </w:t>
      </w:r>
      <w:r>
        <w:rPr>
          <w:rStyle w:val="HTMLCode"/>
          <w:color w:val="000000"/>
        </w:rPr>
        <w:t>_</w:t>
      </w:r>
      <w:proofErr w:type="spellStart"/>
      <w:r>
        <w:rPr>
          <w:rStyle w:val="HTMLCode"/>
          <w:color w:val="000000"/>
        </w:rPr>
        <w:t>syncSchedCampaign</w:t>
      </w:r>
      <w:proofErr w:type="spellEnd"/>
      <w:r>
        <w:rPr>
          <w:rFonts w:ascii="Courier New" w:hAnsi="Courier New" w:cs="Courier New"/>
          <w:color w:val="000000"/>
          <w:sz w:val="20"/>
          <w:szCs w:val="20"/>
        </w:rPr>
        <w:t xml:space="preserve"> so the dropdown stays visually in sync. |</w:t>
      </w:r>
    </w:p>
    <w:p w14:paraId="58D12089"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w:t>
      </w:r>
      <w:r>
        <w:rPr>
          <w:rStyle w:val="HTMLCode"/>
          <w:color w:val="000000"/>
        </w:rPr>
        <w:t>functions/</w:t>
      </w:r>
      <w:proofErr w:type="spellStart"/>
      <w:r>
        <w:rPr>
          <w:rStyle w:val="HTMLCode"/>
          <w:color w:val="000000"/>
        </w:rPr>
        <w:t>index.js</w:t>
      </w:r>
      <w:proofErr w:type="spellEnd"/>
      <w:r>
        <w:rPr>
          <w:rFonts w:ascii="Courier New" w:hAnsi="Courier New" w:cs="Courier New"/>
          <w:color w:val="000000"/>
          <w:sz w:val="20"/>
          <w:szCs w:val="20"/>
        </w:rPr>
        <w:t xml:space="preserve"> — Campaign-aware Auto-Post Schedule | The </w:t>
      </w:r>
      <w:proofErr w:type="spellStart"/>
      <w:r>
        <w:rPr>
          <w:rStyle w:val="HTMLCode"/>
          <w:color w:val="000000"/>
        </w:rPr>
        <w:t>scheduledPostingCheck</w:t>
      </w:r>
      <w:proofErr w:type="spellEnd"/>
      <w:r>
        <w:rPr>
          <w:rFonts w:ascii="Courier New" w:hAnsi="Courier New" w:cs="Courier New"/>
          <w:color w:val="000000"/>
          <w:sz w:val="20"/>
          <w:szCs w:val="20"/>
        </w:rPr>
        <w:t xml:space="preserve"> Cloud Function generated generic recurring posts from the business profile only — it had no knowledge of campaigns or ad details, so scheduled posts were untargeted. Fix: (1) Added a "Which campaign?" dropdown to the Auto-Post Schedule card in the UI — owner picks which campaign's offer and ad should drive all scheduled posts. (2) Wired </w:t>
      </w:r>
      <w:proofErr w:type="spellStart"/>
      <w:r>
        <w:rPr>
          <w:rStyle w:val="HTMLCode"/>
          <w:color w:val="000000"/>
        </w:rPr>
        <w:t>activeCampaignId</w:t>
      </w:r>
      <w:proofErr w:type="spellEnd"/>
      <w:r>
        <w:rPr>
          <w:rFonts w:ascii="Courier New" w:hAnsi="Courier New" w:cs="Courier New"/>
          <w:color w:val="000000"/>
          <w:sz w:val="20"/>
          <w:szCs w:val="20"/>
        </w:rPr>
        <w:t>/</w:t>
      </w:r>
      <w:proofErr w:type="spellStart"/>
      <w:r>
        <w:rPr>
          <w:rStyle w:val="HTMLCode"/>
          <w:color w:val="000000"/>
        </w:rPr>
        <w:t>activeCampaignName</w:t>
      </w:r>
      <w:proofErr w:type="spellEnd"/>
      <w:r>
        <w:rPr>
          <w:rFonts w:ascii="Courier New" w:hAnsi="Courier New" w:cs="Courier New"/>
          <w:color w:val="000000"/>
          <w:sz w:val="20"/>
          <w:szCs w:val="20"/>
        </w:rPr>
        <w:t xml:space="preserve"> through </w:t>
      </w:r>
      <w:proofErr w:type="spellStart"/>
      <w:r>
        <w:rPr>
          <w:rStyle w:val="HTMLCode"/>
          <w:color w:val="000000"/>
        </w:rPr>
        <w:t>schedState</w:t>
      </w:r>
      <w:proofErr w:type="spellEnd"/>
      <w:r>
        <w:rPr>
          <w:rFonts w:ascii="Courier New" w:hAnsi="Courier New" w:cs="Courier New"/>
          <w:color w:val="000000"/>
          <w:sz w:val="20"/>
          <w:szCs w:val="20"/>
        </w:rPr>
        <w:t xml:space="preserve">, </w:t>
      </w:r>
      <w:proofErr w:type="spellStart"/>
      <w:r>
        <w:rPr>
          <w:rStyle w:val="HTMLCode"/>
          <w:color w:val="000000"/>
        </w:rPr>
        <w:t>loadSchedule</w:t>
      </w:r>
      <w:proofErr w:type="spellEnd"/>
      <w:r>
        <w:rPr>
          <w:rFonts w:ascii="Courier New" w:hAnsi="Courier New" w:cs="Courier New"/>
          <w:color w:val="000000"/>
          <w:sz w:val="20"/>
          <w:szCs w:val="20"/>
        </w:rPr>
        <w:t xml:space="preserve">, </w:t>
      </w:r>
      <w:proofErr w:type="spellStart"/>
      <w:r>
        <w:rPr>
          <w:rStyle w:val="HTMLCode"/>
          <w:color w:val="000000"/>
        </w:rPr>
        <w:t>saveSchedule</w:t>
      </w:r>
      <w:proofErr w:type="spellEnd"/>
      <w:r>
        <w:rPr>
          <w:rFonts w:ascii="Courier New" w:hAnsi="Courier New" w:cs="Courier New"/>
          <w:color w:val="000000"/>
          <w:sz w:val="20"/>
          <w:szCs w:val="20"/>
        </w:rPr>
        <w:t xml:space="preserve">, and </w:t>
      </w:r>
      <w:r>
        <w:rPr>
          <w:rStyle w:val="HTMLCode"/>
          <w:color w:val="000000"/>
        </w:rPr>
        <w:t>_</w:t>
      </w:r>
      <w:proofErr w:type="spellStart"/>
      <w:r>
        <w:rPr>
          <w:rStyle w:val="HTMLCode"/>
          <w:color w:val="000000"/>
        </w:rPr>
        <w:t>saveScheduleToFirestore</w:t>
      </w:r>
      <w:proofErr w:type="spellEnd"/>
      <w:r>
        <w:rPr>
          <w:rFonts w:ascii="Courier New" w:hAnsi="Courier New" w:cs="Courier New"/>
          <w:color w:val="000000"/>
          <w:sz w:val="20"/>
          <w:szCs w:val="20"/>
        </w:rPr>
        <w:t xml:space="preserve"> so the selection persists to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(3) In </w:t>
      </w:r>
      <w:r>
        <w:rPr>
          <w:rStyle w:val="HTMLCode"/>
          <w:color w:val="000000"/>
        </w:rPr>
        <w:t>_</w:t>
      </w:r>
      <w:proofErr w:type="spellStart"/>
      <w:r>
        <w:rPr>
          <w:rStyle w:val="HTMLCode"/>
          <w:color w:val="000000"/>
        </w:rPr>
        <w:t>runScheduledPost</w:t>
      </w:r>
      <w:proofErr w:type="spellEnd"/>
      <w:r>
        <w:rPr>
          <w:rFonts w:ascii="Courier New" w:hAnsi="Courier New" w:cs="Courier New"/>
          <w:color w:val="000000"/>
          <w:sz w:val="20"/>
          <w:szCs w:val="20"/>
        </w:rPr>
        <w:t xml:space="preserve"> CF, before calling Claude, the function now queries </w:t>
      </w:r>
      <w:proofErr w:type="spellStart"/>
      <w:r>
        <w:rPr>
          <w:rStyle w:val="HTMLCode"/>
          <w:color w:val="000000"/>
        </w:rPr>
        <w:t>listingDrafts</w:t>
      </w:r>
      <w:proofErr w:type="spellEnd"/>
      <w:r>
        <w:rPr>
          <w:rFonts w:ascii="Courier New" w:hAnsi="Courier New" w:cs="Courier New"/>
          <w:color w:val="000000"/>
          <w:sz w:val="20"/>
          <w:szCs w:val="20"/>
        </w:rPr>
        <w:t xml:space="preserve"> for the most recent draft matching </w:t>
      </w:r>
      <w:proofErr w:type="spellStart"/>
      <w:r>
        <w:rPr>
          <w:rStyle w:val="HTMLCode"/>
          <w:color w:val="000000"/>
        </w:rPr>
        <w:t>activeCampaignId</w:t>
      </w:r>
      <w:proofErr w:type="spellEnd"/>
      <w:r>
        <w:rPr>
          <w:rFonts w:ascii="Courier New" w:hAnsi="Courier New" w:cs="Courier New"/>
          <w:color w:val="000000"/>
          <w:sz w:val="20"/>
          <w:szCs w:val="20"/>
        </w:rPr>
        <w:t xml:space="preserve"> and injects campaign name, ad name, offer, ad details, and price into the AI prompt as </w:t>
      </w:r>
      <w:r>
        <w:rPr>
          <w:rStyle w:val="HTMLCode"/>
          <w:color w:val="000000"/>
        </w:rPr>
        <w:t>ACTIVE CAMPAIGN</w:t>
      </w:r>
      <w:r>
        <w:rPr>
          <w:rFonts w:ascii="Courier New" w:hAnsi="Courier New" w:cs="Courier New"/>
          <w:color w:val="000000"/>
          <w:sz w:val="20"/>
          <w:szCs w:val="20"/>
        </w:rPr>
        <w:t xml:space="preserve"> context. Falls back gracefully to general profile if no campaign is set or no draft exists. |</w:t>
      </w:r>
    </w:p>
    <w:p w14:paraId="69DA086D"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campaign save silently did nothing | Typing a campaign name and hitting Save appeared to work (chip showed, toast fired) but nothing was saved to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Root cause: </w:t>
      </w:r>
      <w:proofErr w:type="spellStart"/>
      <w:r>
        <w:rPr>
          <w:rStyle w:val="HTMLCode"/>
          <w:color w:val="000000"/>
        </w:rPr>
        <w:t>saveNewCampaign</w:t>
      </w:r>
      <w:proofErr w:type="spellEnd"/>
      <w:r>
        <w:rPr>
          <w:rFonts w:ascii="Courier New" w:hAnsi="Courier New" w:cs="Courier New"/>
          <w:color w:val="000000"/>
          <w:sz w:val="20"/>
          <w:szCs w:val="20"/>
        </w:rPr>
        <w:t xml:space="preserve"> lives in the regular </w:t>
      </w:r>
      <w:r>
        <w:rPr>
          <w:rStyle w:val="HTMLCode"/>
          <w:color w:val="000000"/>
        </w:rPr>
        <w:t>&lt;script&gt;</w:t>
      </w:r>
      <w:r>
        <w:rPr>
          <w:rFonts w:ascii="Courier New" w:hAnsi="Courier New" w:cs="Courier New"/>
          <w:color w:val="000000"/>
          <w:sz w:val="20"/>
          <w:szCs w:val="20"/>
        </w:rPr>
        <w:t xml:space="preserve"> block; </w:t>
      </w:r>
      <w:proofErr w:type="spellStart"/>
      <w:r>
        <w:rPr>
          <w:rStyle w:val="HTMLCode"/>
          <w:color w:val="000000"/>
        </w:rPr>
        <w:t>updateDoc</w:t>
      </w:r>
      <w:proofErr w:type="spellEnd"/>
      <w:r>
        <w:rPr>
          <w:rFonts w:ascii="Courier New" w:hAnsi="Courier New" w:cs="Courier New"/>
          <w:color w:val="000000"/>
          <w:sz w:val="20"/>
          <w:szCs w:val="20"/>
        </w:rPr>
        <w:t xml:space="preserve">, </w:t>
      </w:r>
      <w:r>
        <w:rPr>
          <w:rStyle w:val="HTMLCode"/>
          <w:color w:val="000000"/>
        </w:rPr>
        <w:t>doc</w:t>
      </w:r>
      <w:r>
        <w:rPr>
          <w:rFonts w:ascii="Courier New" w:hAnsi="Courier New" w:cs="Courier New"/>
          <w:color w:val="000000"/>
          <w:sz w:val="20"/>
          <w:szCs w:val="20"/>
        </w:rPr>
        <w:t xml:space="preserve">, </w:t>
      </w:r>
      <w:proofErr w:type="spellStart"/>
      <w:r>
        <w:rPr>
          <w:rStyle w:val="HTMLCode"/>
          <w:color w:val="000000"/>
        </w:rPr>
        <w:t>db</w:t>
      </w:r>
      <w:proofErr w:type="spellEnd"/>
      <w:r>
        <w:rPr>
          <w:rFonts w:ascii="Courier New" w:hAnsi="Courier New" w:cs="Courier New"/>
          <w:color w:val="000000"/>
          <w:sz w:val="20"/>
          <w:szCs w:val="20"/>
        </w:rPr>
        <w:t xml:space="preserve">, and </w:t>
      </w:r>
      <w:proofErr w:type="spellStart"/>
      <w:r>
        <w:rPr>
          <w:rStyle w:val="HTMLCode"/>
          <w:color w:val="000000"/>
        </w:rPr>
        <w:t>activeBizId</w:t>
      </w:r>
      <w:proofErr w:type="spellEnd"/>
      <w:r>
        <w:rPr>
          <w:rFonts w:ascii="Courier New" w:hAnsi="Courier New" w:cs="Courier New"/>
          <w:color w:val="000000"/>
          <w:sz w:val="20"/>
          <w:szCs w:val="20"/>
        </w:rPr>
        <w:t xml:space="preserve"> are only defined inside </w:t>
      </w:r>
      <w:r>
        <w:rPr>
          <w:rStyle w:val="HTMLCode"/>
          <w:color w:val="000000"/>
        </w:rPr>
        <w:t>&lt;script type="module"&gt;</w:t>
      </w:r>
      <w:r>
        <w:rPr>
          <w:rFonts w:ascii="Courier New" w:hAnsi="Courier New" w:cs="Courier New"/>
          <w:color w:val="000000"/>
          <w:sz w:val="20"/>
          <w:szCs w:val="20"/>
        </w:rPr>
        <w:t xml:space="preserve"> — module-scope variables are invisible to regular scripts, so the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call threw a silent </w:t>
      </w:r>
      <w:proofErr w:type="spellStart"/>
      <w:r>
        <w:rPr>
          <w:rFonts w:ascii="Courier New" w:hAnsi="Courier New" w:cs="Courier New"/>
          <w:color w:val="000000"/>
          <w:sz w:val="20"/>
          <w:szCs w:val="20"/>
        </w:rPr>
        <w:t>ReferenceError</w:t>
      </w:r>
      <w:proofErr w:type="spellEnd"/>
      <w:r>
        <w:rPr>
          <w:rFonts w:ascii="Courier New" w:hAnsi="Courier New" w:cs="Courier New"/>
          <w:color w:val="000000"/>
          <w:sz w:val="20"/>
          <w:szCs w:val="20"/>
        </w:rPr>
        <w:t xml:space="preserve">. Fix: added </w:t>
      </w:r>
      <w:r>
        <w:rPr>
          <w:rStyle w:val="HTMLCode"/>
          <w:color w:val="000000"/>
        </w:rPr>
        <w:t>window._</w:t>
      </w:r>
      <w:proofErr w:type="spellStart"/>
      <w:r>
        <w:rPr>
          <w:rStyle w:val="HTMLCode"/>
          <w:color w:val="000000"/>
        </w:rPr>
        <w:t>bbSaveCampaigns</w:t>
      </w:r>
      <w:proofErr w:type="spellEnd"/>
      <w:r>
        <w:rPr>
          <w:rStyle w:val="HTMLCode"/>
          <w:color w:val="000000"/>
        </w:rPr>
        <w:t>(cams)</w:t>
      </w:r>
      <w:r>
        <w:rPr>
          <w:rFonts w:ascii="Courier New" w:hAnsi="Courier New" w:cs="Courier New"/>
          <w:color w:val="000000"/>
          <w:sz w:val="20"/>
          <w:szCs w:val="20"/>
        </w:rPr>
        <w:t xml:space="preserve"> inside the module script (where </w:t>
      </w:r>
      <w:proofErr w:type="spellStart"/>
      <w:r>
        <w:rPr>
          <w:rStyle w:val="HTMLCode"/>
          <w:color w:val="000000"/>
        </w:rPr>
        <w:t>db</w:t>
      </w:r>
      <w:proofErr w:type="spellEnd"/>
      <w:r>
        <w:rPr>
          <w:rFonts w:ascii="Courier New" w:hAnsi="Courier New" w:cs="Courier New"/>
          <w:color w:val="000000"/>
          <w:sz w:val="20"/>
          <w:szCs w:val="20"/>
        </w:rPr>
        <w:t xml:space="preserve"> and </w:t>
      </w:r>
      <w:proofErr w:type="spellStart"/>
      <w:r>
        <w:rPr>
          <w:rStyle w:val="HTMLCode"/>
          <w:color w:val="000000"/>
        </w:rPr>
        <w:t>activeBizId</w:t>
      </w:r>
      <w:proofErr w:type="spellEnd"/>
      <w:r>
        <w:rPr>
          <w:rFonts w:ascii="Courier New" w:hAnsi="Courier New" w:cs="Courier New"/>
          <w:color w:val="000000"/>
          <w:sz w:val="20"/>
          <w:szCs w:val="20"/>
        </w:rPr>
        <w:t xml:space="preserve"> are in scope); </w:t>
      </w:r>
      <w:proofErr w:type="spellStart"/>
      <w:r>
        <w:rPr>
          <w:rStyle w:val="HTMLCode"/>
          <w:color w:val="000000"/>
        </w:rPr>
        <w:t>saveNewCampaign</w:t>
      </w:r>
      <w:proofErr w:type="spellEnd"/>
      <w:r>
        <w:rPr>
          <w:rFonts w:ascii="Courier New" w:hAnsi="Courier New" w:cs="Courier New"/>
          <w:color w:val="000000"/>
          <w:sz w:val="20"/>
          <w:szCs w:val="20"/>
        </w:rPr>
        <w:t xml:space="preserve"> now calls that hook instead of calling </w:t>
      </w:r>
      <w:proofErr w:type="spellStart"/>
      <w:r>
        <w:rPr>
          <w:rStyle w:val="HTMLCode"/>
          <w:color w:val="000000"/>
        </w:rPr>
        <w:t>updateDoc</w:t>
      </w:r>
      <w:proofErr w:type="spellEnd"/>
      <w:r>
        <w:rPr>
          <w:rFonts w:ascii="Courier New" w:hAnsi="Courier New" w:cs="Courier New"/>
          <w:color w:val="000000"/>
          <w:sz w:val="20"/>
          <w:szCs w:val="20"/>
        </w:rPr>
        <w:t xml:space="preserve"> directly. |</w:t>
      </w:r>
    </w:p>
    <w:p w14:paraId="6C822393"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photo upload hang on multi-select | When user picked 3 photos at once, 1 uploaded and 2 hung permanently at 0% with no error. Root cause 1: </w:t>
      </w:r>
      <w:proofErr w:type="spellStart"/>
      <w:r>
        <w:rPr>
          <w:rStyle w:val="HTMLCode"/>
          <w:color w:val="000000"/>
        </w:rPr>
        <w:t>handleImages</w:t>
      </w:r>
      <w:proofErr w:type="spellEnd"/>
      <w:r>
        <w:rPr>
          <w:rFonts w:ascii="Courier New" w:hAnsi="Courier New" w:cs="Courier New"/>
          <w:color w:val="000000"/>
          <w:sz w:val="20"/>
          <w:szCs w:val="20"/>
        </w:rPr>
        <w:t xml:space="preserve"> used </w:t>
      </w:r>
      <w:proofErr w:type="spellStart"/>
      <w:r>
        <w:rPr>
          <w:rStyle w:val="HTMLCode"/>
          <w:color w:val="000000"/>
        </w:rPr>
        <w:t>forEach</w:t>
      </w:r>
      <w:proofErr w:type="spellEnd"/>
      <w:r>
        <w:rPr>
          <w:rFonts w:ascii="Courier New" w:hAnsi="Courier New" w:cs="Courier New"/>
          <w:color w:val="000000"/>
          <w:sz w:val="20"/>
          <w:szCs w:val="20"/>
        </w:rPr>
        <w:t xml:space="preserve"> which fired all </w:t>
      </w:r>
      <w:r>
        <w:rPr>
          <w:rStyle w:val="HTMLCode"/>
          <w:color w:val="000000"/>
        </w:rPr>
        <w:t>_</w:t>
      </w:r>
      <w:proofErr w:type="spellStart"/>
      <w:r>
        <w:rPr>
          <w:rStyle w:val="HTMLCode"/>
          <w:color w:val="000000"/>
        </w:rPr>
        <w:t>bbUploadPhoto</w:t>
      </w:r>
      <w:proofErr w:type="spellEnd"/>
      <w:r>
        <w:rPr>
          <w:rFonts w:ascii="Courier New" w:hAnsi="Courier New" w:cs="Courier New"/>
          <w:color w:val="000000"/>
          <w:sz w:val="20"/>
          <w:szCs w:val="20"/>
        </w:rPr>
        <w:t xml:space="preserve"> calls simultaneously; concurrent </w:t>
      </w:r>
      <w:proofErr w:type="spellStart"/>
      <w:r>
        <w:rPr>
          <w:rStyle w:val="HTMLCode"/>
          <w:color w:val="000000"/>
        </w:rPr>
        <w:t>canvas.toBlob</w:t>
      </w:r>
      <w:proofErr w:type="spellEnd"/>
      <w:r>
        <w:rPr>
          <w:rStyle w:val="HTMLCode"/>
          <w:color w:val="000000"/>
        </w:rPr>
        <w:t>()</w:t>
      </w:r>
      <w:r>
        <w:rPr>
          <w:rFonts w:ascii="Courier New" w:hAnsi="Courier New" w:cs="Courier New"/>
          <w:color w:val="000000"/>
          <w:sz w:val="20"/>
          <w:szCs w:val="20"/>
        </w:rPr>
        <w:t xml:space="preserve"> calls compete on mobile and some callbacks never fire. Root cause 2: </w:t>
      </w:r>
      <w:proofErr w:type="spellStart"/>
      <w:r>
        <w:rPr>
          <w:rStyle w:val="HTMLCode"/>
          <w:color w:val="000000"/>
        </w:rPr>
        <w:t>compressImage</w:t>
      </w:r>
      <w:proofErr w:type="spellEnd"/>
      <w:r>
        <w:rPr>
          <w:rFonts w:ascii="Courier New" w:hAnsi="Courier New" w:cs="Courier New"/>
          <w:color w:val="000000"/>
          <w:sz w:val="20"/>
          <w:szCs w:val="20"/>
        </w:rPr>
        <w:t xml:space="preserve"> had no timeout — if </w:t>
      </w:r>
      <w:proofErr w:type="spellStart"/>
      <w:r>
        <w:rPr>
          <w:rStyle w:val="HTMLCode"/>
          <w:color w:val="000000"/>
        </w:rPr>
        <w:t>toBlob</w:t>
      </w:r>
      <w:proofErr w:type="spellEnd"/>
      <w:r>
        <w:rPr>
          <w:rFonts w:ascii="Courier New" w:hAnsi="Courier New" w:cs="Courier New"/>
          <w:color w:val="000000"/>
          <w:sz w:val="20"/>
          <w:szCs w:val="20"/>
        </w:rPr>
        <w:t xml:space="preserve"> silently stalled it hung forever. Fix 1: changed </w:t>
      </w:r>
      <w:proofErr w:type="spellStart"/>
      <w:r>
        <w:rPr>
          <w:rStyle w:val="HTMLCode"/>
          <w:color w:val="000000"/>
        </w:rPr>
        <w:t>forEach</w:t>
      </w:r>
      <w:proofErr w:type="spellEnd"/>
      <w:r>
        <w:rPr>
          <w:rFonts w:ascii="Courier New" w:hAnsi="Courier New" w:cs="Courier New"/>
          <w:color w:val="000000"/>
          <w:sz w:val="20"/>
          <w:szCs w:val="20"/>
        </w:rPr>
        <w:t xml:space="preserve"> to </w:t>
      </w:r>
      <w:r>
        <w:rPr>
          <w:rStyle w:val="HTMLCode"/>
          <w:color w:val="000000"/>
        </w:rPr>
        <w:t>for...of</w:t>
      </w:r>
      <w:r>
        <w:rPr>
          <w:rFonts w:ascii="Courier New" w:hAnsi="Courier New" w:cs="Courier New"/>
          <w:color w:val="000000"/>
          <w:sz w:val="20"/>
          <w:szCs w:val="20"/>
        </w:rPr>
        <w:t xml:space="preserve"> with </w:t>
      </w:r>
      <w:r>
        <w:rPr>
          <w:rStyle w:val="HTMLCode"/>
          <w:color w:val="000000"/>
        </w:rPr>
        <w:t>await</w:t>
      </w:r>
      <w:r>
        <w:rPr>
          <w:rFonts w:ascii="Courier New" w:hAnsi="Courier New" w:cs="Courier New"/>
          <w:color w:val="000000"/>
          <w:sz w:val="20"/>
          <w:szCs w:val="20"/>
        </w:rPr>
        <w:t xml:space="preserve"> so compression is serialized (one at a time); Firebase </w:t>
      </w:r>
      <w:proofErr w:type="spellStart"/>
      <w:r>
        <w:rPr>
          <w:rStyle w:val="HTMLCode"/>
          <w:color w:val="000000"/>
        </w:rPr>
        <w:t>uploadBytesResumable</w:t>
      </w:r>
      <w:proofErr w:type="spellEnd"/>
      <w:r>
        <w:rPr>
          <w:rFonts w:ascii="Courier New" w:hAnsi="Courier New" w:cs="Courier New"/>
          <w:color w:val="000000"/>
          <w:sz w:val="20"/>
          <w:szCs w:val="20"/>
        </w:rPr>
        <w:t xml:space="preserve"> still fires in parallel. Fix 2: added </w:t>
      </w:r>
      <w:r>
        <w:rPr>
          <w:rStyle w:val="HTMLCode"/>
          <w:color w:val="000000"/>
        </w:rPr>
        <w:t>settled</w:t>
      </w:r>
      <w:r>
        <w:rPr>
          <w:rFonts w:ascii="Courier New" w:hAnsi="Courier New" w:cs="Courier New"/>
          <w:color w:val="000000"/>
          <w:sz w:val="20"/>
          <w:szCs w:val="20"/>
        </w:rPr>
        <w:t xml:space="preserve"> flag + 5s </w:t>
      </w:r>
      <w:proofErr w:type="spellStart"/>
      <w:r>
        <w:rPr>
          <w:rStyle w:val="HTMLCode"/>
          <w:color w:val="000000"/>
        </w:rPr>
        <w:t>toBlob</w:t>
      </w:r>
      <w:proofErr w:type="spellEnd"/>
      <w:r>
        <w:rPr>
          <w:rFonts w:ascii="Courier New" w:hAnsi="Courier New" w:cs="Courier New"/>
          <w:color w:val="000000"/>
          <w:sz w:val="20"/>
          <w:szCs w:val="20"/>
        </w:rPr>
        <w:t xml:space="preserve"> timeout + 8s outer safety timeout in </w:t>
      </w:r>
      <w:proofErr w:type="spellStart"/>
      <w:r>
        <w:rPr>
          <w:rStyle w:val="HTMLCode"/>
          <w:color w:val="000000"/>
        </w:rPr>
        <w:t>compressImage</w:t>
      </w:r>
      <w:proofErr w:type="spellEnd"/>
      <w:r>
        <w:rPr>
          <w:rFonts w:ascii="Courier New" w:hAnsi="Courier New" w:cs="Courier New"/>
          <w:color w:val="000000"/>
          <w:sz w:val="20"/>
          <w:szCs w:val="20"/>
        </w:rPr>
        <w:t xml:space="preserve"> — any stall falls back to uploading the original file. |</w:t>
      </w:r>
    </w:p>
    <w:p w14:paraId="579BA068"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proofErr w:type="spellStart"/>
      <w:r>
        <w:rPr>
          <w:rStyle w:val="HTMLCode"/>
          <w:color w:val="000000"/>
        </w:rPr>
        <w:t>BlastyBiz</w:t>
      </w:r>
      <w:proofErr w:type="spellEnd"/>
      <w:r>
        <w:rPr>
          <w:rStyle w:val="HTMLCode"/>
          <w:color w:val="000000"/>
        </w:rPr>
        <w:t>-Listing-Preview.html</w:t>
      </w:r>
      <w:r>
        <w:rPr>
          <w:rFonts w:ascii="Courier New" w:hAnsi="Courier New" w:cs="Courier New"/>
          <w:color w:val="000000"/>
          <w:sz w:val="20"/>
          <w:szCs w:val="20"/>
        </w:rPr>
        <w:t xml:space="preserve"> — per-platform action buttons | Replaced generic "Approve / Regenerate / Save" row with three focused action buttons per platform: </w:t>
      </w:r>
      <w:r>
        <w:rPr>
          <w:rFonts w:ascii="Segoe UI Emoji" w:hAnsi="Segoe UI Emoji" w:cs="Segoe UI Emoji"/>
          <w:color w:val="000000"/>
          <w:sz w:val="20"/>
          <w:szCs w:val="20"/>
        </w:rPr>
        <w:t>👍</w:t>
      </w:r>
      <w:r>
        <w:rPr>
          <w:rFonts w:ascii="Courier New" w:hAnsi="Courier New" w:cs="Courier New"/>
          <w:color w:val="000000"/>
          <w:sz w:val="20"/>
          <w:szCs w:val="20"/>
        </w:rPr>
        <w:t xml:space="preserve"> Looks Good (approve that platform), </w:t>
      </w:r>
      <w:r>
        <w:rPr>
          <w:rFonts w:ascii="Segoe UI Emoji" w:hAnsi="Segoe UI Emoji" w:cs="Segoe UI Emoji"/>
          <w:color w:val="000000"/>
          <w:sz w:val="20"/>
          <w:szCs w:val="20"/>
        </w:rPr>
        <w:t>🔄</w:t>
      </w:r>
      <w:r>
        <w:rPr>
          <w:rFonts w:ascii="Courier New" w:hAnsi="Courier New" w:cs="Courier New"/>
          <w:color w:val="000000"/>
          <w:sz w:val="20"/>
          <w:szCs w:val="20"/>
        </w:rPr>
        <w:t xml:space="preserve"> Regenerate (re-calls </w:t>
      </w:r>
      <w:proofErr w:type="spellStart"/>
      <w:r>
        <w:rPr>
          <w:rStyle w:val="HTMLCode"/>
          <w:color w:val="000000"/>
        </w:rPr>
        <w:t>adaptListing</w:t>
      </w:r>
      <w:proofErr w:type="spellEnd"/>
      <w:r>
        <w:rPr>
          <w:rFonts w:ascii="Courier New" w:hAnsi="Courier New" w:cs="Courier New"/>
          <w:color w:val="000000"/>
          <w:sz w:val="20"/>
          <w:szCs w:val="20"/>
        </w:rPr>
        <w:t xml:space="preserve"> CF for just the active platform, updates </w:t>
      </w:r>
      <w:proofErr w:type="spellStart"/>
      <w:r>
        <w:rPr>
          <w:rFonts w:ascii="Courier New" w:hAnsi="Courier New" w:cs="Courier New"/>
          <w:color w:val="000000"/>
          <w:sz w:val="20"/>
          <w:szCs w:val="20"/>
        </w:rPr>
        <w:t>textarea</w:t>
      </w:r>
      <w:proofErr w:type="spellEnd"/>
      <w:r>
        <w:rPr>
          <w:rFonts w:ascii="Courier New" w:hAnsi="Courier New" w:cs="Courier New"/>
          <w:color w:val="000000"/>
          <w:sz w:val="20"/>
          <w:szCs w:val="20"/>
        </w:rPr>
        <w:t xml:space="preserve"> in place), </w:t>
      </w:r>
      <w:r>
        <w:rPr>
          <w:rFonts w:ascii="Segoe UI Emoji" w:hAnsi="Segoe UI Emoji" w:cs="Segoe UI Emoji"/>
          <w:color w:val="000000"/>
          <w:sz w:val="20"/>
          <w:szCs w:val="20"/>
        </w:rPr>
        <w:t>✂️</w:t>
      </w:r>
      <w:r>
        <w:rPr>
          <w:rFonts w:ascii="Courier New" w:hAnsi="Courier New" w:cs="Courier New"/>
          <w:color w:val="000000"/>
          <w:sz w:val="20"/>
          <w:szCs w:val="20"/>
        </w:rPr>
        <w:t xml:space="preserve"> Make Shorter (same call with a "under 80 words, punchy" direction). Both buttons disable + show spinner-style label while AI </w:t>
      </w:r>
      <w:r>
        <w:rPr>
          <w:rFonts w:ascii="Courier New" w:hAnsi="Courier New" w:cs="Courier New"/>
          <w:color w:val="000000"/>
          <w:sz w:val="20"/>
          <w:szCs w:val="20"/>
        </w:rPr>
        <w:lastRenderedPageBreak/>
        <w:t xml:space="preserve">runs; </w:t>
      </w:r>
      <w:proofErr w:type="spellStart"/>
      <w:r>
        <w:rPr>
          <w:rFonts w:ascii="Courier New" w:hAnsi="Courier New" w:cs="Courier New"/>
          <w:color w:val="000000"/>
          <w:sz w:val="20"/>
          <w:szCs w:val="20"/>
        </w:rPr>
        <w:t>textarea</w:t>
      </w:r>
      <w:proofErr w:type="spellEnd"/>
      <w:r>
        <w:rPr>
          <w:rFonts w:ascii="Courier New" w:hAnsi="Courier New" w:cs="Courier New"/>
          <w:color w:val="000000"/>
          <w:sz w:val="20"/>
          <w:szCs w:val="20"/>
        </w:rPr>
        <w:t xml:space="preserve"> fades to 40% opacity. </w:t>
      </w:r>
      <w:proofErr w:type="spellStart"/>
      <w:r>
        <w:rPr>
          <w:rStyle w:val="HTMLCode"/>
          <w:color w:val="000000"/>
        </w:rPr>
        <w:t>currentDraftData</w:t>
      </w:r>
      <w:proofErr w:type="spellEnd"/>
      <w:r>
        <w:rPr>
          <w:rFonts w:ascii="Courier New" w:hAnsi="Courier New" w:cs="Courier New"/>
          <w:color w:val="000000"/>
          <w:sz w:val="20"/>
          <w:szCs w:val="20"/>
        </w:rPr>
        <w:t xml:space="preserve"> stored globally on draft load so regenerate has full listing context. |</w:t>
      </w:r>
    </w:p>
    <w:p w14:paraId="0865A61A"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w:t>
      </w:r>
      <w:r>
        <w:rPr>
          <w:rStyle w:val="HTMLCode"/>
          <w:color w:val="000000"/>
        </w:rPr>
        <w:t>functions/</w:t>
      </w:r>
      <w:proofErr w:type="spellStart"/>
      <w:r>
        <w:rPr>
          <w:rStyle w:val="HTMLCode"/>
          <w:color w:val="000000"/>
        </w:rPr>
        <w:t>index.js</w:t>
      </w:r>
      <w:proofErr w:type="spellEnd"/>
      <w:r>
        <w:rPr>
          <w:rFonts w:ascii="Courier New" w:hAnsi="Courier New" w:cs="Courier New"/>
          <w:color w:val="000000"/>
          <w:sz w:val="20"/>
          <w:szCs w:val="20"/>
        </w:rPr>
        <w:t xml:space="preserve"> — Campaign → Ad structure | Create page redesigned with Campaign → Ad hierarchy. Campaign card at top: chip-style selector for existing campaigns (stored as </w:t>
      </w:r>
      <w:r>
        <w:rPr>
          <w:rStyle w:val="HTMLCode"/>
          <w:color w:val="000000"/>
        </w:rPr>
        <w:t>campaigns[]</w:t>
      </w:r>
      <w:r>
        <w:rPr>
          <w:rFonts w:ascii="Courier New" w:hAnsi="Courier New" w:cs="Courier New"/>
          <w:color w:val="000000"/>
          <w:sz w:val="20"/>
          <w:szCs w:val="20"/>
        </w:rPr>
        <w:t xml:space="preserve"> array in </w:t>
      </w:r>
      <w:r>
        <w:rPr>
          <w:rStyle w:val="HTMLCode"/>
          <w:color w:val="000000"/>
        </w:rPr>
        <w:t>businesses/{</w:t>
      </w:r>
      <w:proofErr w:type="spellStart"/>
      <w:r>
        <w:rPr>
          <w:rStyle w:val="HTMLCode"/>
          <w:color w:val="000000"/>
        </w:rPr>
        <w:t>bizId</w:t>
      </w:r>
      <w:proofErr w:type="spellEnd"/>
      <w:r>
        <w:rPr>
          <w:rStyle w:val="HTMLCode"/>
          <w:color w:val="000000"/>
        </w:rPr>
        <w:t>}</w:t>
      </w:r>
      <w:r>
        <w:rPr>
          <w:rFonts w:ascii="Courier New" w:hAnsi="Courier New" w:cs="Courier New"/>
          <w:color w:val="000000"/>
          <w:sz w:val="20"/>
          <w:szCs w:val="20"/>
        </w:rPr>
        <w:t xml:space="preserve">) + inline </w:t>
      </w:r>
      <w:r>
        <w:rPr>
          <w:rFonts w:ascii="MS Mincho" w:eastAsia="MS Mincho" w:hAnsi="MS Mincho" w:cs="MS Mincho" w:hint="eastAsia"/>
          <w:color w:val="000000"/>
          <w:sz w:val="20"/>
          <w:szCs w:val="20"/>
        </w:rPr>
        <w:t>＋</w:t>
      </w:r>
      <w:r>
        <w:rPr>
          <w:rFonts w:ascii="Courier New" w:hAnsi="Courier New" w:cs="Courier New"/>
          <w:color w:val="000000"/>
          <w:sz w:val="20"/>
          <w:szCs w:val="20"/>
        </w:rPr>
        <w:t xml:space="preserve"> New Campaign flow that saves to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Ad card below: Ad name, Offer description, Tell us more (free-form details), Price. Business fields (name, phone, address, etc.) moved to hidden inputs — pre-filled from profile silently. </w:t>
      </w:r>
      <w:proofErr w:type="spellStart"/>
      <w:r>
        <w:rPr>
          <w:rStyle w:val="HTMLCode"/>
          <w:color w:val="000000"/>
        </w:rPr>
        <w:t>adName</w:t>
      </w:r>
      <w:proofErr w:type="spellEnd"/>
      <w:r>
        <w:rPr>
          <w:rFonts w:ascii="Courier New" w:hAnsi="Courier New" w:cs="Courier New"/>
          <w:color w:val="000000"/>
          <w:sz w:val="20"/>
          <w:szCs w:val="20"/>
        </w:rPr>
        <w:t xml:space="preserve">, </w:t>
      </w:r>
      <w:proofErr w:type="spellStart"/>
      <w:r>
        <w:rPr>
          <w:rStyle w:val="HTMLCode"/>
          <w:color w:val="000000"/>
        </w:rPr>
        <w:t>adDetails</w:t>
      </w:r>
      <w:proofErr w:type="spellEnd"/>
      <w:r>
        <w:rPr>
          <w:rFonts w:ascii="Courier New" w:hAnsi="Courier New" w:cs="Courier New"/>
          <w:color w:val="000000"/>
          <w:sz w:val="20"/>
          <w:szCs w:val="20"/>
        </w:rPr>
        <w:t xml:space="preserve">, </w:t>
      </w:r>
      <w:proofErr w:type="spellStart"/>
      <w:r>
        <w:rPr>
          <w:rStyle w:val="HTMLCode"/>
          <w:color w:val="000000"/>
        </w:rPr>
        <w:t>campaignId</w:t>
      </w:r>
      <w:proofErr w:type="spellEnd"/>
      <w:r>
        <w:rPr>
          <w:rFonts w:ascii="Courier New" w:hAnsi="Courier New" w:cs="Courier New"/>
          <w:color w:val="000000"/>
          <w:sz w:val="20"/>
          <w:szCs w:val="20"/>
        </w:rPr>
        <w:t xml:space="preserve">, </w:t>
      </w:r>
      <w:proofErr w:type="spellStart"/>
      <w:r>
        <w:rPr>
          <w:rStyle w:val="HTMLCode"/>
          <w:color w:val="000000"/>
        </w:rPr>
        <w:t>campaignName</w:t>
      </w:r>
      <w:proofErr w:type="spellEnd"/>
      <w:r>
        <w:rPr>
          <w:rFonts w:ascii="Courier New" w:hAnsi="Courier New" w:cs="Courier New"/>
          <w:color w:val="000000"/>
          <w:sz w:val="20"/>
          <w:szCs w:val="20"/>
        </w:rPr>
        <w:t xml:space="preserve"> added to </w:t>
      </w:r>
      <w:proofErr w:type="spellStart"/>
      <w:r>
        <w:rPr>
          <w:rStyle w:val="HTMLCode"/>
          <w:color w:val="000000"/>
        </w:rPr>
        <w:t>saveDraft</w:t>
      </w:r>
      <w:proofErr w:type="spellEnd"/>
      <w:r>
        <w:rPr>
          <w:rFonts w:ascii="Courier New" w:hAnsi="Courier New" w:cs="Courier New"/>
          <w:color w:val="000000"/>
          <w:sz w:val="20"/>
          <w:szCs w:val="20"/>
        </w:rPr>
        <w:t xml:space="preserve">, </w:t>
      </w:r>
      <w:proofErr w:type="spellStart"/>
      <w:r>
        <w:rPr>
          <w:rStyle w:val="HTMLCode"/>
          <w:color w:val="000000"/>
        </w:rPr>
        <w:t>loadDraft</w:t>
      </w:r>
      <w:proofErr w:type="spellEnd"/>
      <w:r>
        <w:rPr>
          <w:rFonts w:ascii="Courier New" w:hAnsi="Courier New" w:cs="Courier New"/>
          <w:color w:val="000000"/>
          <w:sz w:val="20"/>
          <w:szCs w:val="20"/>
        </w:rPr>
        <w:t xml:space="preserve">, </w:t>
      </w:r>
      <w:r>
        <w:rPr>
          <w:rStyle w:val="HTMLCode"/>
          <w:color w:val="000000"/>
        </w:rPr>
        <w:t>_</w:t>
      </w:r>
      <w:proofErr w:type="spellStart"/>
      <w:r>
        <w:rPr>
          <w:rStyle w:val="HTMLCode"/>
          <w:color w:val="000000"/>
        </w:rPr>
        <w:t>afterAdaptation</w:t>
      </w:r>
      <w:proofErr w:type="spellEnd"/>
      <w:r>
        <w:rPr>
          <w:rFonts w:ascii="Courier New" w:hAnsi="Courier New" w:cs="Courier New"/>
          <w:color w:val="000000"/>
          <w:sz w:val="20"/>
          <w:szCs w:val="20"/>
        </w:rPr>
        <w:t xml:space="preserve"> (saved to </w:t>
      </w:r>
      <w:proofErr w:type="spellStart"/>
      <w:r>
        <w:rPr>
          <w:rStyle w:val="HTMLCode"/>
          <w:color w:val="000000"/>
        </w:rPr>
        <w:t>listingDrafts</w:t>
      </w:r>
      <w:proofErr w:type="spellEnd"/>
      <w:r>
        <w:rPr>
          <w:rFonts w:ascii="Courier New" w:hAnsi="Courier New" w:cs="Courier New"/>
          <w:color w:val="000000"/>
          <w:sz w:val="20"/>
          <w:szCs w:val="20"/>
        </w:rPr>
        <w:t xml:space="preserve">), and </w:t>
      </w:r>
      <w:proofErr w:type="spellStart"/>
      <w:r>
        <w:rPr>
          <w:rStyle w:val="HTMLCode"/>
          <w:color w:val="000000"/>
        </w:rPr>
        <w:t>runAdaptation</w:t>
      </w:r>
      <w:proofErr w:type="spellEnd"/>
      <w:r>
        <w:rPr>
          <w:rFonts w:ascii="Courier New" w:hAnsi="Courier New" w:cs="Courier New"/>
          <w:color w:val="000000"/>
          <w:sz w:val="20"/>
          <w:szCs w:val="20"/>
        </w:rPr>
        <w:t xml:space="preserve">. </w:t>
      </w:r>
      <w:proofErr w:type="spellStart"/>
      <w:r>
        <w:rPr>
          <w:rStyle w:val="HTMLCode"/>
          <w:color w:val="000000"/>
        </w:rPr>
        <w:t>adaptListing</w:t>
      </w:r>
      <w:proofErr w:type="spellEnd"/>
      <w:r>
        <w:rPr>
          <w:rFonts w:ascii="Courier New" w:hAnsi="Courier New" w:cs="Courier New"/>
          <w:color w:val="000000"/>
          <w:sz w:val="20"/>
          <w:szCs w:val="20"/>
        </w:rPr>
        <w:t xml:space="preserve"> Cloud Function prompt updated to include Campaign, Ad name, and Additional ad details. |</w:t>
      </w:r>
    </w:p>
    <w:p w14:paraId="3EA1F1A3"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Create form pre-fill | Form fields (name, category, phone, website, hours, address, </w:t>
      </w:r>
      <w:proofErr w:type="spellStart"/>
      <w:r>
        <w:rPr>
          <w:rFonts w:ascii="Courier New" w:hAnsi="Courier New" w:cs="Courier New"/>
          <w:color w:val="000000"/>
          <w:sz w:val="20"/>
          <w:szCs w:val="20"/>
        </w:rPr>
        <w:t>locationType</w:t>
      </w:r>
      <w:proofErr w:type="spellEnd"/>
      <w:r>
        <w:rPr>
          <w:rFonts w:ascii="Courier New" w:hAnsi="Courier New" w:cs="Courier New"/>
          <w:color w:val="000000"/>
          <w:sz w:val="20"/>
          <w:szCs w:val="20"/>
        </w:rPr>
        <w:t xml:space="preserve">, region) were blank every time the Create page loaded — user had to re-type their own business info on every new listing. Root cause 1: profile object built from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was missing </w:t>
      </w:r>
      <w:proofErr w:type="spellStart"/>
      <w:r>
        <w:rPr>
          <w:rStyle w:val="HTMLCode"/>
          <w:color w:val="000000"/>
        </w:rPr>
        <w:t>locationType</w:t>
      </w:r>
      <w:proofErr w:type="spellEnd"/>
      <w:r>
        <w:rPr>
          <w:rFonts w:ascii="Courier New" w:hAnsi="Courier New" w:cs="Courier New"/>
          <w:color w:val="000000"/>
          <w:sz w:val="20"/>
          <w:szCs w:val="20"/>
        </w:rPr>
        <w:t xml:space="preserve"> and </w:t>
      </w:r>
      <w:r>
        <w:rPr>
          <w:rStyle w:val="HTMLCode"/>
          <w:color w:val="000000"/>
        </w:rPr>
        <w:t>region</w:t>
      </w:r>
      <w:r>
        <w:rPr>
          <w:rFonts w:ascii="Courier New" w:hAnsi="Courier New" w:cs="Courier New"/>
          <w:color w:val="000000"/>
          <w:sz w:val="20"/>
          <w:szCs w:val="20"/>
        </w:rPr>
        <w:t xml:space="preserve">. Root cause 2: </w:t>
      </w:r>
      <w:proofErr w:type="spellStart"/>
      <w:r>
        <w:rPr>
          <w:rStyle w:val="HTMLCode"/>
          <w:color w:val="000000"/>
        </w:rPr>
        <w:t>loadProfile</w:t>
      </w:r>
      <w:proofErr w:type="spellEnd"/>
      <w:r>
        <w:rPr>
          <w:rStyle w:val="HTMLCode"/>
          <w:color w:val="000000"/>
        </w:rPr>
        <w:t>()</w:t>
      </w:r>
      <w:r>
        <w:rPr>
          <w:rFonts w:ascii="Courier New" w:hAnsi="Courier New" w:cs="Courier New"/>
          <w:color w:val="000000"/>
          <w:sz w:val="20"/>
          <w:szCs w:val="20"/>
        </w:rPr>
        <w:t xml:space="preserve"> only pre-filled name, phone, address — category, website, hours were never propagated to the create form. Fix: added </w:t>
      </w:r>
      <w:proofErr w:type="spellStart"/>
      <w:r>
        <w:rPr>
          <w:rStyle w:val="HTMLCode"/>
          <w:color w:val="000000"/>
        </w:rPr>
        <w:t>locationType</w:t>
      </w:r>
      <w:proofErr w:type="spellEnd"/>
      <w:r>
        <w:rPr>
          <w:rFonts w:ascii="Courier New" w:hAnsi="Courier New" w:cs="Courier New"/>
          <w:color w:val="000000"/>
          <w:sz w:val="20"/>
          <w:szCs w:val="20"/>
        </w:rPr>
        <w:t xml:space="preserve"> and </w:t>
      </w:r>
      <w:r>
        <w:rPr>
          <w:rStyle w:val="HTMLCode"/>
          <w:color w:val="000000"/>
        </w:rPr>
        <w:t>region</w:t>
      </w:r>
      <w:r>
        <w:rPr>
          <w:rFonts w:ascii="Courier New" w:hAnsi="Courier New" w:cs="Courier New"/>
          <w:color w:val="000000"/>
          <w:sz w:val="20"/>
          <w:szCs w:val="20"/>
        </w:rPr>
        <w:t xml:space="preserve"> to profile object; added pre-fill for category, website, hours in </w:t>
      </w:r>
      <w:proofErr w:type="spellStart"/>
      <w:r>
        <w:rPr>
          <w:rStyle w:val="HTMLCode"/>
          <w:color w:val="000000"/>
        </w:rPr>
        <w:t>loadProfile</w:t>
      </w:r>
      <w:proofErr w:type="spellEnd"/>
      <w:r>
        <w:rPr>
          <w:rStyle w:val="HTMLCode"/>
          <w:color w:val="000000"/>
        </w:rPr>
        <w:t>()</w:t>
      </w:r>
      <w:r>
        <w:rPr>
          <w:rFonts w:ascii="Courier New" w:hAnsi="Courier New" w:cs="Courier New"/>
          <w:color w:val="000000"/>
          <w:sz w:val="20"/>
          <w:szCs w:val="20"/>
        </w:rPr>
        <w:t>. |</w:t>
      </w:r>
    </w:p>
    <w:p w14:paraId="65BFCAE9"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w:t>
      </w:r>
      <w:proofErr w:type="spellStart"/>
      <w:r>
        <w:rPr>
          <w:rStyle w:val="HTMLCode"/>
          <w:color w:val="000000"/>
        </w:rPr>
        <w:t>BlastyBiz</w:t>
      </w:r>
      <w:proofErr w:type="spellEnd"/>
      <w:r>
        <w:rPr>
          <w:rStyle w:val="HTMLCode"/>
          <w:color w:val="000000"/>
        </w:rPr>
        <w:t>-Listing-Preview.html</w:t>
      </w:r>
      <w:r>
        <w:rPr>
          <w:rFonts w:ascii="Courier New" w:hAnsi="Courier New" w:cs="Courier New"/>
          <w:color w:val="000000"/>
          <w:sz w:val="20"/>
          <w:szCs w:val="20"/>
        </w:rPr>
        <w:t xml:space="preserve"> — navigation after AI adaptation | After AI ran, app stayed on the Platforms tab showing platform cards. User had to scroll to find a "Review &amp; Approve All Listings" button that most users never noticed. Fix: replaced tab-switch + button-show pattern with </w:t>
      </w:r>
      <w:r>
        <w:rPr>
          <w:rStyle w:val="HTMLCode"/>
          <w:color w:val="000000"/>
        </w:rPr>
        <w:t>await _</w:t>
      </w:r>
      <w:proofErr w:type="spellStart"/>
      <w:r>
        <w:rPr>
          <w:rStyle w:val="HTMLCode"/>
          <w:color w:val="000000"/>
        </w:rPr>
        <w:t>afterAdaptation</w:t>
      </w:r>
      <w:proofErr w:type="spellEnd"/>
      <w:r>
        <w:rPr>
          <w:rStyle w:val="HTMLCode"/>
          <w:color w:val="000000"/>
        </w:rPr>
        <w:t>()</w:t>
      </w:r>
      <w:r>
        <w:rPr>
          <w:rFonts w:ascii="Courier New" w:hAnsi="Courier New" w:cs="Courier New"/>
          <w:color w:val="000000"/>
          <w:sz w:val="20"/>
          <w:szCs w:val="20"/>
        </w:rPr>
        <w:t xml:space="preserve"> then </w:t>
      </w:r>
      <w:proofErr w:type="spellStart"/>
      <w:r>
        <w:rPr>
          <w:rStyle w:val="HTMLCode"/>
          <w:color w:val="000000"/>
        </w:rPr>
        <w:t>window.location.href</w:t>
      </w:r>
      <w:proofErr w:type="spellEnd"/>
      <w:r>
        <w:rPr>
          <w:rFonts w:ascii="Courier New" w:hAnsi="Courier New" w:cs="Courier New"/>
          <w:color w:val="000000"/>
          <w:sz w:val="20"/>
          <w:szCs w:val="20"/>
        </w:rPr>
        <w:t xml:space="preserve"> redirect directly to the preview page. Fallback to platforms tab if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save fails. |</w:t>
      </w:r>
    </w:p>
    <w:p w14:paraId="09D83E8A"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w:t>
      </w:r>
      <w:r>
        <w:rPr>
          <w:rStyle w:val="HTMLCode"/>
          <w:color w:val="000000"/>
        </w:rPr>
        <w:t>_</w:t>
      </w:r>
      <w:proofErr w:type="spellStart"/>
      <w:r>
        <w:rPr>
          <w:rStyle w:val="HTMLCode"/>
          <w:color w:val="000000"/>
        </w:rPr>
        <w:t>afterAdaptation</w:t>
      </w:r>
      <w:proofErr w:type="spellEnd"/>
      <w:r>
        <w:rPr>
          <w:rFonts w:ascii="Courier New" w:hAnsi="Courier New" w:cs="Courier New"/>
          <w:color w:val="000000"/>
          <w:sz w:val="20"/>
          <w:szCs w:val="20"/>
        </w:rPr>
        <w:t xml:space="preserve"> draft save | Business summary sidebar on the preview page always showed </w:t>
      </w:r>
      <w:r>
        <w:rPr>
          <w:rStyle w:val="HTMLCode"/>
          <w:color w:val="000000"/>
        </w:rPr>
        <w:t>—</w:t>
      </w:r>
      <w:r>
        <w:rPr>
          <w:rFonts w:ascii="Courier New" w:hAnsi="Courier New" w:cs="Courier New"/>
          <w:color w:val="000000"/>
          <w:sz w:val="20"/>
          <w:szCs w:val="20"/>
        </w:rPr>
        <w:t xml:space="preserve"> for name/phone/etc. Root cause: </w:t>
      </w:r>
      <w:r>
        <w:rPr>
          <w:rStyle w:val="HTMLCode"/>
          <w:color w:val="000000"/>
        </w:rPr>
        <w:t>_</w:t>
      </w:r>
      <w:proofErr w:type="spellStart"/>
      <w:r>
        <w:rPr>
          <w:rStyle w:val="HTMLCode"/>
          <w:color w:val="000000"/>
        </w:rPr>
        <w:t>afterAdaptation</w:t>
      </w:r>
      <w:proofErr w:type="spellEnd"/>
      <w:r>
        <w:rPr>
          <w:rFonts w:ascii="Courier New" w:hAnsi="Courier New" w:cs="Courier New"/>
          <w:color w:val="000000"/>
          <w:sz w:val="20"/>
          <w:szCs w:val="20"/>
        </w:rPr>
        <w:t xml:space="preserve"> saved form fields nested under a </w:t>
      </w:r>
      <w:proofErr w:type="spellStart"/>
      <w:r>
        <w:rPr>
          <w:rStyle w:val="HTMLCode"/>
          <w:color w:val="000000"/>
        </w:rPr>
        <w:t>formData</w:t>
      </w:r>
      <w:proofErr w:type="spellEnd"/>
      <w:r>
        <w:rPr>
          <w:rFonts w:ascii="Courier New" w:hAnsi="Courier New" w:cs="Courier New"/>
          <w:color w:val="000000"/>
          <w:sz w:val="20"/>
          <w:szCs w:val="20"/>
        </w:rPr>
        <w:t xml:space="preserve"> key, but </w:t>
      </w:r>
      <w:proofErr w:type="spellStart"/>
      <w:r>
        <w:rPr>
          <w:rStyle w:val="HTMLCode"/>
          <w:color w:val="000000"/>
        </w:rPr>
        <w:t>populateFromDraftData</w:t>
      </w:r>
      <w:proofErr w:type="spellEnd"/>
      <w:r>
        <w:rPr>
          <w:rFonts w:ascii="Courier New" w:hAnsi="Courier New" w:cs="Courier New"/>
          <w:color w:val="000000"/>
          <w:sz w:val="20"/>
          <w:szCs w:val="20"/>
        </w:rPr>
        <w:t xml:space="preserve"> read them at the top level of the draft document. Fix: flattened fields (name, category, offer, price, phone, address, region, website, hours) to top level in the saved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doc. |</w:t>
      </w:r>
    </w:p>
    <w:p w14:paraId="47E3EB34"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27, 2026 | </w:t>
      </w:r>
      <w:r>
        <w:rPr>
          <w:rStyle w:val="HTMLCode"/>
          <w:color w:val="000000"/>
        </w:rPr>
        <w:t>BlastyBiz.html</w:t>
      </w:r>
      <w:r>
        <w:rPr>
          <w:rFonts w:ascii="Courier New" w:hAnsi="Courier New" w:cs="Courier New"/>
          <w:color w:val="000000"/>
          <w:sz w:val="20"/>
          <w:szCs w:val="20"/>
        </w:rPr>
        <w:t xml:space="preserve"> — Photos were global to the business; no per-plan caps; no per-platform selection | Photos lived on </w:t>
      </w:r>
      <w:r>
        <w:rPr>
          <w:rStyle w:val="HTMLCode"/>
          <w:color w:val="000000"/>
        </w:rPr>
        <w:t>businesses/{id}.photos[]</w:t>
      </w:r>
      <w:r>
        <w:rPr>
          <w:rFonts w:ascii="Courier New" w:hAnsi="Courier New" w:cs="Courier New"/>
          <w:color w:val="000000"/>
          <w:sz w:val="20"/>
          <w:szCs w:val="20"/>
        </w:rPr>
        <w:t xml:space="preserve"> — shared across all campaigns, no limit enforced. Fix: (1) Photos now live on the campaign object </w:t>
      </w:r>
      <w:r>
        <w:rPr>
          <w:rStyle w:val="HTMLCode"/>
          <w:color w:val="000000"/>
        </w:rPr>
        <w:t>campaigns[].photos[]</w:t>
      </w:r>
      <w:r>
        <w:rPr>
          <w:rFonts w:ascii="Courier New" w:hAnsi="Courier New" w:cs="Courier New"/>
          <w:color w:val="000000"/>
          <w:sz w:val="20"/>
          <w:szCs w:val="20"/>
        </w:rPr>
        <w:t>. Upload saves to the campaign, delete removes from it. On campaign switch, the photo grid reloads with that campaign's photos. Legacy biz-level photos shown as read-only fallback. (2) Plan caps enforced at upload: Starter=2, Pro=20, Agency=unlimited. Hitting the cap hides the upload area and shows a toast with upgrade nudge. (3) Photo card renamed "</w:t>
      </w:r>
      <w:r>
        <w:rPr>
          <w:rFonts w:ascii="Segoe UI Emoji" w:hAnsi="Segoe UI Emoji" w:cs="Segoe UI Emoji"/>
          <w:color w:val="000000"/>
          <w:sz w:val="20"/>
          <w:szCs w:val="20"/>
        </w:rPr>
        <w:t>📷</w:t>
      </w:r>
      <w:r>
        <w:rPr>
          <w:rFonts w:ascii="Courier New" w:hAnsi="Courier New" w:cs="Courier New"/>
          <w:color w:val="000000"/>
          <w:sz w:val="20"/>
          <w:szCs w:val="20"/>
        </w:rPr>
        <w:t xml:space="preserve"> Campaign Photos" with a live cap counter (id="photo-cap-label") showing "X / Y · Plan". Upload blocked with toast if no campaign is selected. (4) After AI generation, image-supporting platforms (Google, Facebook, Instagram, </w:t>
      </w:r>
      <w:proofErr w:type="spellStart"/>
      <w:r>
        <w:rPr>
          <w:rFonts w:ascii="Courier New" w:hAnsi="Courier New" w:cs="Courier New"/>
          <w:color w:val="000000"/>
          <w:sz w:val="20"/>
          <w:szCs w:val="20"/>
        </w:rPr>
        <w:t>Nextdoor</w:t>
      </w:r>
      <w:proofErr w:type="spellEnd"/>
      <w:r>
        <w:rPr>
          <w:rFonts w:ascii="Courier New" w:hAnsi="Courier New" w:cs="Courier New"/>
          <w:color w:val="000000"/>
          <w:sz w:val="20"/>
          <w:szCs w:val="20"/>
        </w:rPr>
        <w:t xml:space="preserve">, Craigslist) show a per-platform photo strip inside their accordion. User taps thumbnails to select/deselect which photos go with that platform's post. Max enforced per platform (Google=1, others=10/24). Pre-selects the featured photo if one was set. Text-only platforms (Yelp, </w:t>
      </w:r>
      <w:proofErr w:type="spellStart"/>
      <w:r>
        <w:rPr>
          <w:rFonts w:ascii="Courier New" w:hAnsi="Courier New" w:cs="Courier New"/>
          <w:color w:val="000000"/>
          <w:sz w:val="20"/>
          <w:szCs w:val="20"/>
        </w:rPr>
        <w:t>Alignable</w:t>
      </w:r>
      <w:proofErr w:type="spellEnd"/>
      <w:r>
        <w:rPr>
          <w:rFonts w:ascii="Courier New" w:hAnsi="Courier New" w:cs="Courier New"/>
          <w:color w:val="000000"/>
          <w:sz w:val="20"/>
          <w:szCs w:val="20"/>
        </w:rPr>
        <w:t xml:space="preserve">, Thumbtack, </w:t>
      </w:r>
      <w:proofErr w:type="spellStart"/>
      <w:r>
        <w:rPr>
          <w:rFonts w:ascii="Courier New" w:hAnsi="Courier New" w:cs="Courier New"/>
          <w:color w:val="000000"/>
          <w:sz w:val="20"/>
          <w:szCs w:val="20"/>
        </w:rPr>
        <w:t>Angi</w:t>
      </w:r>
      <w:proofErr w:type="spellEnd"/>
      <w:r>
        <w:rPr>
          <w:rFonts w:ascii="Courier New" w:hAnsi="Courier New" w:cs="Courier New"/>
          <w:color w:val="000000"/>
          <w:sz w:val="20"/>
          <w:szCs w:val="20"/>
        </w:rPr>
        <w:t xml:space="preserve">, Apple Maps) show </w:t>
      </w:r>
      <w:r>
        <w:rPr>
          <w:rFonts w:ascii="Courier New" w:hAnsi="Courier New" w:cs="Courier New"/>
          <w:color w:val="000000"/>
          <w:sz w:val="20"/>
          <w:szCs w:val="20"/>
        </w:rPr>
        <w:lastRenderedPageBreak/>
        <w:t>no photo strip. Selection is session-only (not persisted). All new code confirmed live on Firebase via curl. |</w:t>
      </w:r>
    </w:p>
    <w:p w14:paraId="0DC31724"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27, 2026 | </w:t>
      </w:r>
      <w:r>
        <w:rPr>
          <w:rStyle w:val="HTMLCode"/>
          <w:color w:val="000000"/>
        </w:rPr>
        <w:t>BlastyBiz.html</w:t>
      </w:r>
      <w:r>
        <w:rPr>
          <w:rFonts w:ascii="Courier New" w:hAnsi="Courier New" w:cs="Courier New"/>
          <w:color w:val="000000"/>
          <w:sz w:val="20"/>
          <w:szCs w:val="20"/>
        </w:rPr>
        <w:t xml:space="preserve"> — Copy section always hidden until Generate clicked | Accordion copy section (</w:t>
      </w:r>
      <w:proofErr w:type="spellStart"/>
      <w:r>
        <w:rPr>
          <w:rStyle w:val="HTMLCode"/>
          <w:color w:val="000000"/>
        </w:rPr>
        <w:t>qp</w:t>
      </w:r>
      <w:proofErr w:type="spellEnd"/>
      <w:r>
        <w:rPr>
          <w:rStyle w:val="HTMLCode"/>
          <w:color w:val="000000"/>
        </w:rPr>
        <w:t>-copy-{</w:t>
      </w:r>
      <w:proofErr w:type="spellStart"/>
      <w:r>
        <w:rPr>
          <w:rStyle w:val="HTMLCode"/>
          <w:color w:val="000000"/>
        </w:rPr>
        <w:t>pid</w:t>
      </w:r>
      <w:proofErr w:type="spellEnd"/>
      <w:r>
        <w:rPr>
          <w:rStyle w:val="HTMLCode"/>
          <w:color w:val="000000"/>
        </w:rPr>
        <w:t>}</w:t>
      </w:r>
      <w:r>
        <w:rPr>
          <w:rFonts w:ascii="Courier New" w:hAnsi="Courier New" w:cs="Courier New"/>
          <w:color w:val="000000"/>
          <w:sz w:val="20"/>
          <w:szCs w:val="20"/>
        </w:rPr>
        <w:t xml:space="preserve">) used </w:t>
      </w:r>
      <w:r>
        <w:rPr>
          <w:rStyle w:val="HTMLCode"/>
          <w:color w:val="000000"/>
        </w:rPr>
        <w:t>display:${</w:t>
      </w:r>
      <w:proofErr w:type="spellStart"/>
      <w:r>
        <w:rPr>
          <w:rStyle w:val="HTMLCode"/>
          <w:color w:val="000000"/>
        </w:rPr>
        <w:t>existingCopy</w:t>
      </w:r>
      <w:proofErr w:type="spellEnd"/>
      <w:r>
        <w:rPr>
          <w:rStyle w:val="HTMLCode"/>
          <w:color w:val="000000"/>
        </w:rPr>
        <w:t xml:space="preserve"> ? 'block' : 'none'}</w:t>
      </w:r>
      <w:r>
        <w:rPr>
          <w:rFonts w:ascii="Courier New" w:hAnsi="Courier New" w:cs="Courier New"/>
          <w:color w:val="000000"/>
          <w:sz w:val="20"/>
          <w:szCs w:val="20"/>
        </w:rPr>
        <w:t xml:space="preserve"> — if a draft with previous </w:t>
      </w:r>
      <w:proofErr w:type="spellStart"/>
      <w:r>
        <w:rPr>
          <w:rStyle w:val="HTMLCode"/>
          <w:color w:val="000000"/>
        </w:rPr>
        <w:t>adaptedContent</w:t>
      </w:r>
      <w:proofErr w:type="spellEnd"/>
      <w:r>
        <w:rPr>
          <w:rFonts w:ascii="Courier New" w:hAnsi="Courier New" w:cs="Courier New"/>
          <w:color w:val="000000"/>
          <w:sz w:val="20"/>
          <w:szCs w:val="20"/>
        </w:rPr>
        <w:t xml:space="preserve"> was loaded, the copy, buttons (Regenerate/Copy/Accept), and photo strip would all appear before the user clicked Generate. Fixed: copy div always starts </w:t>
      </w:r>
      <w:proofErr w:type="spellStart"/>
      <w:r>
        <w:rPr>
          <w:rStyle w:val="HTMLCode"/>
          <w:color w:val="000000"/>
        </w:rPr>
        <w:t>display:none</w:t>
      </w:r>
      <w:proofErr w:type="spellEnd"/>
      <w:r>
        <w:rPr>
          <w:rFonts w:ascii="Courier New" w:hAnsi="Courier New" w:cs="Courier New"/>
          <w:color w:val="000000"/>
          <w:sz w:val="20"/>
          <w:szCs w:val="20"/>
        </w:rPr>
        <w:t xml:space="preserve">. Only </w:t>
      </w:r>
      <w:proofErr w:type="spellStart"/>
      <w:r>
        <w:rPr>
          <w:rStyle w:val="HTMLCode"/>
          <w:color w:val="000000"/>
        </w:rPr>
        <w:t>showCopyInAccordions</w:t>
      </w:r>
      <w:proofErr w:type="spellEnd"/>
      <w:r>
        <w:rPr>
          <w:rStyle w:val="HTMLCode"/>
          <w:color w:val="000000"/>
        </w:rPr>
        <w:t>()</w:t>
      </w:r>
      <w:r>
        <w:rPr>
          <w:rFonts w:ascii="Courier New" w:hAnsi="Courier New" w:cs="Courier New"/>
          <w:color w:val="000000"/>
          <w:sz w:val="20"/>
          <w:szCs w:val="20"/>
        </w:rPr>
        <w:t xml:space="preserve"> (called after Generate) can reveal it. Category picker is outside the copy div and always visible in the accordion body as intended. |</w:t>
      </w:r>
    </w:p>
    <w:p w14:paraId="105B6D1D"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27, 2026 | </w:t>
      </w:r>
      <w:r>
        <w:rPr>
          <w:rStyle w:val="HTMLCode"/>
          <w:color w:val="000000"/>
        </w:rPr>
        <w:t>BlastyBiz.html</w:t>
      </w:r>
      <w:r>
        <w:rPr>
          <w:rFonts w:ascii="Courier New" w:hAnsi="Courier New" w:cs="Courier New"/>
          <w:color w:val="000000"/>
          <w:sz w:val="20"/>
          <w:szCs w:val="20"/>
        </w:rPr>
        <w:t xml:space="preserve"> — Accept button per platform accordion | Each platform accordion now has a green solid "</w:t>
      </w:r>
      <w:r>
        <w:rPr>
          <w:rFonts w:ascii="Segoe UI Emoji" w:hAnsi="Segoe UI Emoji" w:cs="Segoe UI Emoji"/>
          <w:color w:val="000000"/>
          <w:sz w:val="20"/>
          <w:szCs w:val="20"/>
        </w:rPr>
        <w:t>✅</w:t>
      </w:r>
      <w:r>
        <w:rPr>
          <w:rFonts w:ascii="Courier New" w:hAnsi="Courier New" w:cs="Courier New"/>
          <w:color w:val="000000"/>
          <w:sz w:val="20"/>
          <w:szCs w:val="20"/>
        </w:rPr>
        <w:t xml:space="preserve"> Accept" button alongside </w:t>
      </w:r>
      <w:r>
        <w:rPr>
          <w:rFonts w:ascii="Segoe UI Emoji" w:hAnsi="Segoe UI Emoji" w:cs="Segoe UI Emoji"/>
          <w:color w:val="000000"/>
          <w:sz w:val="20"/>
          <w:szCs w:val="20"/>
        </w:rPr>
        <w:t>🔄</w:t>
      </w:r>
      <w:r>
        <w:rPr>
          <w:rFonts w:ascii="Courier New" w:hAnsi="Courier New" w:cs="Courier New"/>
          <w:color w:val="000000"/>
          <w:sz w:val="20"/>
          <w:szCs w:val="20"/>
        </w:rPr>
        <w:t xml:space="preserve"> Regenerate and </w:t>
      </w:r>
      <w:r>
        <w:rPr>
          <w:rFonts w:ascii="Segoe UI Emoji" w:hAnsi="Segoe UI Emoji" w:cs="Segoe UI Emoji"/>
          <w:color w:val="000000"/>
          <w:sz w:val="20"/>
          <w:szCs w:val="20"/>
        </w:rPr>
        <w:t>📋</w:t>
      </w:r>
      <w:r>
        <w:rPr>
          <w:rFonts w:ascii="Courier New" w:hAnsi="Courier New" w:cs="Courier New"/>
          <w:color w:val="000000"/>
          <w:sz w:val="20"/>
          <w:szCs w:val="20"/>
        </w:rPr>
        <w:t xml:space="preserve"> Copy. </w:t>
      </w:r>
      <w:proofErr w:type="spellStart"/>
      <w:r>
        <w:rPr>
          <w:rFonts w:ascii="Courier New" w:hAnsi="Courier New" w:cs="Courier New"/>
          <w:color w:val="000000"/>
          <w:sz w:val="20"/>
          <w:szCs w:val="20"/>
        </w:rPr>
        <w:t>Behaviour</w:t>
      </w:r>
      <w:proofErr w:type="spellEnd"/>
      <w:r>
        <w:rPr>
          <w:rFonts w:ascii="Courier New" w:hAnsi="Courier New" w:cs="Courier New"/>
          <w:color w:val="000000"/>
          <w:sz w:val="20"/>
          <w:szCs w:val="20"/>
        </w:rPr>
        <w:t xml:space="preserve">: (1) No copy yet + Starter → toast nudges to generate first and upgrade; (2) No copy yet + Pro/Agency → toast to generate first; (3) Copy exists + Starter → toast nudges upgrade to Pro; (4) Copy exists + Pro/Agency → saves to </w:t>
      </w:r>
      <w:proofErr w:type="spellStart"/>
      <w:r>
        <w:rPr>
          <w:rFonts w:ascii="Courier New" w:hAnsi="Courier New" w:cs="Courier New"/>
          <w:color w:val="000000"/>
          <w:sz w:val="20"/>
          <w:szCs w:val="20"/>
        </w:rPr>
        <w:t>copyLibrary</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button transitions to outlined "</w:t>
      </w:r>
      <w:r>
        <w:rPr>
          <w:rFonts w:ascii="Segoe UI Emoji" w:hAnsi="Segoe UI Emoji" w:cs="Segoe UI Emoji"/>
          <w:color w:val="000000"/>
          <w:sz w:val="20"/>
          <w:szCs w:val="20"/>
        </w:rPr>
        <w:t>✅</w:t>
      </w:r>
      <w:r>
        <w:rPr>
          <w:rFonts w:ascii="Courier New" w:hAnsi="Courier New" w:cs="Courier New"/>
          <w:color w:val="000000"/>
          <w:sz w:val="20"/>
          <w:szCs w:val="20"/>
        </w:rPr>
        <w:t xml:space="preserve"> Accepted" state (locked against double-save); (5) Regenerate or new full generation resets Accept button back to green solid ready state so fresh copy can be accepted. </w:t>
      </w:r>
      <w:proofErr w:type="spellStart"/>
      <w:r>
        <w:rPr>
          <w:rStyle w:val="HTMLCode"/>
          <w:color w:val="000000"/>
        </w:rPr>
        <w:t>acceptPlatformCopy</w:t>
      </w:r>
      <w:proofErr w:type="spellEnd"/>
      <w:r>
        <w:rPr>
          <w:rStyle w:val="HTMLCode"/>
          <w:color w:val="000000"/>
        </w:rPr>
        <w:t>(</w:t>
      </w:r>
      <w:proofErr w:type="spellStart"/>
      <w:r>
        <w:rPr>
          <w:rStyle w:val="HTMLCode"/>
          <w:color w:val="000000"/>
        </w:rPr>
        <w:t>pid</w:t>
      </w:r>
      <w:proofErr w:type="spellEnd"/>
      <w:r>
        <w:rPr>
          <w:rStyle w:val="HTMLCode"/>
          <w:color w:val="000000"/>
        </w:rPr>
        <w:t>)</w:t>
      </w:r>
      <w:r>
        <w:rPr>
          <w:rFonts w:ascii="Courier New" w:hAnsi="Courier New" w:cs="Courier New"/>
          <w:color w:val="000000"/>
          <w:sz w:val="20"/>
          <w:szCs w:val="20"/>
        </w:rPr>
        <w:t xml:space="preserve"> function added. |</w:t>
      </w:r>
    </w:p>
    <w:p w14:paraId="1E75AB62"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27, 2026 | Multiple files — plan naming audit + Copy Library | (1) Naming: Agency photo cap label showed no plan name (showed "X photos" instead of "X photos · Agency"). Fixed. Ghost "Business" plan in Admin Subscriptions MRR </w:t>
      </w:r>
      <w:proofErr w:type="spellStart"/>
      <w:r>
        <w:rPr>
          <w:rFonts w:ascii="Courier New" w:hAnsi="Courier New" w:cs="Courier New"/>
          <w:color w:val="000000"/>
          <w:sz w:val="20"/>
          <w:szCs w:val="20"/>
        </w:rPr>
        <w:t>calc</w:t>
      </w:r>
      <w:proofErr w:type="spellEnd"/>
      <w:r>
        <w:rPr>
          <w:rFonts w:ascii="Courier New" w:hAnsi="Courier New" w:cs="Courier New"/>
          <w:color w:val="000000"/>
          <w:sz w:val="20"/>
          <w:szCs w:val="20"/>
        </w:rPr>
        <w:t xml:space="preserve"> removed — only Starter/Pro/Agency are valid plan names. (2) Copy Library: new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collection </w:t>
      </w:r>
      <w:proofErr w:type="spellStart"/>
      <w:r>
        <w:rPr>
          <w:rStyle w:val="HTMLCode"/>
          <w:color w:val="000000"/>
        </w:rPr>
        <w:t>copyLibrary</w:t>
      </w:r>
      <w:proofErr w:type="spellEnd"/>
      <w:r>
        <w:rPr>
          <w:rFonts w:ascii="Courier New" w:hAnsi="Courier New" w:cs="Courier New"/>
          <w:color w:val="000000"/>
          <w:sz w:val="20"/>
          <w:szCs w:val="20"/>
        </w:rPr>
        <w:t xml:space="preserve"> with owner-only rules deployed. Module exposes </w:t>
      </w:r>
      <w:r>
        <w:rPr>
          <w:rStyle w:val="HTMLCode"/>
          <w:color w:val="000000"/>
        </w:rPr>
        <w:t>_</w:t>
      </w:r>
      <w:proofErr w:type="spellStart"/>
      <w:r>
        <w:rPr>
          <w:rStyle w:val="HTMLCode"/>
          <w:color w:val="000000"/>
        </w:rPr>
        <w:t>bbSaveLibraryItem</w:t>
      </w:r>
      <w:proofErr w:type="spellEnd"/>
      <w:r>
        <w:rPr>
          <w:rFonts w:ascii="Courier New" w:hAnsi="Courier New" w:cs="Courier New"/>
          <w:color w:val="000000"/>
          <w:sz w:val="20"/>
          <w:szCs w:val="20"/>
        </w:rPr>
        <w:t xml:space="preserve">, </w:t>
      </w:r>
      <w:r>
        <w:rPr>
          <w:rStyle w:val="HTMLCode"/>
          <w:color w:val="000000"/>
        </w:rPr>
        <w:t>_</w:t>
      </w:r>
      <w:proofErr w:type="spellStart"/>
      <w:r>
        <w:rPr>
          <w:rStyle w:val="HTMLCode"/>
          <w:color w:val="000000"/>
        </w:rPr>
        <w:t>bbLoadLibrary</w:t>
      </w:r>
      <w:proofErr w:type="spellEnd"/>
      <w:r>
        <w:rPr>
          <w:rFonts w:ascii="Courier New" w:hAnsi="Courier New" w:cs="Courier New"/>
          <w:color w:val="000000"/>
          <w:sz w:val="20"/>
          <w:szCs w:val="20"/>
        </w:rPr>
        <w:t xml:space="preserve">, </w:t>
      </w:r>
      <w:r>
        <w:rPr>
          <w:rStyle w:val="HTMLCode"/>
          <w:color w:val="000000"/>
        </w:rPr>
        <w:t>_</w:t>
      </w:r>
      <w:proofErr w:type="spellStart"/>
      <w:r>
        <w:rPr>
          <w:rStyle w:val="HTMLCode"/>
          <w:color w:val="000000"/>
        </w:rPr>
        <w:t>bbDeleteLibraryItem</w:t>
      </w:r>
      <w:proofErr w:type="spellEnd"/>
      <w:r>
        <w:rPr>
          <w:rFonts w:ascii="Courier New" w:hAnsi="Courier New" w:cs="Courier New"/>
          <w:color w:val="000000"/>
          <w:sz w:val="20"/>
          <w:szCs w:val="20"/>
        </w:rPr>
        <w:t xml:space="preserve"> to regular script. Each platform accordion now has a "</w:t>
      </w:r>
      <w:r>
        <w:rPr>
          <w:rFonts w:ascii="Segoe UI Emoji" w:hAnsi="Segoe UI Emoji" w:cs="Segoe UI Emoji"/>
          <w:color w:val="000000"/>
          <w:sz w:val="20"/>
          <w:szCs w:val="20"/>
        </w:rPr>
        <w:t>💾</w:t>
      </w:r>
      <w:r>
        <w:rPr>
          <w:rFonts w:ascii="Courier New" w:hAnsi="Courier New" w:cs="Courier New"/>
          <w:color w:val="000000"/>
          <w:sz w:val="20"/>
          <w:szCs w:val="20"/>
        </w:rPr>
        <w:t xml:space="preserve"> Save" button — Starter users see a toast nudge, Pro/Agency saves to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Campaign card shows a "</w:t>
      </w:r>
      <w:r>
        <w:rPr>
          <w:rFonts w:ascii="Segoe UI Emoji" w:hAnsi="Segoe UI Emoji" w:cs="Segoe UI Emoji"/>
          <w:color w:val="000000"/>
          <w:sz w:val="20"/>
          <w:szCs w:val="20"/>
        </w:rPr>
        <w:t>📚</w:t>
      </w:r>
      <w:r>
        <w:rPr>
          <w:rFonts w:ascii="Courier New" w:hAnsi="Courier New" w:cs="Courier New"/>
          <w:color w:val="000000"/>
          <w:sz w:val="20"/>
          <w:szCs w:val="20"/>
        </w:rPr>
        <w:t xml:space="preserve"> Library" button (Pro/Agency only) that opens a bottom-sheet modal grouped by platform with per-item </w:t>
      </w:r>
      <w:r>
        <w:rPr>
          <w:rFonts w:ascii="Segoe UI Emoji" w:hAnsi="Segoe UI Emoji" w:cs="Segoe UI Emoji"/>
          <w:color w:val="000000"/>
          <w:sz w:val="20"/>
          <w:szCs w:val="20"/>
        </w:rPr>
        <w:t>📋</w:t>
      </w:r>
      <w:r>
        <w:rPr>
          <w:rFonts w:ascii="Courier New" w:hAnsi="Courier New" w:cs="Courier New"/>
          <w:color w:val="000000"/>
          <w:sz w:val="20"/>
          <w:szCs w:val="20"/>
        </w:rPr>
        <w:t xml:space="preserve"> Copy and </w:t>
      </w:r>
      <w:r>
        <w:rPr>
          <w:rFonts w:ascii="Segoe UI Emoji" w:hAnsi="Segoe UI Emoji" w:cs="Segoe UI Emoji"/>
          <w:color w:val="000000"/>
          <w:sz w:val="20"/>
          <w:szCs w:val="20"/>
        </w:rPr>
        <w:t>🗑</w:t>
      </w:r>
      <w:r>
        <w:rPr>
          <w:rFonts w:ascii="Courier New" w:hAnsi="Courier New" w:cs="Courier New"/>
          <w:color w:val="000000"/>
          <w:sz w:val="20"/>
          <w:szCs w:val="20"/>
        </w:rPr>
        <w:t xml:space="preserve"> Delete. All confirmed live via curl. |</w:t>
      </w:r>
    </w:p>
    <w:p w14:paraId="233C8AC5"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27, 2026 | </w:t>
      </w:r>
      <w:r>
        <w:rPr>
          <w:rStyle w:val="HTMLCode"/>
          <w:color w:val="000000"/>
        </w:rPr>
        <w:t>BlastyBiz-Home.html</w:t>
      </w:r>
      <w:r>
        <w:rPr>
          <w:rFonts w:ascii="Courier New" w:hAnsi="Courier New" w:cs="Courier New"/>
          <w:color w:val="000000"/>
          <w:sz w:val="20"/>
          <w:szCs w:val="20"/>
        </w:rPr>
        <w:t xml:space="preserve">, </w:t>
      </w:r>
      <w:r>
        <w:rPr>
          <w:rStyle w:val="HTMLCode"/>
          <w:color w:val="000000"/>
        </w:rPr>
        <w:t>BlastyBiz-Connect.html</w:t>
      </w:r>
      <w:r>
        <w:rPr>
          <w:rFonts w:ascii="Courier New" w:hAnsi="Courier New" w:cs="Courier New"/>
          <w:color w:val="000000"/>
          <w:sz w:val="20"/>
          <w:szCs w:val="20"/>
        </w:rPr>
        <w:t xml:space="preserve">, </w:t>
      </w:r>
      <w:proofErr w:type="spellStart"/>
      <w:r>
        <w:rPr>
          <w:rStyle w:val="HTMLCode"/>
          <w:color w:val="000000"/>
        </w:rPr>
        <w:t>BlastyBiz</w:t>
      </w:r>
      <w:proofErr w:type="spellEnd"/>
      <w:r>
        <w:rPr>
          <w:rStyle w:val="HTMLCode"/>
          <w:color w:val="000000"/>
        </w:rPr>
        <w:t>-Listing-Preview.html</w:t>
      </w:r>
      <w:r>
        <w:rPr>
          <w:rFonts w:ascii="Courier New" w:hAnsi="Courier New" w:cs="Courier New"/>
          <w:color w:val="000000"/>
          <w:sz w:val="20"/>
          <w:szCs w:val="20"/>
        </w:rPr>
        <w:t xml:space="preserve">, </w:t>
      </w:r>
      <w:r>
        <w:rPr>
          <w:rStyle w:val="HTMLCode"/>
          <w:color w:val="000000"/>
        </w:rPr>
        <w:t>BlastyBiz.html</w:t>
      </w:r>
      <w:r>
        <w:rPr>
          <w:rFonts w:ascii="Courier New" w:hAnsi="Courier New" w:cs="Courier New"/>
          <w:color w:val="000000"/>
          <w:sz w:val="20"/>
          <w:szCs w:val="20"/>
        </w:rPr>
        <w:t xml:space="preserve"> — false auto-posting claims | Six places across the site stated that connected platforms "post automatically" as if live. Auto-posting is not yet built. Fix: updated all six instances to say "We're actively working on automating direct posting for Google Business, Facebook, and Instagram — coming soon." AI copy formatting (which is automatic) was left unchanged. Confirmed live on Firebase via curl. |</w:t>
      </w:r>
    </w:p>
    <w:p w14:paraId="64A47BEF"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r>
        <w:rPr>
          <w:rStyle w:val="HTMLCode"/>
          <w:color w:val="000000"/>
        </w:rPr>
        <w:t>BlastyBiz.html</w:t>
      </w:r>
      <w:r>
        <w:rPr>
          <w:rFonts w:ascii="Courier New" w:hAnsi="Courier New" w:cs="Courier New"/>
          <w:color w:val="000000"/>
          <w:sz w:val="20"/>
          <w:szCs w:val="20"/>
        </w:rPr>
        <w:t xml:space="preserve"> — AI copy sent user to a separate Review page instead of showing inline | After "</w:t>
      </w:r>
      <w:r>
        <w:rPr>
          <w:rFonts w:ascii="Segoe UI Emoji" w:hAnsi="Segoe UI Emoji" w:cs="Segoe UI Emoji"/>
          <w:color w:val="000000"/>
          <w:sz w:val="20"/>
          <w:szCs w:val="20"/>
        </w:rPr>
        <w:t>⚡</w:t>
      </w:r>
      <w:r>
        <w:rPr>
          <w:rFonts w:ascii="Courier New" w:hAnsi="Courier New" w:cs="Courier New"/>
          <w:color w:val="000000"/>
          <w:sz w:val="20"/>
          <w:szCs w:val="20"/>
        </w:rPr>
        <w:t xml:space="preserve"> Generate AI Copy" ran, the app navigated away to </w:t>
      </w:r>
      <w:proofErr w:type="spellStart"/>
      <w:r>
        <w:rPr>
          <w:rStyle w:val="HTMLCode"/>
          <w:color w:val="000000"/>
        </w:rPr>
        <w:t>BlastyBiz</w:t>
      </w:r>
      <w:proofErr w:type="spellEnd"/>
      <w:r>
        <w:rPr>
          <w:rStyle w:val="HTMLCode"/>
          <w:color w:val="000000"/>
        </w:rPr>
        <w:t>-Listing-Preview.html</w:t>
      </w:r>
      <w:r>
        <w:rPr>
          <w:rFonts w:ascii="Courier New" w:hAnsi="Courier New" w:cs="Courier New"/>
          <w:color w:val="000000"/>
          <w:sz w:val="20"/>
          <w:szCs w:val="20"/>
        </w:rPr>
        <w:t xml:space="preserve">. Dave wanted generated copy to appear directly inside each platform's accordion on Step 2. Fix: (1) Every platform row now gets an accordion body — not just platforms with categories. All rows show a chevron and are </w:t>
      </w:r>
      <w:proofErr w:type="spellStart"/>
      <w:r>
        <w:rPr>
          <w:rFonts w:ascii="Courier New" w:hAnsi="Courier New" w:cs="Courier New"/>
          <w:color w:val="000000"/>
          <w:sz w:val="20"/>
          <w:szCs w:val="20"/>
        </w:rPr>
        <w:t>tappable</w:t>
      </w:r>
      <w:proofErr w:type="spellEnd"/>
      <w:r>
        <w:rPr>
          <w:rFonts w:ascii="Courier New" w:hAnsi="Courier New" w:cs="Courier New"/>
          <w:color w:val="000000"/>
          <w:sz w:val="20"/>
          <w:szCs w:val="20"/>
        </w:rPr>
        <w:t xml:space="preserve">. (2) After AI runs, </w:t>
      </w:r>
      <w:proofErr w:type="spellStart"/>
      <w:r>
        <w:rPr>
          <w:rStyle w:val="HTMLCode"/>
          <w:color w:val="000000"/>
        </w:rPr>
        <w:t>showCopyInAccordions</w:t>
      </w:r>
      <w:proofErr w:type="spellEnd"/>
      <w:r>
        <w:rPr>
          <w:rStyle w:val="HTMLCode"/>
          <w:color w:val="000000"/>
        </w:rPr>
        <w:t>()</w:t>
      </w:r>
      <w:r>
        <w:rPr>
          <w:rFonts w:ascii="Courier New" w:hAnsi="Courier New" w:cs="Courier New"/>
          <w:color w:val="000000"/>
          <w:sz w:val="20"/>
          <w:szCs w:val="20"/>
        </w:rPr>
        <w:t xml:space="preserve"> injects adapted text into </w:t>
      </w:r>
      <w:proofErr w:type="spellStart"/>
      <w:r>
        <w:rPr>
          <w:rStyle w:val="HTMLCode"/>
          <w:color w:val="000000"/>
        </w:rPr>
        <w:t>qp</w:t>
      </w:r>
      <w:proofErr w:type="spellEnd"/>
      <w:r>
        <w:rPr>
          <w:rStyle w:val="HTMLCode"/>
          <w:color w:val="000000"/>
        </w:rPr>
        <w:t>-copy-text-{</w:t>
      </w:r>
      <w:proofErr w:type="spellStart"/>
      <w:r>
        <w:rPr>
          <w:rStyle w:val="HTMLCode"/>
          <w:color w:val="000000"/>
        </w:rPr>
        <w:t>pid</w:t>
      </w:r>
      <w:proofErr w:type="spellEnd"/>
      <w:r>
        <w:rPr>
          <w:rStyle w:val="HTMLCode"/>
          <w:color w:val="000000"/>
        </w:rPr>
        <w:t>}</w:t>
      </w:r>
      <w:r>
        <w:rPr>
          <w:rFonts w:ascii="Courier New" w:hAnsi="Courier New" w:cs="Courier New"/>
          <w:color w:val="000000"/>
          <w:sz w:val="20"/>
          <w:szCs w:val="20"/>
        </w:rPr>
        <w:t>, shows the copy section, and auto-expands the first enabled platform. If a featured image URL exists, a clickable link appears below the copy. (3) Per-platform "</w:t>
      </w:r>
      <w:r>
        <w:rPr>
          <w:rFonts w:ascii="Segoe UI Emoji" w:hAnsi="Segoe UI Emoji" w:cs="Segoe UI Emoji"/>
          <w:color w:val="000000"/>
          <w:sz w:val="20"/>
          <w:szCs w:val="20"/>
        </w:rPr>
        <w:t>📋</w:t>
      </w:r>
      <w:r>
        <w:rPr>
          <w:rFonts w:ascii="Courier New" w:hAnsi="Courier New" w:cs="Courier New"/>
          <w:color w:val="000000"/>
          <w:sz w:val="20"/>
          <w:szCs w:val="20"/>
        </w:rPr>
        <w:t xml:space="preserve"> Copy" button calls </w:t>
      </w:r>
      <w:proofErr w:type="spellStart"/>
      <w:r>
        <w:rPr>
          <w:rStyle w:val="HTMLCode"/>
          <w:color w:val="000000"/>
        </w:rPr>
        <w:t>copyQpText</w:t>
      </w:r>
      <w:proofErr w:type="spellEnd"/>
      <w:r>
        <w:rPr>
          <w:rStyle w:val="HTMLCode"/>
          <w:color w:val="000000"/>
        </w:rPr>
        <w:t>()</w:t>
      </w:r>
      <w:r>
        <w:rPr>
          <w:rFonts w:ascii="Courier New" w:hAnsi="Courier New" w:cs="Courier New"/>
          <w:color w:val="000000"/>
          <w:sz w:val="20"/>
          <w:szCs w:val="20"/>
        </w:rPr>
        <w:t xml:space="preserve"> → "</w:t>
      </w:r>
      <w:r>
        <w:rPr>
          <w:rFonts w:ascii="Segoe UI Emoji" w:hAnsi="Segoe UI Emoji" w:cs="Segoe UI Emoji"/>
          <w:color w:val="000000"/>
          <w:sz w:val="20"/>
          <w:szCs w:val="20"/>
        </w:rPr>
        <w:t>📋</w:t>
      </w:r>
      <w:r>
        <w:rPr>
          <w:rFonts w:ascii="Courier New" w:hAnsi="Courier New" w:cs="Courier New"/>
          <w:color w:val="000000"/>
          <w:sz w:val="20"/>
          <w:szCs w:val="20"/>
        </w:rPr>
        <w:t xml:space="preserve"> Copied!" toast. (4) No page navigation — user stays on Step 2. Draft still saves to </w:t>
      </w:r>
      <w:proofErr w:type="spellStart"/>
      <w:r>
        <w:rPr>
          <w:rFonts w:ascii="Courier New" w:hAnsi="Courier New" w:cs="Courier New"/>
          <w:color w:val="000000"/>
          <w:sz w:val="20"/>
          <w:szCs w:val="20"/>
        </w:rPr>
        <w:t>Firestore</w:t>
      </w:r>
      <w:proofErr w:type="spellEnd"/>
      <w:r>
        <w:rPr>
          <w:rFonts w:ascii="Courier New" w:hAnsi="Courier New" w:cs="Courier New"/>
          <w:color w:val="000000"/>
          <w:sz w:val="20"/>
          <w:szCs w:val="20"/>
        </w:rPr>
        <w:t xml:space="preserve"> in </w:t>
      </w:r>
      <w:r>
        <w:rPr>
          <w:rFonts w:ascii="Courier New" w:hAnsi="Courier New" w:cs="Courier New"/>
          <w:color w:val="000000"/>
          <w:sz w:val="20"/>
          <w:szCs w:val="20"/>
        </w:rPr>
        <w:lastRenderedPageBreak/>
        <w:t xml:space="preserve">background. Playwright-tested: login → offer → generate → copy appears in accordion → </w:t>
      </w:r>
      <w:r>
        <w:rPr>
          <w:rFonts w:ascii="Segoe UI Emoji" w:hAnsi="Segoe UI Emoji" w:cs="Segoe UI Emoji"/>
          <w:color w:val="000000"/>
          <w:sz w:val="20"/>
          <w:szCs w:val="20"/>
        </w:rPr>
        <w:t>📋</w:t>
      </w:r>
      <w:r>
        <w:rPr>
          <w:rFonts w:ascii="Courier New" w:hAnsi="Courier New" w:cs="Courier New"/>
          <w:color w:val="000000"/>
          <w:sz w:val="20"/>
          <w:szCs w:val="20"/>
        </w:rPr>
        <w:t xml:space="preserve"> Copy → toast. </w:t>
      </w:r>
      <w:r>
        <w:rPr>
          <w:rFonts w:ascii="Segoe UI Emoji" w:hAnsi="Segoe UI Emoji" w:cs="Segoe UI Emoji"/>
          <w:color w:val="000000"/>
          <w:sz w:val="20"/>
          <w:szCs w:val="20"/>
        </w:rPr>
        <w:t>✅</w:t>
      </w:r>
      <w:r>
        <w:rPr>
          <w:rFonts w:ascii="Courier New" w:hAnsi="Courier New" w:cs="Courier New"/>
          <w:color w:val="000000"/>
          <w:sz w:val="20"/>
          <w:szCs w:val="20"/>
        </w:rPr>
        <w:t xml:space="preserve"> |</w:t>
      </w:r>
    </w:p>
    <w:p w14:paraId="15336DE6"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26, 2026 | </w:t>
      </w:r>
      <w:proofErr w:type="spellStart"/>
      <w:r>
        <w:rPr>
          <w:rStyle w:val="HTMLCode"/>
          <w:color w:val="000000"/>
        </w:rPr>
        <w:t>BlastyBiz</w:t>
      </w:r>
      <w:proofErr w:type="spellEnd"/>
      <w:r>
        <w:rPr>
          <w:rStyle w:val="HTMLCode"/>
          <w:color w:val="000000"/>
        </w:rPr>
        <w:t>-Listing-Preview.html</w:t>
      </w:r>
      <w:r>
        <w:rPr>
          <w:rFonts w:ascii="Courier New" w:hAnsi="Courier New" w:cs="Courier New"/>
          <w:color w:val="000000"/>
          <w:sz w:val="20"/>
          <w:szCs w:val="20"/>
        </w:rPr>
        <w:t xml:space="preserve"> — platform tabs not rebuilding | </w:t>
      </w:r>
      <w:proofErr w:type="spellStart"/>
      <w:r>
        <w:rPr>
          <w:rStyle w:val="HTMLCode"/>
          <w:color w:val="000000"/>
        </w:rPr>
        <w:t>populateFromDraftData</w:t>
      </w:r>
      <w:proofErr w:type="spellEnd"/>
      <w:r>
        <w:rPr>
          <w:rFonts w:ascii="Courier New" w:hAnsi="Courier New" w:cs="Courier New"/>
          <w:color w:val="000000"/>
          <w:sz w:val="20"/>
          <w:szCs w:val="20"/>
        </w:rPr>
        <w:t xml:space="preserve"> dynamically rebuilds platform tabs from real AI draft data, but </w:t>
      </w:r>
      <w:proofErr w:type="spellStart"/>
      <w:r>
        <w:rPr>
          <w:rStyle w:val="HTMLCode"/>
          <w:color w:val="000000"/>
        </w:rPr>
        <w:t>document.querySelector</w:t>
      </w:r>
      <w:proofErr w:type="spellEnd"/>
      <w:r>
        <w:rPr>
          <w:rStyle w:val="HTMLCode"/>
          <w:color w:val="000000"/>
        </w:rPr>
        <w:t>('.tab-bar \|\| .tabs')</w:t>
      </w:r>
      <w:r>
        <w:rPr>
          <w:rFonts w:ascii="Courier New" w:hAnsi="Courier New" w:cs="Courier New"/>
          <w:color w:val="000000"/>
          <w:sz w:val="20"/>
          <w:szCs w:val="20"/>
        </w:rPr>
        <w:t xml:space="preserve"> returned null — the actual container class is </w:t>
      </w:r>
      <w:r>
        <w:rPr>
          <w:rStyle w:val="HTMLCode"/>
          <w:color w:val="000000"/>
        </w:rPr>
        <w:t>.platform-tabs</w:t>
      </w:r>
      <w:r>
        <w:rPr>
          <w:rFonts w:ascii="Courier New" w:hAnsi="Courier New" w:cs="Courier New"/>
          <w:color w:val="000000"/>
          <w:sz w:val="20"/>
          <w:szCs w:val="20"/>
        </w:rPr>
        <w:t>. Result: the hardcoded HTML tabs (Google/Facebook/Instagram/</w:t>
      </w:r>
      <w:proofErr w:type="spellStart"/>
      <w:r>
        <w:rPr>
          <w:rFonts w:ascii="Courier New" w:hAnsi="Courier New" w:cs="Courier New"/>
          <w:color w:val="000000"/>
          <w:sz w:val="20"/>
          <w:szCs w:val="20"/>
        </w:rPr>
        <w:t>Nextdoor</w:t>
      </w:r>
      <w:proofErr w:type="spellEnd"/>
      <w:r>
        <w:rPr>
          <w:rFonts w:ascii="Courier New" w:hAnsi="Courier New" w:cs="Courier New"/>
          <w:color w:val="000000"/>
          <w:sz w:val="20"/>
          <w:szCs w:val="20"/>
        </w:rPr>
        <w:t xml:space="preserve">/Craigslist) stayed regardless of which platforms were actually in the draft. Fix: updated selector to check </w:t>
      </w:r>
      <w:r>
        <w:rPr>
          <w:rStyle w:val="HTMLCode"/>
          <w:color w:val="000000"/>
        </w:rPr>
        <w:t>.platform-tabs</w:t>
      </w:r>
      <w:r>
        <w:rPr>
          <w:rFonts w:ascii="Courier New" w:hAnsi="Courier New" w:cs="Courier New"/>
          <w:color w:val="000000"/>
          <w:sz w:val="20"/>
          <w:szCs w:val="20"/>
        </w:rPr>
        <w:t xml:space="preserve"> first. |</w:t>
      </w:r>
    </w:p>
    <w:p w14:paraId="710BBD82" w14:textId="77777777" w:rsidR="00421C69" w:rsidRDefault="00421C69">
      <w:pPr>
        <w:pStyle w:val="HTMLPreformatted"/>
        <w:rPr>
          <w:color w:val="000000"/>
        </w:rPr>
      </w:pPr>
    </w:p>
    <w:p w14:paraId="6A7223D4"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27, 2026 | </w:t>
      </w:r>
      <w:proofErr w:type="spellStart"/>
      <w:r>
        <w:rPr>
          <w:rStyle w:val="HTMLCode"/>
          <w:color w:val="000000"/>
        </w:rPr>
        <w:t>blastybiz-global.css</w:t>
      </w:r>
      <w:proofErr w:type="spellEnd"/>
      <w:r>
        <w:rPr>
          <w:rFonts w:ascii="Courier New" w:hAnsi="Courier New" w:cs="Courier New"/>
          <w:color w:val="000000"/>
          <w:sz w:val="20"/>
          <w:szCs w:val="20"/>
        </w:rPr>
        <w:t xml:space="preserve"> — vertical spacing tokens | Section vertical padding was haphazard (mix of 40px/80px/100px hardcoded on individual elements). Introduced </w:t>
      </w:r>
      <w:r>
        <w:rPr>
          <w:rStyle w:val="HTMLCode"/>
          <w:color w:val="000000"/>
        </w:rPr>
        <w:t>--section-v</w:t>
      </w:r>
      <w:r>
        <w:rPr>
          <w:rFonts w:ascii="Courier New" w:hAnsi="Courier New" w:cs="Courier New"/>
          <w:color w:val="000000"/>
          <w:sz w:val="20"/>
          <w:szCs w:val="20"/>
        </w:rPr>
        <w:t xml:space="preserve"> CSS token (60px mobile / 80px tablet / 100px desktop) and </w:t>
      </w:r>
      <w:r>
        <w:rPr>
          <w:rStyle w:val="HTMLCode"/>
          <w:color w:val="000000"/>
        </w:rPr>
        <w:t>--gutter: 1%</w:t>
      </w:r>
      <w:r>
        <w:rPr>
          <w:rFonts w:ascii="Courier New" w:hAnsi="Courier New" w:cs="Courier New"/>
          <w:color w:val="000000"/>
          <w:sz w:val="20"/>
          <w:szCs w:val="20"/>
        </w:rPr>
        <w:t xml:space="preserve"> horizontal token. Applied to </w:t>
      </w:r>
      <w:r>
        <w:rPr>
          <w:rStyle w:val="HTMLCode"/>
          <w:color w:val="000000"/>
        </w:rPr>
        <w:t>section</w:t>
      </w:r>
      <w:r>
        <w:rPr>
          <w:rFonts w:ascii="Courier New" w:hAnsi="Courier New" w:cs="Courier New"/>
          <w:color w:val="000000"/>
          <w:sz w:val="20"/>
          <w:szCs w:val="20"/>
        </w:rPr>
        <w:t xml:space="preserve">, </w:t>
      </w:r>
      <w:r>
        <w:rPr>
          <w:rStyle w:val="HTMLCode"/>
          <w:color w:val="000000"/>
        </w:rPr>
        <w:t>.</w:t>
      </w:r>
      <w:proofErr w:type="spellStart"/>
      <w:r>
        <w:rPr>
          <w:rStyle w:val="HTMLCode"/>
          <w:color w:val="000000"/>
        </w:rPr>
        <w:t>cta</w:t>
      </w:r>
      <w:proofErr w:type="spellEnd"/>
      <w:r>
        <w:rPr>
          <w:rStyle w:val="HTMLCode"/>
          <w:color w:val="000000"/>
        </w:rPr>
        <w:t>-section</w:t>
      </w:r>
      <w:r>
        <w:rPr>
          <w:rFonts w:ascii="Courier New" w:hAnsi="Courier New" w:cs="Courier New"/>
          <w:color w:val="000000"/>
          <w:sz w:val="20"/>
          <w:szCs w:val="20"/>
        </w:rPr>
        <w:t xml:space="preserve">, and </w:t>
      </w:r>
      <w:r>
        <w:rPr>
          <w:rStyle w:val="HTMLCode"/>
          <w:color w:val="000000"/>
        </w:rPr>
        <w:t>.platform-strip</w:t>
      </w:r>
      <w:r>
        <w:rPr>
          <w:rFonts w:ascii="Courier New" w:hAnsi="Courier New" w:cs="Courier New"/>
          <w:color w:val="000000"/>
          <w:sz w:val="20"/>
          <w:szCs w:val="20"/>
        </w:rPr>
        <w:t xml:space="preserve"> (strip uses </w:t>
      </w:r>
      <w:proofErr w:type="spellStart"/>
      <w:r>
        <w:rPr>
          <w:rStyle w:val="HTMLCode"/>
          <w:color w:val="000000"/>
        </w:rPr>
        <w:t>calc</w:t>
      </w:r>
      <w:proofErr w:type="spellEnd"/>
      <w:r>
        <w:rPr>
          <w:rStyle w:val="HTMLCode"/>
          <w:color w:val="000000"/>
        </w:rPr>
        <w:t>(--section-v * 0.6)</w:t>
      </w:r>
      <w:r>
        <w:rPr>
          <w:rFonts w:ascii="Courier New" w:hAnsi="Courier New" w:cs="Courier New"/>
          <w:color w:val="000000"/>
          <w:sz w:val="20"/>
          <w:szCs w:val="20"/>
        </w:rPr>
        <w:t>). Removed all per-breakpoint hardcoded padding values. One token change now adjusts every row in sync. |</w:t>
      </w:r>
    </w:p>
    <w:p w14:paraId="37D562BE"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27, 2026 | </w:t>
      </w:r>
      <w:r>
        <w:rPr>
          <w:rStyle w:val="HTMLCode"/>
          <w:color w:val="000000"/>
        </w:rPr>
        <w:t>BlastyBiz-Home.html</w:t>
      </w:r>
      <w:r>
        <w:rPr>
          <w:rFonts w:ascii="Courier New" w:hAnsi="Courier New" w:cs="Courier New"/>
          <w:color w:val="000000"/>
          <w:sz w:val="20"/>
          <w:szCs w:val="20"/>
        </w:rPr>
        <w:t xml:space="preserve"> — inline style elimination | Four remaining inline </w:t>
      </w:r>
      <w:r>
        <w:rPr>
          <w:rStyle w:val="HTMLCode"/>
          <w:color w:val="000000"/>
        </w:rPr>
        <w:t>style=</w:t>
      </w:r>
      <w:r>
        <w:rPr>
          <w:rFonts w:ascii="Courier New" w:hAnsi="Courier New" w:cs="Courier New"/>
          <w:color w:val="000000"/>
          <w:sz w:val="20"/>
          <w:szCs w:val="20"/>
        </w:rPr>
        <w:t xml:space="preserve"> attributes removed from the home page. </w:t>
      </w:r>
      <w:r>
        <w:rPr>
          <w:rStyle w:val="HTMLCode"/>
          <w:color w:val="000000"/>
        </w:rPr>
        <w:t>.stat-unit</w:t>
      </w:r>
      <w:r>
        <w:rPr>
          <w:rFonts w:ascii="Courier New" w:hAnsi="Courier New" w:cs="Courier New"/>
          <w:color w:val="000000"/>
          <w:sz w:val="20"/>
          <w:szCs w:val="20"/>
        </w:rPr>
        <w:t xml:space="preserve"> class added to global CSS for the "min" superscript. </w:t>
      </w:r>
      <w:r>
        <w:rPr>
          <w:rStyle w:val="HTMLCode"/>
          <w:color w:val="000000"/>
        </w:rPr>
        <w:t>.</w:t>
      </w:r>
      <w:proofErr w:type="spellStart"/>
      <w:r>
        <w:rPr>
          <w:rStyle w:val="HTMLCode"/>
          <w:color w:val="000000"/>
        </w:rPr>
        <w:t>btn</w:t>
      </w:r>
      <w:proofErr w:type="spellEnd"/>
      <w:r>
        <w:rPr>
          <w:rStyle w:val="HTMLCode"/>
          <w:color w:val="000000"/>
        </w:rPr>
        <w:t>-hero</w:t>
      </w:r>
      <w:r>
        <w:rPr>
          <w:rFonts w:ascii="Courier New" w:hAnsi="Courier New" w:cs="Courier New"/>
          <w:color w:val="000000"/>
          <w:sz w:val="20"/>
          <w:szCs w:val="20"/>
        </w:rPr>
        <w:t xml:space="preserve"> given </w:t>
      </w:r>
      <w:r>
        <w:rPr>
          <w:rStyle w:val="HTMLCode"/>
          <w:color w:val="000000"/>
        </w:rPr>
        <w:t>margin: 0 auto</w:t>
      </w:r>
      <w:r>
        <w:rPr>
          <w:rFonts w:ascii="Courier New" w:hAnsi="Courier New" w:cs="Courier New"/>
          <w:color w:val="000000"/>
          <w:sz w:val="20"/>
          <w:szCs w:val="20"/>
        </w:rPr>
        <w:t xml:space="preserve"> globally. </w:t>
      </w:r>
      <w:r>
        <w:rPr>
          <w:rStyle w:val="HTMLCode"/>
          <w:color w:val="000000"/>
        </w:rPr>
        <w:t>.footer-copy a</w:t>
      </w:r>
      <w:r>
        <w:rPr>
          <w:rFonts w:ascii="Courier New" w:hAnsi="Courier New" w:cs="Courier New"/>
          <w:color w:val="000000"/>
          <w:sz w:val="20"/>
          <w:szCs w:val="20"/>
        </w:rPr>
        <w:t xml:space="preserve"> rule added globally. Orphan </w:t>
      </w:r>
      <w:r>
        <w:rPr>
          <w:rStyle w:val="HTMLCode"/>
          <w:color w:val="000000"/>
        </w:rPr>
        <w:t>&lt;p&gt;</w:t>
      </w:r>
      <w:r>
        <w:rPr>
          <w:rFonts w:ascii="Courier New" w:hAnsi="Courier New" w:cs="Courier New"/>
          <w:color w:val="000000"/>
          <w:sz w:val="20"/>
          <w:szCs w:val="20"/>
        </w:rPr>
        <w:t xml:space="preserve"> given </w:t>
      </w:r>
      <w:r>
        <w:rPr>
          <w:rStyle w:val="HTMLCode"/>
          <w:color w:val="000000"/>
        </w:rPr>
        <w:t>class="hero-note"</w:t>
      </w:r>
      <w:r>
        <w:rPr>
          <w:rFonts w:ascii="Courier New" w:hAnsi="Courier New" w:cs="Courier New"/>
          <w:color w:val="000000"/>
          <w:sz w:val="20"/>
          <w:szCs w:val="20"/>
        </w:rPr>
        <w:t>. Home page now has zero inline styles. |</w:t>
      </w:r>
    </w:p>
    <w:p w14:paraId="1039EDFD" w14:textId="77777777" w:rsidR="00421C69" w:rsidRDefault="00421C69">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Pr>
          <w:rFonts w:ascii="Courier New" w:hAnsi="Courier New" w:cs="Courier New"/>
          <w:color w:val="000000"/>
          <w:sz w:val="20"/>
          <w:szCs w:val="20"/>
        </w:rPr>
        <w:t xml:space="preserve">| Jun 27, 2026 | </w:t>
      </w:r>
      <w:r>
        <w:rPr>
          <w:rStyle w:val="HTMLCode"/>
          <w:color w:val="000000"/>
        </w:rPr>
        <w:t>BlastyBiz-About.html</w:t>
      </w:r>
      <w:r>
        <w:rPr>
          <w:rFonts w:ascii="Courier New" w:hAnsi="Courier New" w:cs="Courier New"/>
          <w:color w:val="000000"/>
          <w:sz w:val="20"/>
          <w:szCs w:val="20"/>
        </w:rPr>
        <w:t xml:space="preserve"> + </w:t>
      </w:r>
      <w:proofErr w:type="spellStart"/>
      <w:r>
        <w:rPr>
          <w:rStyle w:val="HTMLCode"/>
          <w:color w:val="000000"/>
        </w:rPr>
        <w:t>blastybiz-global.css</w:t>
      </w:r>
      <w:proofErr w:type="spellEnd"/>
      <w:r>
        <w:rPr>
          <w:rFonts w:ascii="Courier New" w:hAnsi="Courier New" w:cs="Courier New"/>
          <w:color w:val="000000"/>
          <w:sz w:val="20"/>
          <w:szCs w:val="20"/>
        </w:rPr>
        <w:t xml:space="preserve"> — bare p-tags | About page had 6 </w:t>
      </w:r>
      <w:r>
        <w:rPr>
          <w:rStyle w:val="HTMLCode"/>
          <w:color w:val="000000"/>
        </w:rPr>
        <w:t>&lt;p&gt;</w:t>
      </w:r>
      <w:r>
        <w:rPr>
          <w:rFonts w:ascii="Courier New" w:hAnsi="Courier New" w:cs="Courier New"/>
          <w:color w:val="000000"/>
          <w:sz w:val="20"/>
          <w:szCs w:val="20"/>
        </w:rPr>
        <w:t xml:space="preserve"> tags using </w:t>
      </w:r>
      <w:r>
        <w:rPr>
          <w:rStyle w:val="HTMLCode"/>
          <w:color w:val="000000"/>
        </w:rPr>
        <w:t>class="section-body"</w:t>
      </w:r>
      <w:r>
        <w:rPr>
          <w:rFonts w:ascii="Courier New" w:hAnsi="Courier New" w:cs="Courier New"/>
          <w:color w:val="000000"/>
          <w:sz w:val="20"/>
          <w:szCs w:val="20"/>
        </w:rPr>
        <w:t xml:space="preserve">, </w:t>
      </w:r>
      <w:r>
        <w:rPr>
          <w:rStyle w:val="HTMLCode"/>
          <w:color w:val="000000"/>
        </w:rPr>
        <w:t>class="page-sub"</w:t>
      </w:r>
      <w:r>
        <w:rPr>
          <w:rFonts w:ascii="Courier New" w:hAnsi="Courier New" w:cs="Courier New"/>
          <w:color w:val="000000"/>
          <w:sz w:val="20"/>
          <w:szCs w:val="20"/>
        </w:rPr>
        <w:t xml:space="preserve">, </w:t>
      </w:r>
      <w:r>
        <w:rPr>
          <w:rStyle w:val="HTMLCode"/>
          <w:color w:val="000000"/>
        </w:rPr>
        <w:t>class="powered-</w:t>
      </w:r>
      <w:proofErr w:type="spellStart"/>
      <w:r>
        <w:rPr>
          <w:rStyle w:val="HTMLCode"/>
          <w:color w:val="000000"/>
        </w:rPr>
        <w:t>desc</w:t>
      </w:r>
      <w:proofErr w:type="spellEnd"/>
      <w:r>
        <w:rPr>
          <w:rStyle w:val="HTMLCode"/>
          <w:color w:val="000000"/>
        </w:rPr>
        <w:t>"</w:t>
      </w:r>
      <w:r>
        <w:rPr>
          <w:rFonts w:ascii="Courier New" w:hAnsi="Courier New" w:cs="Courier New"/>
          <w:color w:val="000000"/>
          <w:sz w:val="20"/>
          <w:szCs w:val="20"/>
        </w:rPr>
        <w:t xml:space="preserve">, and </w:t>
      </w:r>
      <w:r>
        <w:rPr>
          <w:rStyle w:val="HTMLCode"/>
          <w:color w:val="000000"/>
        </w:rPr>
        <w:t>style="margin-top:14px;"</w:t>
      </w:r>
      <w:r>
        <w:rPr>
          <w:rFonts w:ascii="Courier New" w:hAnsi="Courier New" w:cs="Courier New"/>
          <w:color w:val="000000"/>
          <w:sz w:val="20"/>
          <w:szCs w:val="20"/>
        </w:rPr>
        <w:t xml:space="preserve">. All classes and inline styles stripped; every </w:t>
      </w:r>
      <w:r>
        <w:rPr>
          <w:rStyle w:val="HTMLCode"/>
          <w:color w:val="000000"/>
        </w:rPr>
        <w:t>&lt;p&gt;</w:t>
      </w:r>
      <w:r>
        <w:rPr>
          <w:rFonts w:ascii="Courier New" w:hAnsi="Courier New" w:cs="Courier New"/>
          <w:color w:val="000000"/>
          <w:sz w:val="20"/>
          <w:szCs w:val="20"/>
        </w:rPr>
        <w:t xml:space="preserve"> is now bare. Global </w:t>
      </w:r>
      <w:r>
        <w:rPr>
          <w:rStyle w:val="HTMLCode"/>
          <w:color w:val="000000"/>
        </w:rPr>
        <w:t>p</w:t>
      </w:r>
      <w:r>
        <w:rPr>
          <w:rFonts w:ascii="Courier New" w:hAnsi="Courier New" w:cs="Courier New"/>
          <w:color w:val="000000"/>
          <w:sz w:val="20"/>
          <w:szCs w:val="20"/>
        </w:rPr>
        <w:t xml:space="preserve"> rule updated to carry </w:t>
      </w:r>
      <w:r>
        <w:rPr>
          <w:rStyle w:val="HTMLCode"/>
          <w:color w:val="000000"/>
        </w:rPr>
        <w:t xml:space="preserve">color: </w:t>
      </w:r>
      <w:proofErr w:type="spellStart"/>
      <w:r>
        <w:rPr>
          <w:rStyle w:val="HTMLCode"/>
          <w:color w:val="000000"/>
        </w:rPr>
        <w:t>var</w:t>
      </w:r>
      <w:proofErr w:type="spellEnd"/>
      <w:r>
        <w:rPr>
          <w:rStyle w:val="HTMLCode"/>
          <w:color w:val="000000"/>
        </w:rPr>
        <w:t>(--silver); font-size: 16px; font-weight: 300;</w:t>
      </w:r>
      <w:r>
        <w:rPr>
          <w:rFonts w:ascii="Courier New" w:hAnsi="Courier New" w:cs="Courier New"/>
          <w:color w:val="000000"/>
          <w:sz w:val="20"/>
          <w:szCs w:val="20"/>
        </w:rPr>
        <w:t xml:space="preserve"> and top margin changed from </w:t>
      </w:r>
      <w:r>
        <w:rPr>
          <w:rStyle w:val="HTMLCode"/>
          <w:color w:val="000000"/>
        </w:rPr>
        <w:t>2em</w:t>
      </w:r>
      <w:r>
        <w:rPr>
          <w:rFonts w:ascii="Courier New" w:hAnsi="Courier New" w:cs="Courier New"/>
          <w:color w:val="000000"/>
          <w:sz w:val="20"/>
          <w:szCs w:val="20"/>
        </w:rPr>
        <w:t xml:space="preserve"> to </w:t>
      </w:r>
      <w:r>
        <w:rPr>
          <w:rStyle w:val="HTMLCode"/>
          <w:color w:val="000000"/>
        </w:rPr>
        <w:t>14px</w:t>
      </w:r>
      <w:r>
        <w:rPr>
          <w:rFonts w:ascii="Courier New" w:hAnsi="Courier New" w:cs="Courier New"/>
          <w:color w:val="000000"/>
          <w:sz w:val="20"/>
          <w:szCs w:val="20"/>
        </w:rPr>
        <w:t xml:space="preserve"> (bottom stays </w:t>
      </w:r>
      <w:r>
        <w:rPr>
          <w:rStyle w:val="HTMLCode"/>
          <w:color w:val="000000"/>
        </w:rPr>
        <w:t>2em</w:t>
      </w:r>
      <w:r>
        <w:rPr>
          <w:rFonts w:ascii="Courier New" w:hAnsi="Courier New" w:cs="Courier New"/>
          <w:color w:val="000000"/>
          <w:sz w:val="20"/>
          <w:szCs w:val="20"/>
        </w:rPr>
        <w:t>) so visual output is unchanged. Playwright confirmed all paragraphs render silver/muted-green with no class or inline style attributes present in the DOM. |</w:t>
      </w:r>
    </w:p>
    <w:p w14:paraId="196BCA05" w14:textId="77777777" w:rsidR="00421C69" w:rsidRDefault="00421C69">
      <w:pPr>
        <w:pStyle w:val="HTMLPreformatted"/>
        <w:rPr>
          <w:color w:val="000000"/>
        </w:rPr>
      </w:pPr>
    </w:p>
    <w:p w14:paraId="5731E3C1"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lastRenderedPageBreak/>
        <w:t xml:space="preserve">| Jun 28, 2026 | </w:t>
      </w:r>
      <w:r>
        <w:rPr>
          <w:rStyle w:val="HTMLCode"/>
          <w:color w:val="000000"/>
        </w:rPr>
        <w:t>BlastyBiz-Onboarding.html</w:t>
      </w:r>
      <w:r>
        <w:rPr>
          <w:rFonts w:ascii="Courier New" w:hAnsi="Courier New" w:cs="Courier New"/>
          <w:color w:val="000000"/>
        </w:rPr>
        <w:t xml:space="preserve">, </w:t>
      </w:r>
      <w:r>
        <w:rPr>
          <w:rStyle w:val="HTMLCode"/>
          <w:color w:val="000000"/>
        </w:rPr>
        <w:t>BlastyBiz-Connect.html</w:t>
      </w:r>
      <w:r>
        <w:rPr>
          <w:rFonts w:ascii="Courier New" w:hAnsi="Courier New" w:cs="Courier New"/>
          <w:color w:val="000000"/>
        </w:rPr>
        <w:t xml:space="preserve">, </w:t>
      </w:r>
      <w:proofErr w:type="spellStart"/>
      <w:r>
        <w:rPr>
          <w:rStyle w:val="HTMLCode"/>
          <w:color w:val="000000"/>
        </w:rPr>
        <w:t>BlastyBiz</w:t>
      </w:r>
      <w:proofErr w:type="spellEnd"/>
      <w:r>
        <w:rPr>
          <w:rStyle w:val="HTMLCode"/>
          <w:color w:val="000000"/>
        </w:rPr>
        <w:t>-Publishing-Status.html</w:t>
      </w:r>
      <w:r>
        <w:rPr>
          <w:rFonts w:ascii="Courier New" w:hAnsi="Courier New" w:cs="Courier New"/>
          <w:color w:val="000000"/>
        </w:rPr>
        <w:t xml:space="preserve">, </w:t>
      </w:r>
      <w:r>
        <w:rPr>
          <w:rStyle w:val="HTMLCode"/>
          <w:color w:val="000000"/>
        </w:rPr>
        <w:t>BlastyBiz-BizContext.html</w:t>
      </w:r>
      <w:r>
        <w:rPr>
          <w:rFonts w:ascii="Courier New" w:hAnsi="Courier New" w:cs="Courier New"/>
          <w:color w:val="000000"/>
        </w:rPr>
        <w:t xml:space="preserve"> — Pass 1C completion: duplicate global CSS stripped | Onboarding still had its own </w:t>
      </w:r>
      <w:r>
        <w:rPr>
          <w:rStyle w:val="HTMLCode"/>
          <w:color w:val="000000"/>
        </w:rPr>
        <w:t>:root</w:t>
      </w:r>
      <w:r>
        <w:rPr>
          <w:rFonts w:ascii="Courier New" w:hAnsi="Courier New" w:cs="Courier New"/>
          <w:color w:val="000000"/>
        </w:rPr>
        <w:t xml:space="preserve"> variable block (10 </w:t>
      </w:r>
      <w:proofErr w:type="spellStart"/>
      <w:r>
        <w:rPr>
          <w:rFonts w:ascii="Courier New" w:hAnsi="Courier New" w:cs="Courier New"/>
          <w:color w:val="000000"/>
        </w:rPr>
        <w:t>vars</w:t>
      </w:r>
      <w:proofErr w:type="spellEnd"/>
      <w:r>
        <w:rPr>
          <w:rFonts w:ascii="Courier New" w:hAnsi="Courier New" w:cs="Courier New"/>
          <w:color w:val="000000"/>
        </w:rPr>
        <w:t xml:space="preserve">) and </w:t>
      </w:r>
      <w:r>
        <w:rPr>
          <w:rStyle w:val="HTMLCode"/>
          <w:color w:val="000000"/>
        </w:rPr>
        <w:t>*, *::before, *::after</w:t>
      </w:r>
      <w:r>
        <w:rPr>
          <w:rFonts w:ascii="Courier New" w:hAnsi="Courier New" w:cs="Courier New"/>
          <w:color w:val="000000"/>
        </w:rPr>
        <w:t xml:space="preserve"> reset despite linking </w:t>
      </w:r>
      <w:proofErr w:type="spellStart"/>
      <w:r>
        <w:rPr>
          <w:rStyle w:val="HTMLCode"/>
          <w:color w:val="000000"/>
        </w:rPr>
        <w:t>blastybiz-global.css</w:t>
      </w:r>
      <w:proofErr w:type="spellEnd"/>
      <w:r>
        <w:rPr>
          <w:rFonts w:ascii="Courier New" w:hAnsi="Courier New" w:cs="Courier New"/>
          <w:color w:val="000000"/>
        </w:rPr>
        <w:t xml:space="preserve">. Both stripped; </w:t>
      </w:r>
      <w:proofErr w:type="spellStart"/>
      <w:r>
        <w:rPr>
          <w:rStyle w:val="HTMLCode"/>
          <w:color w:val="000000"/>
        </w:rPr>
        <w:t>html,body</w:t>
      </w:r>
      <w:proofErr w:type="spellEnd"/>
      <w:r>
        <w:rPr>
          <w:rStyle w:val="HTMLCode"/>
          <w:color w:val="000000"/>
        </w:rPr>
        <w:t>{</w:t>
      </w:r>
      <w:proofErr w:type="spellStart"/>
      <w:r>
        <w:rPr>
          <w:rStyle w:val="HTMLCode"/>
          <w:color w:val="000000"/>
        </w:rPr>
        <w:t>overflow:hidden</w:t>
      </w:r>
      <w:proofErr w:type="spellEnd"/>
      <w:r>
        <w:rPr>
          <w:rStyle w:val="HTMLCode"/>
          <w:color w:val="000000"/>
        </w:rPr>
        <w:t>}</w:t>
      </w:r>
      <w:r>
        <w:rPr>
          <w:rFonts w:ascii="Courier New" w:hAnsi="Courier New" w:cs="Courier New"/>
          <w:color w:val="000000"/>
        </w:rPr>
        <w:t xml:space="preserve"> kept because Onboarding's full-screen wizard requires scroll lock. Connect / Publishing-Status / </w:t>
      </w:r>
      <w:proofErr w:type="spellStart"/>
      <w:r>
        <w:rPr>
          <w:rFonts w:ascii="Courier New" w:hAnsi="Courier New" w:cs="Courier New"/>
          <w:color w:val="000000"/>
        </w:rPr>
        <w:t>BizContext</w:t>
      </w:r>
      <w:proofErr w:type="spellEnd"/>
      <w:r>
        <w:rPr>
          <w:rFonts w:ascii="Courier New" w:hAnsi="Courier New" w:cs="Courier New"/>
          <w:color w:val="000000"/>
        </w:rPr>
        <w:t xml:space="preserve"> each duplicated </w:t>
      </w:r>
      <w:r>
        <w:rPr>
          <w:rStyle w:val="HTMLCode"/>
          <w:color w:val="000000"/>
        </w:rPr>
        <w:t>.toast</w:t>
      </w:r>
      <w:r>
        <w:rPr>
          <w:rFonts w:ascii="Courier New" w:hAnsi="Courier New" w:cs="Courier New"/>
          <w:color w:val="000000"/>
        </w:rPr>
        <w:t xml:space="preserve">, </w:t>
      </w:r>
      <w:r>
        <w:rPr>
          <w:rStyle w:val="HTMLCode"/>
          <w:color w:val="000000"/>
        </w:rPr>
        <w:t>.</w:t>
      </w:r>
      <w:proofErr w:type="spellStart"/>
      <w:r>
        <w:rPr>
          <w:rStyle w:val="HTMLCode"/>
          <w:color w:val="000000"/>
        </w:rPr>
        <w:t>toast.show</w:t>
      </w:r>
      <w:proofErr w:type="spellEnd"/>
      <w:r>
        <w:rPr>
          <w:rFonts w:ascii="Courier New" w:hAnsi="Courier New" w:cs="Courier New"/>
          <w:color w:val="000000"/>
        </w:rPr>
        <w:t xml:space="preserve">, and </w:t>
      </w:r>
      <w:r>
        <w:rPr>
          <w:rStyle w:val="HTMLCode"/>
          <w:color w:val="000000"/>
        </w:rPr>
        <w:t>.</w:t>
      </w:r>
      <w:proofErr w:type="spellStart"/>
      <w:r>
        <w:rPr>
          <w:rStyle w:val="HTMLCode"/>
          <w:color w:val="000000"/>
        </w:rPr>
        <w:t>toast.error</w:t>
      </w:r>
      <w:proofErr w:type="spellEnd"/>
      <w:r>
        <w:rPr>
          <w:rStyle w:val="HTMLCode"/>
          <w:color w:val="000000"/>
        </w:rPr>
        <w:t>-toast</w:t>
      </w:r>
      <w:r>
        <w:rPr>
          <w:rFonts w:ascii="Courier New" w:hAnsi="Courier New" w:cs="Courier New"/>
          <w:color w:val="000000"/>
        </w:rPr>
        <w:t xml:space="preserve"> — all three are already defined identically in </w:t>
      </w:r>
      <w:proofErr w:type="spellStart"/>
      <w:r>
        <w:rPr>
          <w:rStyle w:val="HTMLCode"/>
          <w:color w:val="000000"/>
        </w:rPr>
        <w:t>blastybiz-global.css</w:t>
      </w:r>
      <w:proofErr w:type="spellEnd"/>
      <w:r>
        <w:rPr>
          <w:rFonts w:ascii="Courier New" w:hAnsi="Courier New" w:cs="Courier New"/>
          <w:color w:val="000000"/>
        </w:rPr>
        <w:t xml:space="preserve"> (line 691). All three page-level copies removed (330–380 chars each). Global handles the toast in all four pages from a single source. All four files bumped to </w:t>
      </w:r>
      <w:r>
        <w:rPr>
          <w:rStyle w:val="HTMLCode"/>
          <w:color w:val="000000"/>
        </w:rPr>
        <w:t>v=100</w:t>
      </w:r>
      <w:r>
        <w:rPr>
          <w:rFonts w:ascii="Courier New" w:hAnsi="Courier New" w:cs="Courier New"/>
          <w:color w:val="000000"/>
        </w:rPr>
        <w:t>. |</w:t>
      </w:r>
    </w:p>
    <w:p w14:paraId="2FFB36F6"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lastRenderedPageBreak/>
        <w:t xml:space="preserve">| Jun 28, 2026 | </w:t>
      </w:r>
      <w:r>
        <w:rPr>
          <w:rStyle w:val="HTMLCode"/>
          <w:color w:val="000000"/>
        </w:rPr>
        <w:t>BlastyBiz.html</w:t>
      </w:r>
      <w:r>
        <w:rPr>
          <w:rFonts w:ascii="Courier New" w:hAnsi="Courier New" w:cs="Courier New"/>
          <w:color w:val="000000"/>
        </w:rPr>
        <w:t xml:space="preserve">, </w:t>
      </w:r>
      <w:r>
        <w:rPr>
          <w:rStyle w:val="HTMLCode"/>
          <w:color w:val="000000"/>
        </w:rPr>
        <w:t>BlastyBiz-Login.html</w:t>
      </w:r>
      <w:r>
        <w:rPr>
          <w:rFonts w:ascii="Courier New" w:hAnsi="Courier New" w:cs="Courier New"/>
          <w:color w:val="000000"/>
        </w:rPr>
        <w:t xml:space="preserve">, </w:t>
      </w:r>
      <w:r>
        <w:rPr>
          <w:rStyle w:val="HTMLCode"/>
          <w:color w:val="000000"/>
        </w:rPr>
        <w:t>BlastyBiz-Admin.html</w:t>
      </w:r>
      <w:r>
        <w:rPr>
          <w:rFonts w:ascii="Courier New" w:hAnsi="Courier New" w:cs="Courier New"/>
          <w:color w:val="000000"/>
        </w:rPr>
        <w:t xml:space="preserve">, </w:t>
      </w:r>
      <w:proofErr w:type="spellStart"/>
      <w:r>
        <w:rPr>
          <w:rStyle w:val="HTMLCode"/>
          <w:color w:val="000000"/>
        </w:rPr>
        <w:t>BlastyBiz</w:t>
      </w:r>
      <w:proofErr w:type="spellEnd"/>
      <w:r>
        <w:rPr>
          <w:rStyle w:val="HTMLCode"/>
          <w:color w:val="000000"/>
        </w:rPr>
        <w:t>-Admin-Queue-Manager.html</w:t>
      </w:r>
      <w:r>
        <w:rPr>
          <w:rFonts w:ascii="Courier New" w:hAnsi="Courier New" w:cs="Courier New"/>
          <w:color w:val="000000"/>
        </w:rPr>
        <w:t xml:space="preserve"> — Items 6/7/8: </w:t>
      </w:r>
      <w:proofErr w:type="spellStart"/>
      <w:r>
        <w:rPr>
          <w:rFonts w:ascii="Courier New" w:hAnsi="Courier New" w:cs="Courier New"/>
          <w:color w:val="000000"/>
        </w:rPr>
        <w:t>auth</w:t>
      </w:r>
      <w:proofErr w:type="spellEnd"/>
      <w:r>
        <w:rPr>
          <w:rFonts w:ascii="Courier New" w:hAnsi="Courier New" w:cs="Courier New"/>
          <w:color w:val="000000"/>
        </w:rPr>
        <w:t xml:space="preserve"> guards, </w:t>
      </w:r>
      <w:proofErr w:type="spellStart"/>
      <w:r>
        <w:rPr>
          <w:rFonts w:ascii="Courier New" w:hAnsi="Courier New" w:cs="Courier New"/>
          <w:color w:val="000000"/>
        </w:rPr>
        <w:t>nav</w:t>
      </w:r>
      <w:proofErr w:type="spellEnd"/>
      <w:r>
        <w:rPr>
          <w:rFonts w:ascii="Courier New" w:hAnsi="Courier New" w:cs="Courier New"/>
          <w:color w:val="000000"/>
        </w:rPr>
        <w:t xml:space="preserve"> fixes, inline style extraction | </w:t>
      </w:r>
      <w:r>
        <w:rPr>
          <w:rStyle w:val="Strong"/>
          <w:rFonts w:ascii="Courier New" w:hAnsi="Courier New" w:cs="Courier New"/>
          <w:b w:val="0"/>
          <w:bCs w:val="0"/>
          <w:color w:val="000000"/>
        </w:rPr>
        <w:t>T001 already done</w:t>
      </w:r>
      <w:r>
        <w:rPr>
          <w:rFonts w:ascii="Courier New" w:hAnsi="Courier New" w:cs="Courier New"/>
          <w:color w:val="000000"/>
        </w:rPr>
        <w:t xml:space="preserve"> — Publishing-Status, </w:t>
      </w:r>
      <w:proofErr w:type="spellStart"/>
      <w:r>
        <w:rPr>
          <w:rFonts w:ascii="Courier New" w:hAnsi="Courier New" w:cs="Courier New"/>
          <w:color w:val="000000"/>
        </w:rPr>
        <w:t>BizContext</w:t>
      </w:r>
      <w:proofErr w:type="spellEnd"/>
      <w:r>
        <w:rPr>
          <w:rFonts w:ascii="Courier New" w:hAnsi="Courier New" w:cs="Courier New"/>
          <w:color w:val="000000"/>
        </w:rPr>
        <w:t xml:space="preserve">, Listing-Preview all had </w:t>
      </w:r>
      <w:r>
        <w:rPr>
          <w:rStyle w:val="HTMLCode"/>
          <w:color w:val="000000"/>
        </w:rPr>
        <w:t>body{</w:t>
      </w:r>
      <w:proofErr w:type="spellStart"/>
      <w:r>
        <w:rPr>
          <w:rStyle w:val="HTMLCode"/>
          <w:color w:val="000000"/>
        </w:rPr>
        <w:t>visibility:hidden</w:t>
      </w:r>
      <w:proofErr w:type="spellEnd"/>
      <w:r>
        <w:rPr>
          <w:rStyle w:val="HTMLCode"/>
          <w:color w:val="000000"/>
        </w:rPr>
        <w:t>}</w:t>
      </w:r>
      <w:r>
        <w:rPr>
          <w:rFonts w:ascii="Courier New" w:hAnsi="Courier New" w:cs="Courier New"/>
          <w:color w:val="000000"/>
        </w:rPr>
        <w:t xml:space="preserve"> + </w:t>
      </w:r>
      <w:proofErr w:type="spellStart"/>
      <w:r>
        <w:rPr>
          <w:rStyle w:val="HTMLCode"/>
          <w:color w:val="000000"/>
        </w:rPr>
        <w:t>auth-guard.js</w:t>
      </w:r>
      <w:proofErr w:type="spellEnd"/>
      <w:r>
        <w:rPr>
          <w:rFonts w:ascii="Courier New" w:hAnsi="Courier New" w:cs="Courier New"/>
          <w:color w:val="000000"/>
        </w:rPr>
        <w:t xml:space="preserve"> in </w:t>
      </w:r>
      <w:r>
        <w:rPr>
          <w:rStyle w:val="HTMLCode"/>
          <w:color w:val="000000"/>
        </w:rPr>
        <w:t>&lt;head&gt;</w:t>
      </w:r>
      <w:r>
        <w:rPr>
          <w:rFonts w:ascii="Courier New" w:hAnsi="Courier New" w:cs="Courier New"/>
          <w:color w:val="000000"/>
        </w:rPr>
        <w:t xml:space="preserve">. </w:t>
      </w:r>
      <w:r>
        <w:rPr>
          <w:rStyle w:val="Strong"/>
          <w:rFonts w:ascii="Courier New" w:hAnsi="Courier New" w:cs="Courier New"/>
          <w:b w:val="0"/>
          <w:bCs w:val="0"/>
          <w:color w:val="000000"/>
        </w:rPr>
        <w:t>T002:</w:t>
      </w:r>
      <w:r>
        <w:rPr>
          <w:rFonts w:ascii="Courier New" w:hAnsi="Courier New" w:cs="Courier New"/>
          <w:color w:val="000000"/>
        </w:rPr>
        <w:t xml:space="preserve"> Admin-Logs and Admin-Queue-Manager already had full 7-link </w:t>
      </w:r>
      <w:proofErr w:type="spellStart"/>
      <w:r>
        <w:rPr>
          <w:rFonts w:ascii="Courier New" w:hAnsi="Courier New" w:cs="Courier New"/>
          <w:color w:val="000000"/>
        </w:rPr>
        <w:t>nav</w:t>
      </w:r>
      <w:proofErr w:type="spellEnd"/>
      <w:r>
        <w:rPr>
          <w:rFonts w:ascii="Courier New" w:hAnsi="Courier New" w:cs="Courier New"/>
          <w:color w:val="000000"/>
        </w:rPr>
        <w:t xml:space="preserve"> sets. Admin.html had stale </w:t>
      </w:r>
      <w:proofErr w:type="spellStart"/>
      <w:r>
        <w:rPr>
          <w:rStyle w:val="HTMLCode"/>
          <w:color w:val="000000"/>
        </w:rPr>
        <w:t>href</w:t>
      </w:r>
      <w:proofErr w:type="spellEnd"/>
      <w:r>
        <w:rPr>
          <w:rStyle w:val="HTMLCode"/>
          <w:color w:val="000000"/>
        </w:rPr>
        <w:t>="#failed"</w:t>
      </w:r>
      <w:r>
        <w:rPr>
          <w:rFonts w:ascii="Courier New" w:hAnsi="Courier New" w:cs="Courier New"/>
          <w:color w:val="000000"/>
        </w:rPr>
        <w:t xml:space="preserve"> → fixed to </w:t>
      </w:r>
      <w:proofErr w:type="spellStart"/>
      <w:r>
        <w:rPr>
          <w:rStyle w:val="HTMLCode"/>
          <w:color w:val="000000"/>
        </w:rPr>
        <w:t>BlastyBiz</w:t>
      </w:r>
      <w:proofErr w:type="spellEnd"/>
      <w:r>
        <w:rPr>
          <w:rStyle w:val="HTMLCode"/>
          <w:color w:val="000000"/>
        </w:rPr>
        <w:t>-Admin-Failed-Jobs.html</w:t>
      </w:r>
      <w:r>
        <w:rPr>
          <w:rFonts w:ascii="Courier New" w:hAnsi="Courier New" w:cs="Courier New"/>
          <w:color w:val="000000"/>
        </w:rPr>
        <w:t xml:space="preserve">; </w:t>
      </w:r>
      <w:proofErr w:type="spellStart"/>
      <w:r>
        <w:rPr>
          <w:rStyle w:val="HTMLCode"/>
          <w:color w:val="000000"/>
        </w:rPr>
        <w:t>href</w:t>
      </w:r>
      <w:proofErr w:type="spellEnd"/>
      <w:r>
        <w:rPr>
          <w:rStyle w:val="HTMLCode"/>
          <w:color w:val="000000"/>
        </w:rPr>
        <w:t>="#finance"</w:t>
      </w:r>
      <w:r>
        <w:rPr>
          <w:rFonts w:ascii="Courier New" w:hAnsi="Courier New" w:cs="Courier New"/>
          <w:color w:val="000000"/>
        </w:rPr>
        <w:t xml:space="preserve"> → </w:t>
      </w:r>
      <w:proofErr w:type="spellStart"/>
      <w:r>
        <w:rPr>
          <w:rStyle w:val="HTMLCode"/>
          <w:color w:val="000000"/>
        </w:rPr>
        <w:t>BlastyBiz</w:t>
      </w:r>
      <w:proofErr w:type="spellEnd"/>
      <w:r>
        <w:rPr>
          <w:rStyle w:val="HTMLCode"/>
          <w:color w:val="000000"/>
        </w:rPr>
        <w:t>-Admin-Subscriptions.html</w:t>
      </w:r>
      <w:r>
        <w:rPr>
          <w:rFonts w:ascii="Courier New" w:hAnsi="Courier New" w:cs="Courier New"/>
          <w:color w:val="000000"/>
        </w:rPr>
        <w:t xml:space="preserve">. </w:t>
      </w:r>
      <w:r>
        <w:rPr>
          <w:rStyle w:val="Strong"/>
          <w:rFonts w:ascii="Courier New" w:hAnsi="Courier New" w:cs="Courier New"/>
          <w:b w:val="0"/>
          <w:bCs w:val="0"/>
          <w:color w:val="000000"/>
        </w:rPr>
        <w:t>Login.html deferred:</w:t>
      </w:r>
      <w:r>
        <w:rPr>
          <w:rFonts w:ascii="Courier New" w:hAnsi="Courier New" w:cs="Courier New"/>
          <w:color w:val="000000"/>
        </w:rPr>
        <w:t xml:space="preserve"> </w:t>
      </w:r>
      <w:r>
        <w:rPr>
          <w:rStyle w:val="HTMLCode"/>
          <w:color w:val="000000"/>
        </w:rPr>
        <w:t>&lt;canvas id="canvas"&gt;</w:t>
      </w:r>
      <w:r>
        <w:rPr>
          <w:rFonts w:ascii="Courier New" w:hAnsi="Courier New" w:cs="Courier New"/>
          <w:color w:val="000000"/>
        </w:rPr>
        <w:t xml:space="preserve"> and </w:t>
      </w:r>
      <w:r>
        <w:rPr>
          <w:rStyle w:val="HTMLCode"/>
          <w:color w:val="000000"/>
        </w:rPr>
        <w:t>&lt;</w:t>
      </w:r>
      <w:proofErr w:type="spellStart"/>
      <w:r>
        <w:rPr>
          <w:rStyle w:val="HTMLCode"/>
          <w:color w:val="000000"/>
        </w:rPr>
        <w:t>img</w:t>
      </w:r>
      <w:proofErr w:type="spellEnd"/>
      <w:r>
        <w:rPr>
          <w:rStyle w:val="HTMLCode"/>
          <w:color w:val="000000"/>
        </w:rPr>
        <w:t xml:space="preserve"> class="mobile-login-</w:t>
      </w:r>
      <w:proofErr w:type="spellStart"/>
      <w:r>
        <w:rPr>
          <w:rStyle w:val="HTMLCode"/>
          <w:color w:val="000000"/>
        </w:rPr>
        <w:t>img</w:t>
      </w:r>
      <w:proofErr w:type="spellEnd"/>
      <w:r>
        <w:rPr>
          <w:rStyle w:val="HTMLCode"/>
          <w:color w:val="000000"/>
        </w:rPr>
        <w:t>"&gt;</w:t>
      </w:r>
      <w:r>
        <w:rPr>
          <w:rFonts w:ascii="Courier New" w:hAnsi="Courier New" w:cs="Courier New"/>
          <w:color w:val="000000"/>
        </w:rPr>
        <w:t xml:space="preserve"> moved inside </w:t>
      </w:r>
      <w:r>
        <w:rPr>
          <w:rStyle w:val="HTMLCode"/>
          <w:color w:val="000000"/>
        </w:rPr>
        <w:t>.main-inner</w:t>
      </w:r>
      <w:r>
        <w:rPr>
          <w:rFonts w:ascii="Courier New" w:hAnsi="Courier New" w:cs="Courier New"/>
          <w:color w:val="000000"/>
        </w:rPr>
        <w:t xml:space="preserve"> per the audit doc. </w:t>
      </w:r>
      <w:r>
        <w:rPr>
          <w:rStyle w:val="Strong"/>
          <w:rFonts w:ascii="Courier New" w:hAnsi="Courier New" w:cs="Courier New"/>
          <w:b w:val="0"/>
          <w:bCs w:val="0"/>
          <w:color w:val="000000"/>
        </w:rPr>
        <w:t>T003 inline extraction (80 → 39):</w:t>
      </w:r>
      <w:r>
        <w:rPr>
          <w:rFonts w:ascii="Courier New" w:hAnsi="Courier New" w:cs="Courier New"/>
          <w:color w:val="000000"/>
        </w:rPr>
        <w:t xml:space="preserve"> BlastyBiz.html had 65 </w:t>
      </w:r>
      <w:r>
        <w:rPr>
          <w:rStyle w:val="HTMLCode"/>
          <w:color w:val="000000"/>
        </w:rPr>
        <w:t>style=</w:t>
      </w:r>
      <w:r>
        <w:rPr>
          <w:rFonts w:ascii="Courier New" w:hAnsi="Courier New" w:cs="Courier New"/>
          <w:color w:val="000000"/>
        </w:rPr>
        <w:t xml:space="preserve"> hits — all </w:t>
      </w:r>
      <w:proofErr w:type="spellStart"/>
      <w:r>
        <w:rPr>
          <w:rStyle w:val="HTMLCode"/>
          <w:color w:val="000000"/>
        </w:rPr>
        <w:t>display:none</w:t>
      </w:r>
      <w:proofErr w:type="spellEnd"/>
      <w:r>
        <w:rPr>
          <w:rFonts w:ascii="Courier New" w:hAnsi="Courier New" w:cs="Courier New"/>
          <w:color w:val="000000"/>
        </w:rPr>
        <w:t xml:space="preserve"> / </w:t>
      </w:r>
      <w:r>
        <w:rPr>
          <w:rStyle w:val="HTMLCode"/>
          <w:color w:val="000000"/>
        </w:rPr>
        <w:t>width:0%</w:t>
      </w:r>
      <w:r>
        <w:rPr>
          <w:rFonts w:ascii="Courier New" w:hAnsi="Courier New" w:cs="Courier New"/>
          <w:color w:val="000000"/>
        </w:rPr>
        <w:t xml:space="preserve"> initial states kept (JS-controlled); all template-literal computed styles kept; ~40 fixed-design strings extracted to named CSS classes (</w:t>
      </w:r>
      <w:proofErr w:type="spellStart"/>
      <w:r>
        <w:rPr>
          <w:rStyle w:val="HTMLCode"/>
          <w:color w:val="000000"/>
        </w:rPr>
        <w:t>qp</w:t>
      </w:r>
      <w:proofErr w:type="spellEnd"/>
      <w:r>
        <w:rPr>
          <w:rStyle w:val="HTMLCode"/>
          <w:color w:val="000000"/>
        </w:rPr>
        <w:t>-*</w:t>
      </w:r>
      <w:r>
        <w:rPr>
          <w:rFonts w:ascii="Courier New" w:hAnsi="Courier New" w:cs="Courier New"/>
          <w:color w:val="000000"/>
        </w:rPr>
        <w:t xml:space="preserve">, </w:t>
      </w:r>
      <w:r>
        <w:rPr>
          <w:rStyle w:val="HTMLCode"/>
          <w:color w:val="000000"/>
        </w:rPr>
        <w:t>lib-*</w:t>
      </w:r>
      <w:r>
        <w:rPr>
          <w:rFonts w:ascii="Courier New" w:hAnsi="Courier New" w:cs="Courier New"/>
          <w:color w:val="000000"/>
        </w:rPr>
        <w:t xml:space="preserve">, </w:t>
      </w:r>
      <w:r>
        <w:rPr>
          <w:rStyle w:val="HTMLCode"/>
          <w:color w:val="000000"/>
        </w:rPr>
        <w:t>thumb-*</w:t>
      </w:r>
      <w:r>
        <w:rPr>
          <w:rFonts w:ascii="Courier New" w:hAnsi="Courier New" w:cs="Courier New"/>
          <w:color w:val="000000"/>
        </w:rPr>
        <w:t xml:space="preserve">, </w:t>
      </w:r>
      <w:r>
        <w:rPr>
          <w:rStyle w:val="HTMLCode"/>
          <w:color w:val="000000"/>
        </w:rPr>
        <w:t>pending-*</w:t>
      </w:r>
      <w:r>
        <w:rPr>
          <w:rFonts w:ascii="Courier New" w:hAnsi="Courier New" w:cs="Courier New"/>
          <w:color w:val="000000"/>
        </w:rPr>
        <w:t xml:space="preserve">, </w:t>
      </w:r>
      <w:proofErr w:type="spellStart"/>
      <w:r>
        <w:rPr>
          <w:rStyle w:val="HTMLCode"/>
          <w:color w:val="000000"/>
        </w:rPr>
        <w:t>pir</w:t>
      </w:r>
      <w:proofErr w:type="spellEnd"/>
      <w:r>
        <w:rPr>
          <w:rStyle w:val="HTMLCode"/>
          <w:color w:val="000000"/>
        </w:rPr>
        <w:t>-*</w:t>
      </w:r>
      <w:r>
        <w:rPr>
          <w:rFonts w:ascii="Courier New" w:hAnsi="Courier New" w:cs="Courier New"/>
          <w:color w:val="000000"/>
        </w:rPr>
        <w:t xml:space="preserve">, </w:t>
      </w:r>
      <w:r>
        <w:rPr>
          <w:rStyle w:val="HTMLCode"/>
          <w:color w:val="000000"/>
        </w:rPr>
        <w:t>note-muted</w:t>
      </w:r>
      <w:r>
        <w:rPr>
          <w:rFonts w:ascii="Courier New" w:hAnsi="Courier New" w:cs="Courier New"/>
          <w:color w:val="000000"/>
        </w:rPr>
        <w:t xml:space="preserve">, </w:t>
      </w:r>
      <w:r>
        <w:rPr>
          <w:rStyle w:val="HTMLCode"/>
          <w:color w:val="000000"/>
        </w:rPr>
        <w:t>chip-new</w:t>
      </w:r>
      <w:r>
        <w:rPr>
          <w:rFonts w:ascii="Courier New" w:hAnsi="Courier New" w:cs="Courier New"/>
          <w:color w:val="000000"/>
        </w:rPr>
        <w:t>). Admin-Queue-Manager empty-row style extracted. Remaining 39 are all JS-controlled or computed — zero static fixed-design inline styles remain. |</w:t>
      </w:r>
    </w:p>
    <w:p w14:paraId="537838A8"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lastRenderedPageBreak/>
        <w:t xml:space="preserve">| Jun 28, 2026 | </w:t>
      </w:r>
      <w:proofErr w:type="spellStart"/>
      <w:r>
        <w:rPr>
          <w:rStyle w:val="HTMLCode"/>
          <w:color w:val="000000"/>
        </w:rPr>
        <w:t>blastybiz-global.css</w:t>
      </w:r>
      <w:proofErr w:type="spellEnd"/>
      <w:r>
        <w:rPr>
          <w:rFonts w:ascii="Courier New" w:hAnsi="Courier New" w:cs="Courier New"/>
          <w:color w:val="000000"/>
        </w:rPr>
        <w:t xml:space="preserve">, </w:t>
      </w:r>
      <w:proofErr w:type="spellStart"/>
      <w:r>
        <w:rPr>
          <w:rStyle w:val="HTMLCode"/>
          <w:color w:val="000000"/>
        </w:rPr>
        <w:t>BlastyBiz</w:t>
      </w:r>
      <w:proofErr w:type="spellEnd"/>
      <w:r>
        <w:rPr>
          <w:rStyle w:val="HTMLCode"/>
          <w:color w:val="000000"/>
        </w:rPr>
        <w:t>-Admin-Operate.html</w:t>
      </w:r>
      <w:r>
        <w:rPr>
          <w:rFonts w:ascii="Courier New" w:hAnsi="Courier New" w:cs="Courier New"/>
          <w:color w:val="000000"/>
        </w:rPr>
        <w:t xml:space="preserve"> — Responsive/breakpoint audit | </w:t>
      </w:r>
      <w:r>
        <w:rPr>
          <w:rStyle w:val="Strong"/>
          <w:rFonts w:ascii="Courier New" w:hAnsi="Courier New" w:cs="Courier New"/>
          <w:b w:val="0"/>
          <w:bCs w:val="0"/>
          <w:color w:val="000000"/>
        </w:rPr>
        <w:t>Fix 1 (</w:t>
      </w:r>
      <w:proofErr w:type="spellStart"/>
      <w:r>
        <w:rPr>
          <w:rStyle w:val="Strong"/>
          <w:rFonts w:ascii="Courier New" w:hAnsi="Courier New" w:cs="Courier New"/>
          <w:b w:val="0"/>
          <w:bCs w:val="0"/>
          <w:color w:val="000000"/>
        </w:rPr>
        <w:t>global.css</w:t>
      </w:r>
      <w:proofErr w:type="spellEnd"/>
      <w:r>
        <w:rPr>
          <w:rStyle w:val="Strong"/>
          <w:rFonts w:ascii="Courier New" w:hAnsi="Courier New" w:cs="Courier New"/>
          <w:b w:val="0"/>
          <w:bCs w:val="0"/>
          <w:color w:val="000000"/>
        </w:rPr>
        <w:t>):</w:t>
      </w:r>
      <w:r>
        <w:rPr>
          <w:rFonts w:ascii="Courier New" w:hAnsi="Courier New" w:cs="Courier New"/>
          <w:color w:val="000000"/>
        </w:rPr>
        <w:t xml:space="preserve"> Added </w:t>
      </w:r>
      <w:r>
        <w:rPr>
          <w:rStyle w:val="HTMLCode"/>
          <w:color w:val="000000"/>
        </w:rPr>
        <w:t>@media (max-width: 900px)</w:t>
      </w:r>
      <w:r>
        <w:rPr>
          <w:rFonts w:ascii="Courier New" w:hAnsi="Courier New" w:cs="Courier New"/>
          <w:color w:val="000000"/>
        </w:rPr>
        <w:t xml:space="preserve"> for public header — hides </w:t>
      </w:r>
      <w:r>
        <w:rPr>
          <w:rStyle w:val="HTMLCode"/>
          <w:color w:val="000000"/>
        </w:rPr>
        <w:t>#sh-right .</w:t>
      </w:r>
      <w:proofErr w:type="spellStart"/>
      <w:r>
        <w:rPr>
          <w:rStyle w:val="HTMLCode"/>
          <w:color w:val="000000"/>
        </w:rPr>
        <w:t>sh</w:t>
      </w:r>
      <w:proofErr w:type="spellEnd"/>
      <w:r>
        <w:rPr>
          <w:rStyle w:val="HTMLCode"/>
          <w:color w:val="000000"/>
        </w:rPr>
        <w:t>-</w:t>
      </w:r>
      <w:proofErr w:type="spellStart"/>
      <w:r>
        <w:rPr>
          <w:rStyle w:val="HTMLCode"/>
          <w:color w:val="000000"/>
        </w:rPr>
        <w:t>nav</w:t>
      </w:r>
      <w:proofErr w:type="spellEnd"/>
      <w:r>
        <w:rPr>
          <w:rStyle w:val="HTMLCode"/>
          <w:color w:val="000000"/>
        </w:rPr>
        <w:t>-link</w:t>
      </w:r>
      <w:r>
        <w:rPr>
          <w:rFonts w:ascii="Courier New" w:hAnsi="Courier New" w:cs="Courier New"/>
          <w:color w:val="000000"/>
        </w:rPr>
        <w:t xml:space="preserve"> and </w:t>
      </w:r>
      <w:r>
        <w:rPr>
          <w:rStyle w:val="HTMLCode"/>
          <w:color w:val="000000"/>
        </w:rPr>
        <w:t>.</w:t>
      </w:r>
      <w:proofErr w:type="spellStart"/>
      <w:r>
        <w:rPr>
          <w:rStyle w:val="HTMLCode"/>
          <w:color w:val="000000"/>
        </w:rPr>
        <w:t>sh-nav-cta</w:t>
      </w:r>
      <w:proofErr w:type="spellEnd"/>
      <w:r>
        <w:rPr>
          <w:rFonts w:ascii="Courier New" w:hAnsi="Courier New" w:cs="Courier New"/>
          <w:color w:val="000000"/>
        </w:rPr>
        <w:t xml:space="preserve">, shows </w:t>
      </w:r>
      <w:r>
        <w:rPr>
          <w:rStyle w:val="HTMLCode"/>
          <w:color w:val="000000"/>
        </w:rPr>
        <w:t>.</w:t>
      </w:r>
      <w:proofErr w:type="spellStart"/>
      <w:r>
        <w:rPr>
          <w:rStyle w:val="HTMLCode"/>
          <w:color w:val="000000"/>
        </w:rPr>
        <w:t>sh</w:t>
      </w:r>
      <w:proofErr w:type="spellEnd"/>
      <w:r>
        <w:rPr>
          <w:rStyle w:val="HTMLCode"/>
          <w:color w:val="000000"/>
        </w:rPr>
        <w:t>-hamburger</w:t>
      </w:r>
      <w:r>
        <w:rPr>
          <w:rFonts w:ascii="Courier New" w:hAnsi="Courier New" w:cs="Courier New"/>
          <w:color w:val="000000"/>
        </w:rPr>
        <w:t xml:space="preserve">. Closes the 600–900px tablet gap where text </w:t>
      </w:r>
      <w:proofErr w:type="spellStart"/>
      <w:r>
        <w:rPr>
          <w:rFonts w:ascii="Courier New" w:hAnsi="Courier New" w:cs="Courier New"/>
          <w:color w:val="000000"/>
        </w:rPr>
        <w:t>nav</w:t>
      </w:r>
      <w:proofErr w:type="spellEnd"/>
      <w:r>
        <w:rPr>
          <w:rFonts w:ascii="Courier New" w:hAnsi="Courier New" w:cs="Courier New"/>
          <w:color w:val="000000"/>
        </w:rPr>
        <w:t xml:space="preserve"> was unmanaged. </w:t>
      </w:r>
      <w:r>
        <w:rPr>
          <w:rStyle w:val="Strong"/>
          <w:rFonts w:ascii="Courier New" w:hAnsi="Courier New" w:cs="Courier New"/>
          <w:b w:val="0"/>
          <w:bCs w:val="0"/>
          <w:color w:val="000000"/>
        </w:rPr>
        <w:t>Fix 2 (</w:t>
      </w:r>
      <w:proofErr w:type="spellStart"/>
      <w:r>
        <w:rPr>
          <w:rStyle w:val="Strong"/>
          <w:rFonts w:ascii="Courier New" w:hAnsi="Courier New" w:cs="Courier New"/>
          <w:b w:val="0"/>
          <w:bCs w:val="0"/>
          <w:color w:val="000000"/>
        </w:rPr>
        <w:t>global.css</w:t>
      </w:r>
      <w:proofErr w:type="spellEnd"/>
      <w:r>
        <w:rPr>
          <w:rStyle w:val="Strong"/>
          <w:rFonts w:ascii="Courier New" w:hAnsi="Courier New" w:cs="Courier New"/>
          <w:b w:val="0"/>
          <w:bCs w:val="0"/>
          <w:color w:val="000000"/>
        </w:rPr>
        <w:t>):</w:t>
      </w:r>
      <w:r>
        <w:rPr>
          <w:rFonts w:ascii="Courier New" w:hAnsi="Courier New" w:cs="Courier New"/>
          <w:color w:val="000000"/>
        </w:rPr>
        <w:t xml:space="preserve"> Deleted dead </w:t>
      </w:r>
      <w:r>
        <w:rPr>
          <w:rStyle w:val="HTMLCode"/>
          <w:color w:val="000000"/>
        </w:rPr>
        <w:t>.</w:t>
      </w:r>
      <w:proofErr w:type="spellStart"/>
      <w:r>
        <w:rPr>
          <w:rStyle w:val="HTMLCode"/>
          <w:color w:val="000000"/>
        </w:rPr>
        <w:t>nav</w:t>
      </w:r>
      <w:proofErr w:type="spellEnd"/>
      <w:r>
        <w:rPr>
          <w:rStyle w:val="HTMLCode"/>
          <w:color w:val="000000"/>
        </w:rPr>
        <w:t>-right</w:t>
      </w:r>
      <w:r>
        <w:rPr>
          <w:rFonts w:ascii="Courier New" w:hAnsi="Courier New" w:cs="Courier New"/>
          <w:color w:val="000000"/>
        </w:rPr>
        <w:t>/</w:t>
      </w:r>
      <w:r>
        <w:rPr>
          <w:rStyle w:val="HTMLCode"/>
          <w:color w:val="000000"/>
        </w:rPr>
        <w:t>.hamburger</w:t>
      </w:r>
      <w:r>
        <w:rPr>
          <w:rFonts w:ascii="Courier New" w:hAnsi="Courier New" w:cs="Courier New"/>
          <w:color w:val="000000"/>
        </w:rPr>
        <w:t xml:space="preserve"> rule at former line 460 (targeted selectors that no longer exist in </w:t>
      </w:r>
      <w:r>
        <w:rPr>
          <w:rStyle w:val="HTMLCode"/>
          <w:color w:val="000000"/>
        </w:rPr>
        <w:t>blastybiz-header.html</w:t>
      </w:r>
      <w:r>
        <w:rPr>
          <w:rFonts w:ascii="Courier New" w:hAnsi="Courier New" w:cs="Courier New"/>
          <w:color w:val="000000"/>
        </w:rPr>
        <w:t xml:space="preserve">). </w:t>
      </w:r>
      <w:r>
        <w:rPr>
          <w:rStyle w:val="Strong"/>
          <w:rFonts w:ascii="Courier New" w:hAnsi="Courier New" w:cs="Courier New"/>
          <w:b w:val="0"/>
          <w:bCs w:val="0"/>
          <w:color w:val="000000"/>
        </w:rPr>
        <w:t>Fix 3 (Admin-Operate.html):</w:t>
      </w:r>
      <w:r>
        <w:rPr>
          <w:rFonts w:ascii="Courier New" w:hAnsi="Courier New" w:cs="Courier New"/>
          <w:color w:val="000000"/>
        </w:rPr>
        <w:t xml:space="preserve"> Added first-ever </w:t>
      </w:r>
      <w:r>
        <w:rPr>
          <w:rStyle w:val="HTMLCode"/>
          <w:color w:val="000000"/>
        </w:rPr>
        <w:t>@media (max-width: 900px)</w:t>
      </w:r>
      <w:r>
        <w:rPr>
          <w:rFonts w:ascii="Courier New" w:hAnsi="Courier New" w:cs="Courier New"/>
          <w:color w:val="000000"/>
        </w:rPr>
        <w:t xml:space="preserve"> block — was the only page on the site with zero responsive handling. 9-link </w:t>
      </w:r>
      <w:proofErr w:type="spellStart"/>
      <w:r>
        <w:rPr>
          <w:rFonts w:ascii="Courier New" w:hAnsi="Courier New" w:cs="Courier New"/>
          <w:color w:val="000000"/>
        </w:rPr>
        <w:t>nav</w:t>
      </w:r>
      <w:proofErr w:type="spellEnd"/>
      <w:r>
        <w:rPr>
          <w:rFonts w:ascii="Courier New" w:hAnsi="Courier New" w:cs="Courier New"/>
          <w:color w:val="000000"/>
        </w:rPr>
        <w:t xml:space="preserve"> now wraps + scrolls horizontally instead of overflowing. </w:t>
      </w:r>
      <w:r>
        <w:rPr>
          <w:rStyle w:val="HTMLCode"/>
          <w:color w:val="000000"/>
        </w:rPr>
        <w:t>main</w:t>
      </w:r>
      <w:r>
        <w:rPr>
          <w:rFonts w:ascii="Courier New" w:hAnsi="Courier New" w:cs="Courier New"/>
          <w:color w:val="000000"/>
        </w:rPr>
        <w:t xml:space="preserve"> padding tightened for mobile. </w:t>
      </w:r>
      <w:r>
        <w:rPr>
          <w:rStyle w:val="Strong"/>
          <w:rFonts w:ascii="Courier New" w:hAnsi="Courier New" w:cs="Courier New"/>
          <w:b w:val="0"/>
          <w:bCs w:val="0"/>
          <w:color w:val="000000"/>
        </w:rPr>
        <w:t>Left alone:</w:t>
      </w:r>
      <w:r>
        <w:rPr>
          <w:rFonts w:ascii="Courier New" w:hAnsi="Courier New" w:cs="Courier New"/>
          <w:color w:val="000000"/>
        </w:rPr>
        <w:t xml:space="preserve"> Admin-Logs.html 700px breakpoint is correct for its table-scroll-only rule and different from </w:t>
      </w:r>
      <w:proofErr w:type="spellStart"/>
      <w:r>
        <w:rPr>
          <w:rFonts w:ascii="Courier New" w:hAnsi="Courier New" w:cs="Courier New"/>
          <w:color w:val="000000"/>
        </w:rPr>
        <w:t>nav</w:t>
      </w:r>
      <w:proofErr w:type="spellEnd"/>
      <w:r>
        <w:rPr>
          <w:rFonts w:ascii="Courier New" w:hAnsi="Courier New" w:cs="Courier New"/>
          <w:color w:val="000000"/>
        </w:rPr>
        <w:t>-collapse rules on other admin pages — not a real inconsistency. |</w:t>
      </w:r>
    </w:p>
    <w:p w14:paraId="46227533"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lastRenderedPageBreak/>
        <w:t xml:space="preserve">| Jun 28, 2026 | Audit verification pass — admin </w:t>
      </w:r>
      <w:proofErr w:type="spellStart"/>
      <w:r>
        <w:rPr>
          <w:rFonts w:ascii="Courier New" w:hAnsi="Courier New" w:cs="Courier New"/>
          <w:color w:val="000000"/>
        </w:rPr>
        <w:t>nav</w:t>
      </w:r>
      <w:proofErr w:type="spellEnd"/>
      <w:r>
        <w:rPr>
          <w:rFonts w:ascii="Courier New" w:hAnsi="Courier New" w:cs="Courier New"/>
          <w:color w:val="000000"/>
        </w:rPr>
        <w:t xml:space="preserve"> completeness | Systematic scan of all four passes revealed 5 pages with missing admin </w:t>
      </w:r>
      <w:proofErr w:type="spellStart"/>
      <w:r>
        <w:rPr>
          <w:rFonts w:ascii="Courier New" w:hAnsi="Courier New" w:cs="Courier New"/>
          <w:color w:val="000000"/>
        </w:rPr>
        <w:t>nav</w:t>
      </w:r>
      <w:proofErr w:type="spellEnd"/>
      <w:r>
        <w:rPr>
          <w:rFonts w:ascii="Courier New" w:hAnsi="Courier New" w:cs="Courier New"/>
          <w:color w:val="000000"/>
        </w:rPr>
        <w:t xml:space="preserve"> links. </w:t>
      </w:r>
      <w:r>
        <w:rPr>
          <w:rStyle w:val="Strong"/>
          <w:rFonts w:ascii="Courier New" w:hAnsi="Courier New" w:cs="Courier New"/>
          <w:b w:val="0"/>
          <w:bCs w:val="0"/>
          <w:color w:val="000000"/>
        </w:rPr>
        <w:t>Admin.html</w:t>
      </w:r>
      <w:r>
        <w:rPr>
          <w:rFonts w:ascii="Courier New" w:hAnsi="Courier New" w:cs="Courier New"/>
          <w:color w:val="000000"/>
        </w:rPr>
        <w:t xml:space="preserve"> desktop </w:t>
      </w:r>
      <w:proofErr w:type="spellStart"/>
      <w:r>
        <w:rPr>
          <w:rFonts w:ascii="Courier New" w:hAnsi="Courier New" w:cs="Courier New"/>
          <w:color w:val="000000"/>
        </w:rPr>
        <w:t>nav</w:t>
      </w:r>
      <w:proofErr w:type="spellEnd"/>
      <w:r>
        <w:rPr>
          <w:rFonts w:ascii="Courier New" w:hAnsi="Courier New" w:cs="Courier New"/>
          <w:color w:val="000000"/>
        </w:rPr>
        <w:t xml:space="preserve"> was missing Users, Health, Logs (had only Queue-Manager, Failed-Jobs, Subscriptions, Operate). </w:t>
      </w:r>
      <w:r>
        <w:rPr>
          <w:rStyle w:val="Strong"/>
          <w:rFonts w:ascii="Courier New" w:hAnsi="Courier New" w:cs="Courier New"/>
          <w:b w:val="0"/>
          <w:bCs w:val="0"/>
          <w:color w:val="000000"/>
        </w:rPr>
        <w:t>Failed-Jobs, Users, Subscriptions, Platform-Health</w:t>
      </w:r>
      <w:r>
        <w:rPr>
          <w:rFonts w:ascii="Courier New" w:hAnsi="Courier New" w:cs="Courier New"/>
          <w:color w:val="000000"/>
        </w:rPr>
        <w:t xml:space="preserve"> — each missing Operate in both desktop top-actions </w:t>
      </w:r>
      <w:proofErr w:type="spellStart"/>
      <w:r>
        <w:rPr>
          <w:rFonts w:ascii="Courier New" w:hAnsi="Courier New" w:cs="Courier New"/>
          <w:color w:val="000000"/>
        </w:rPr>
        <w:t>nav</w:t>
      </w:r>
      <w:proofErr w:type="spellEnd"/>
      <w:r>
        <w:rPr>
          <w:rFonts w:ascii="Courier New" w:hAnsi="Courier New" w:cs="Courier New"/>
          <w:color w:val="000000"/>
        </w:rPr>
        <w:t xml:space="preserve"> and mobile bottom nav. All 5 fixed. Double </w:t>
      </w:r>
      <w:proofErr w:type="spellStart"/>
      <w:r>
        <w:rPr>
          <w:rStyle w:val="HTMLCode"/>
          <w:color w:val="000000"/>
        </w:rPr>
        <w:t>visibility:hidden</w:t>
      </w:r>
      <w:proofErr w:type="spellEnd"/>
      <w:r>
        <w:rPr>
          <w:rFonts w:ascii="Courier New" w:hAnsi="Courier New" w:cs="Courier New"/>
          <w:color w:val="000000"/>
        </w:rPr>
        <w:t xml:space="preserve"> on Admin-Operate was a false positive (</w:t>
      </w:r>
      <w:r>
        <w:rPr>
          <w:rStyle w:val="HTMLCode"/>
          <w:color w:val="000000"/>
        </w:rPr>
        <w:t>.check-hidden{</w:t>
      </w:r>
      <w:proofErr w:type="spellStart"/>
      <w:r>
        <w:rPr>
          <w:rStyle w:val="HTMLCode"/>
          <w:color w:val="000000"/>
        </w:rPr>
        <w:t>visibility:hidden</w:t>
      </w:r>
      <w:proofErr w:type="spellEnd"/>
      <w:r>
        <w:rPr>
          <w:rStyle w:val="HTMLCode"/>
          <w:color w:val="000000"/>
        </w:rPr>
        <w:t>}</w:t>
      </w:r>
      <w:r>
        <w:rPr>
          <w:rFonts w:ascii="Courier New" w:hAnsi="Courier New" w:cs="Courier New"/>
          <w:color w:val="000000"/>
        </w:rPr>
        <w:t xml:space="preserve"> CSS class, not a body flash-hide rule). All other pass claims verified clean: </w:t>
      </w:r>
      <w:proofErr w:type="spellStart"/>
      <w:r>
        <w:rPr>
          <w:rFonts w:ascii="Courier New" w:hAnsi="Courier New" w:cs="Courier New"/>
          <w:color w:val="000000"/>
        </w:rPr>
        <w:t>auth</w:t>
      </w:r>
      <w:proofErr w:type="spellEnd"/>
      <w:r>
        <w:rPr>
          <w:rFonts w:ascii="Courier New" w:hAnsi="Courier New" w:cs="Courier New"/>
          <w:color w:val="000000"/>
        </w:rPr>
        <w:t xml:space="preserve"> guards on all 8 admin + 3 sub-flow pages </w:t>
      </w:r>
      <w:r>
        <w:rPr>
          <w:rFonts w:ascii="Segoe UI Symbol" w:hAnsi="Segoe UI Symbol" w:cs="Segoe UI Symbol"/>
          <w:color w:val="000000"/>
        </w:rPr>
        <w:t>✓</w:t>
      </w:r>
      <w:r>
        <w:rPr>
          <w:rFonts w:ascii="Courier New" w:hAnsi="Courier New" w:cs="Courier New"/>
          <w:color w:val="000000"/>
        </w:rPr>
        <w:t xml:space="preserve">, zero static fixed-design inline styles </w:t>
      </w:r>
      <w:r>
        <w:rPr>
          <w:rFonts w:ascii="Segoe UI Symbol" w:hAnsi="Segoe UI Symbol" w:cs="Segoe UI Symbol"/>
          <w:color w:val="000000"/>
        </w:rPr>
        <w:t>✓</w:t>
      </w:r>
      <w:r>
        <w:rPr>
          <w:rFonts w:ascii="Courier New" w:hAnsi="Courier New" w:cs="Courier New"/>
          <w:color w:val="000000"/>
        </w:rPr>
        <w:t xml:space="preserve">, responsive fixes live </w:t>
      </w:r>
      <w:r>
        <w:rPr>
          <w:rFonts w:ascii="Segoe UI Symbol" w:hAnsi="Segoe UI Symbol" w:cs="Segoe UI Symbol"/>
          <w:color w:val="000000"/>
        </w:rPr>
        <w:t>✓</w:t>
      </w:r>
      <w:r>
        <w:rPr>
          <w:rFonts w:ascii="Courier New" w:hAnsi="Courier New" w:cs="Courier New"/>
          <w:color w:val="000000"/>
        </w:rPr>
        <w:t>. |</w:t>
      </w:r>
    </w:p>
    <w:p w14:paraId="32F6FC25"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lastRenderedPageBreak/>
        <w:t xml:space="preserve">| Jun 28, 2026 | </w:t>
      </w:r>
      <w:proofErr w:type="spellStart"/>
      <w:r>
        <w:rPr>
          <w:rStyle w:val="HTMLCode"/>
          <w:color w:val="000000"/>
        </w:rPr>
        <w:t>BlastyBiz</w:t>
      </w:r>
      <w:proofErr w:type="spellEnd"/>
      <w:r>
        <w:rPr>
          <w:rStyle w:val="HTMLCode"/>
          <w:color w:val="000000"/>
        </w:rPr>
        <w:t>-Admin-Logs.html</w:t>
      </w:r>
      <w:r>
        <w:rPr>
          <w:rFonts w:ascii="Courier New" w:hAnsi="Courier New" w:cs="Courier New"/>
          <w:color w:val="000000"/>
        </w:rPr>
        <w:t xml:space="preserve">, </w:t>
      </w:r>
      <w:proofErr w:type="spellStart"/>
      <w:r>
        <w:rPr>
          <w:rStyle w:val="HTMLCode"/>
          <w:color w:val="000000"/>
        </w:rPr>
        <w:t>BlastyBiz</w:t>
      </w:r>
      <w:proofErr w:type="spellEnd"/>
      <w:r>
        <w:rPr>
          <w:rStyle w:val="HTMLCode"/>
          <w:color w:val="000000"/>
        </w:rPr>
        <w:t>-Admin-Queue-Manager.html</w:t>
      </w:r>
      <w:r>
        <w:rPr>
          <w:rFonts w:ascii="Courier New" w:hAnsi="Courier New" w:cs="Courier New"/>
          <w:color w:val="000000"/>
        </w:rPr>
        <w:t xml:space="preserve">, </w:t>
      </w:r>
      <w:proofErr w:type="spellStart"/>
      <w:r>
        <w:rPr>
          <w:rStyle w:val="HTMLCode"/>
          <w:color w:val="000000"/>
        </w:rPr>
        <w:t>BlastyBiz</w:t>
      </w:r>
      <w:proofErr w:type="spellEnd"/>
      <w:r>
        <w:rPr>
          <w:rStyle w:val="HTMLCode"/>
          <w:color w:val="000000"/>
        </w:rPr>
        <w:t>-Admin-Operate.html</w:t>
      </w:r>
      <w:r>
        <w:rPr>
          <w:rFonts w:ascii="Courier New" w:hAnsi="Courier New" w:cs="Courier New"/>
          <w:color w:val="000000"/>
        </w:rPr>
        <w:t xml:space="preserve">, </w:t>
      </w:r>
      <w:proofErr w:type="spellStart"/>
      <w:r>
        <w:rPr>
          <w:rStyle w:val="HTMLCode"/>
          <w:color w:val="000000"/>
        </w:rPr>
        <w:t>blastybiz-admin.css</w:t>
      </w:r>
      <w:proofErr w:type="spellEnd"/>
      <w:r>
        <w:rPr>
          <w:rFonts w:ascii="Courier New" w:hAnsi="Courier New" w:cs="Courier New"/>
          <w:color w:val="000000"/>
        </w:rPr>
        <w:t xml:space="preserve">, 4 cluster pages | </w:t>
      </w:r>
      <w:r>
        <w:rPr>
          <w:rStyle w:val="Strong"/>
          <w:rFonts w:ascii="Courier New" w:hAnsi="Courier New" w:cs="Courier New"/>
          <w:b w:val="0"/>
          <w:bCs w:val="0"/>
          <w:color w:val="000000"/>
        </w:rPr>
        <w:t>Shell migration — admin cluster:</w:t>
      </w:r>
      <w:r>
        <w:rPr>
          <w:rFonts w:ascii="Courier New" w:hAnsi="Courier New" w:cs="Courier New"/>
          <w:color w:val="000000"/>
        </w:rPr>
        <w:t xml:space="preserve"> Admin-Logs and Admin-Queue-Manager replaced old </w:t>
      </w:r>
      <w:r>
        <w:rPr>
          <w:rStyle w:val="HTMLCode"/>
          <w:color w:val="000000"/>
        </w:rPr>
        <w:t>&lt;h1&gt;/&lt;p&gt;</w:t>
      </w:r>
      <w:r>
        <w:rPr>
          <w:rFonts w:ascii="Courier New" w:hAnsi="Courier New" w:cs="Courier New"/>
          <w:color w:val="000000"/>
        </w:rPr>
        <w:t xml:space="preserve"> header + plain </w:t>
      </w:r>
      <w:r>
        <w:rPr>
          <w:rStyle w:val="HTMLCode"/>
          <w:color w:val="000000"/>
        </w:rPr>
        <w:t>.</w:t>
      </w:r>
      <w:proofErr w:type="spellStart"/>
      <w:r>
        <w:rPr>
          <w:rStyle w:val="HTMLCode"/>
          <w:color w:val="000000"/>
        </w:rPr>
        <w:t>nav</w:t>
      </w:r>
      <w:proofErr w:type="spellEnd"/>
      <w:r>
        <w:rPr>
          <w:rFonts w:ascii="Courier New" w:hAnsi="Courier New" w:cs="Courier New"/>
          <w:color w:val="000000"/>
        </w:rPr>
        <w:t xml:space="preserve"> sidebar with the Polished dark shell (</w:t>
      </w:r>
      <w:proofErr w:type="spellStart"/>
      <w:r>
        <w:rPr>
          <w:rStyle w:val="HTMLCode"/>
          <w:color w:val="000000"/>
        </w:rPr>
        <w:t>blastybiz-admin.css</w:t>
      </w:r>
      <w:proofErr w:type="spellEnd"/>
      <w:r>
        <w:rPr>
          <w:rFonts w:ascii="Courier New" w:hAnsi="Courier New" w:cs="Courier New"/>
          <w:color w:val="000000"/>
        </w:rPr>
        <w:t xml:space="preserve"> + logo + </w:t>
      </w:r>
      <w:r>
        <w:rPr>
          <w:rStyle w:val="HTMLCode"/>
          <w:color w:val="000000"/>
        </w:rPr>
        <w:t>.top-actions</w:t>
      </w:r>
      <w:r>
        <w:rPr>
          <w:rFonts w:ascii="Courier New" w:hAnsi="Courier New" w:cs="Courier New"/>
          <w:color w:val="000000"/>
        </w:rPr>
        <w:t xml:space="preserve"> icon strip + bottom </w:t>
      </w:r>
      <w:r>
        <w:rPr>
          <w:rStyle w:val="HTMLCode"/>
          <w:color w:val="000000"/>
        </w:rPr>
        <w:t>.mobile-</w:t>
      </w:r>
      <w:proofErr w:type="spellStart"/>
      <w:r>
        <w:rPr>
          <w:rStyle w:val="HTMLCode"/>
          <w:color w:val="000000"/>
        </w:rPr>
        <w:t>nav</w:t>
      </w:r>
      <w:proofErr w:type="spellEnd"/>
      <w:r>
        <w:rPr>
          <w:rFonts w:ascii="Courier New" w:hAnsi="Courier New" w:cs="Courier New"/>
          <w:color w:val="000000"/>
        </w:rPr>
        <w:t xml:space="preserve">). Admin-Operate replaced </w:t>
      </w:r>
      <w:r>
        <w:rPr>
          <w:rStyle w:val="HTMLCode"/>
          <w:color w:val="000000"/>
        </w:rPr>
        <w:t>.</w:t>
      </w:r>
      <w:proofErr w:type="spellStart"/>
      <w:r>
        <w:rPr>
          <w:rStyle w:val="HTMLCode"/>
          <w:color w:val="000000"/>
        </w:rPr>
        <w:t>nav</w:t>
      </w:r>
      <w:proofErr w:type="spellEnd"/>
      <w:r>
        <w:rPr>
          <w:rStyle w:val="HTMLCode"/>
          <w:color w:val="000000"/>
        </w:rPr>
        <w:t>-links</w:t>
      </w:r>
      <w:r>
        <w:rPr>
          <w:rFonts w:ascii="Courier New" w:hAnsi="Courier New" w:cs="Courier New"/>
          <w:color w:val="000000"/>
        </w:rPr>
        <w:t xml:space="preserve"> header with Polished shell AND converted full light-theme CSS to dark theme (all </w:t>
      </w:r>
      <w:r>
        <w:rPr>
          <w:rStyle w:val="HTMLCode"/>
          <w:color w:val="000000"/>
        </w:rPr>
        <w:t>#fff</w:t>
      </w:r>
      <w:r>
        <w:rPr>
          <w:rFonts w:ascii="Courier New" w:hAnsi="Courier New" w:cs="Courier New"/>
          <w:color w:val="000000"/>
        </w:rPr>
        <w:t>/</w:t>
      </w:r>
      <w:r>
        <w:rPr>
          <w:rStyle w:val="HTMLCode"/>
          <w:color w:val="000000"/>
        </w:rPr>
        <w:t>#f4f6f4</w:t>
      </w:r>
      <w:r>
        <w:rPr>
          <w:rFonts w:ascii="Courier New" w:hAnsi="Courier New" w:cs="Courier New"/>
          <w:color w:val="000000"/>
        </w:rPr>
        <w:t>/</w:t>
      </w:r>
      <w:r>
        <w:rPr>
          <w:rStyle w:val="HTMLCode"/>
          <w:color w:val="000000"/>
        </w:rPr>
        <w:t>#dde5dd</w:t>
      </w:r>
      <w:r>
        <w:rPr>
          <w:rFonts w:ascii="Courier New" w:hAnsi="Courier New" w:cs="Courier New"/>
          <w:color w:val="000000"/>
        </w:rPr>
        <w:t xml:space="preserve"> → </w:t>
      </w:r>
      <w:proofErr w:type="spellStart"/>
      <w:r>
        <w:rPr>
          <w:rStyle w:val="HTMLCode"/>
          <w:color w:val="000000"/>
        </w:rPr>
        <w:t>var</w:t>
      </w:r>
      <w:proofErr w:type="spellEnd"/>
      <w:r>
        <w:rPr>
          <w:rStyle w:val="HTMLCode"/>
          <w:color w:val="000000"/>
        </w:rPr>
        <w:t>(--card)</w:t>
      </w:r>
      <w:r>
        <w:rPr>
          <w:rFonts w:ascii="Courier New" w:hAnsi="Courier New" w:cs="Courier New"/>
          <w:color w:val="000000"/>
        </w:rPr>
        <w:t>/</w:t>
      </w:r>
      <w:proofErr w:type="spellStart"/>
      <w:r>
        <w:rPr>
          <w:rStyle w:val="HTMLCode"/>
          <w:color w:val="000000"/>
        </w:rPr>
        <w:t>var</w:t>
      </w:r>
      <w:proofErr w:type="spellEnd"/>
      <w:r>
        <w:rPr>
          <w:rStyle w:val="HTMLCode"/>
          <w:color w:val="000000"/>
        </w:rPr>
        <w:t>(--dark)</w:t>
      </w:r>
      <w:r>
        <w:rPr>
          <w:rFonts w:ascii="Courier New" w:hAnsi="Courier New" w:cs="Courier New"/>
          <w:color w:val="000000"/>
        </w:rPr>
        <w:t>/</w:t>
      </w:r>
      <w:proofErr w:type="spellStart"/>
      <w:r>
        <w:rPr>
          <w:rStyle w:val="HTMLCode"/>
          <w:color w:val="000000"/>
        </w:rPr>
        <w:t>var</w:t>
      </w:r>
      <w:proofErr w:type="spellEnd"/>
      <w:r>
        <w:rPr>
          <w:rStyle w:val="HTMLCode"/>
          <w:color w:val="000000"/>
        </w:rPr>
        <w:t>(--border)</w:t>
      </w:r>
      <w:r>
        <w:rPr>
          <w:rFonts w:ascii="Courier New" w:hAnsi="Courier New" w:cs="Courier New"/>
          <w:color w:val="000000"/>
        </w:rPr>
        <w:t xml:space="preserve">, all hard-coded text colors → </w:t>
      </w:r>
      <w:proofErr w:type="spellStart"/>
      <w:r>
        <w:rPr>
          <w:rStyle w:val="HTMLCode"/>
          <w:color w:val="000000"/>
        </w:rPr>
        <w:t>var</w:t>
      </w:r>
      <w:proofErr w:type="spellEnd"/>
      <w:r>
        <w:rPr>
          <w:rStyle w:val="HTMLCode"/>
          <w:color w:val="000000"/>
        </w:rPr>
        <w:t>(--light)</w:t>
      </w:r>
      <w:r>
        <w:rPr>
          <w:rFonts w:ascii="Courier New" w:hAnsi="Courier New" w:cs="Courier New"/>
          <w:color w:val="000000"/>
        </w:rPr>
        <w:t>/</w:t>
      </w:r>
      <w:proofErr w:type="spellStart"/>
      <w:r>
        <w:rPr>
          <w:rStyle w:val="HTMLCode"/>
          <w:color w:val="000000"/>
        </w:rPr>
        <w:t>var</w:t>
      </w:r>
      <w:proofErr w:type="spellEnd"/>
      <w:r>
        <w:rPr>
          <w:rStyle w:val="HTMLCode"/>
          <w:color w:val="000000"/>
        </w:rPr>
        <w:t>(--muted)</w:t>
      </w:r>
      <w:r>
        <w:rPr>
          <w:rFonts w:ascii="Courier New" w:hAnsi="Courier New" w:cs="Courier New"/>
          <w:color w:val="000000"/>
        </w:rPr>
        <w:t>/</w:t>
      </w:r>
      <w:proofErr w:type="spellStart"/>
      <w:r>
        <w:rPr>
          <w:rStyle w:val="HTMLCode"/>
          <w:color w:val="000000"/>
        </w:rPr>
        <w:t>var</w:t>
      </w:r>
      <w:proofErr w:type="spellEnd"/>
      <w:r>
        <w:rPr>
          <w:rStyle w:val="HTMLCode"/>
          <w:color w:val="000000"/>
        </w:rPr>
        <w:t>(--silver)</w:t>
      </w:r>
      <w:r>
        <w:rPr>
          <w:rFonts w:ascii="Courier New" w:hAnsi="Courier New" w:cs="Courier New"/>
          <w:color w:val="000000"/>
        </w:rPr>
        <w:t xml:space="preserve">, note/badge/step backgrounds dark-themed). All 3 JS blocks preserved exactly. </w:t>
      </w:r>
      <w:r>
        <w:rPr>
          <w:rStyle w:val="Strong"/>
          <w:rFonts w:ascii="Courier New" w:hAnsi="Courier New" w:cs="Courier New"/>
          <w:b w:val="0"/>
          <w:bCs w:val="0"/>
          <w:color w:val="000000"/>
        </w:rPr>
        <w:t xml:space="preserve">Mobile </w:t>
      </w:r>
      <w:proofErr w:type="spellStart"/>
      <w:r>
        <w:rPr>
          <w:rStyle w:val="Strong"/>
          <w:rFonts w:ascii="Courier New" w:hAnsi="Courier New" w:cs="Courier New"/>
          <w:b w:val="0"/>
          <w:bCs w:val="0"/>
          <w:color w:val="000000"/>
        </w:rPr>
        <w:t>nav</w:t>
      </w:r>
      <w:proofErr w:type="spellEnd"/>
      <w:r>
        <w:rPr>
          <w:rStyle w:val="Strong"/>
          <w:rFonts w:ascii="Courier New" w:hAnsi="Courier New" w:cs="Courier New"/>
          <w:b w:val="0"/>
          <w:bCs w:val="0"/>
          <w:color w:val="000000"/>
        </w:rPr>
        <w:t xml:space="preserve"> expanded to 8 items:</w:t>
      </w:r>
      <w:r>
        <w:rPr>
          <w:rFonts w:ascii="Courier New" w:hAnsi="Courier New" w:cs="Courier New"/>
          <w:color w:val="000000"/>
        </w:rPr>
        <w:t xml:space="preserve"> </w:t>
      </w:r>
      <w:proofErr w:type="spellStart"/>
      <w:r>
        <w:rPr>
          <w:rStyle w:val="HTMLCode"/>
          <w:color w:val="000000"/>
        </w:rPr>
        <w:t>blastybiz-admin.css</w:t>
      </w:r>
      <w:proofErr w:type="spellEnd"/>
      <w:r>
        <w:rPr>
          <w:rFonts w:ascii="Courier New" w:hAnsi="Courier New" w:cs="Courier New"/>
          <w:color w:val="000000"/>
        </w:rPr>
        <w:t xml:space="preserve"> grid changed </w:t>
      </w:r>
      <w:r>
        <w:rPr>
          <w:rStyle w:val="HTMLCode"/>
          <w:color w:val="000000"/>
        </w:rPr>
        <w:t>repeat(6,1fr)</w:t>
      </w:r>
      <w:r>
        <w:rPr>
          <w:rFonts w:ascii="Courier New" w:hAnsi="Courier New" w:cs="Courier New"/>
          <w:color w:val="000000"/>
        </w:rPr>
        <w:t xml:space="preserve"> → </w:t>
      </w:r>
      <w:r>
        <w:rPr>
          <w:rStyle w:val="HTMLCode"/>
          <w:color w:val="000000"/>
        </w:rPr>
        <w:t>repeat(4,1fr)</w:t>
      </w:r>
      <w:r>
        <w:rPr>
          <w:rFonts w:ascii="Courier New" w:hAnsi="Courier New" w:cs="Courier New"/>
          <w:color w:val="000000"/>
        </w:rPr>
        <w:t xml:space="preserve"> (2 clean rows of 4); </w:t>
      </w:r>
      <w:r>
        <w:rPr>
          <w:rStyle w:val="HTMLCode"/>
          <w:color w:val="000000"/>
        </w:rPr>
        <w:t>body{padding-bottom}</w:t>
      </w:r>
      <w:r>
        <w:rPr>
          <w:rFonts w:ascii="Courier New" w:hAnsi="Courier New" w:cs="Courier New"/>
          <w:color w:val="000000"/>
        </w:rPr>
        <w:t xml:space="preserve"> 86px → 124px. Queue link added to mobile-</w:t>
      </w:r>
      <w:proofErr w:type="spellStart"/>
      <w:r>
        <w:rPr>
          <w:rFonts w:ascii="Courier New" w:hAnsi="Courier New" w:cs="Courier New"/>
          <w:color w:val="000000"/>
        </w:rPr>
        <w:t>nav</w:t>
      </w:r>
      <w:proofErr w:type="spellEnd"/>
      <w:r>
        <w:rPr>
          <w:rFonts w:ascii="Courier New" w:hAnsi="Courier New" w:cs="Courier New"/>
          <w:color w:val="000000"/>
        </w:rPr>
        <w:t xml:space="preserve"> on all 4 existing cluster pages (Failed-Jobs, Users, Subscriptions, Platform-Health). All 7 polished cluster pages now have identical 8-item mobile </w:t>
      </w:r>
      <w:proofErr w:type="spellStart"/>
      <w:r>
        <w:rPr>
          <w:rFonts w:ascii="Courier New" w:hAnsi="Courier New" w:cs="Courier New"/>
          <w:color w:val="000000"/>
        </w:rPr>
        <w:t>nav</w:t>
      </w:r>
      <w:proofErr w:type="spellEnd"/>
      <w:r>
        <w:rPr>
          <w:rFonts w:ascii="Courier New" w:hAnsi="Courier New" w:cs="Courier New"/>
          <w:color w:val="000000"/>
        </w:rPr>
        <w:t>: Dash · Queue · Jobs · Users · Subs · Health · Logs · Operate. |</w:t>
      </w:r>
    </w:p>
    <w:p w14:paraId="4833F062"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lastRenderedPageBreak/>
        <w:t xml:space="preserve">| Jun 28, 2026 | </w:t>
      </w:r>
      <w:proofErr w:type="spellStart"/>
      <w:r>
        <w:rPr>
          <w:rStyle w:val="HTMLCode"/>
          <w:color w:val="000000"/>
        </w:rPr>
        <w:t>blastybiz-admin.css</w:t>
      </w:r>
      <w:proofErr w:type="spellEnd"/>
      <w:r>
        <w:rPr>
          <w:rFonts w:ascii="Courier New" w:hAnsi="Courier New" w:cs="Courier New"/>
          <w:color w:val="000000"/>
        </w:rPr>
        <w:t xml:space="preserve">, </w:t>
      </w:r>
      <w:proofErr w:type="spellStart"/>
      <w:r>
        <w:rPr>
          <w:rStyle w:val="HTMLCode"/>
          <w:color w:val="000000"/>
        </w:rPr>
        <w:t>blastybiz-global.css</w:t>
      </w:r>
      <w:proofErr w:type="spellEnd"/>
      <w:r>
        <w:rPr>
          <w:rFonts w:ascii="Courier New" w:hAnsi="Courier New" w:cs="Courier New"/>
          <w:color w:val="000000"/>
        </w:rPr>
        <w:t xml:space="preserve"> | </w:t>
      </w:r>
      <w:r>
        <w:rPr>
          <w:rStyle w:val="Strong"/>
          <w:rFonts w:ascii="Courier New" w:hAnsi="Courier New" w:cs="Courier New"/>
          <w:b w:val="0"/>
          <w:bCs w:val="0"/>
          <w:color w:val="000000"/>
        </w:rPr>
        <w:t xml:space="preserve">CSS architecture foundation — </w:t>
      </w:r>
      <w:proofErr w:type="spellStart"/>
      <w:r>
        <w:rPr>
          <w:rStyle w:val="Strong"/>
          <w:rFonts w:ascii="Courier New" w:hAnsi="Courier New" w:cs="Courier New"/>
          <w:b w:val="0"/>
          <w:bCs w:val="0"/>
          <w:color w:val="000000"/>
        </w:rPr>
        <w:t>vars</w:t>
      </w:r>
      <w:proofErr w:type="spellEnd"/>
      <w:r>
        <w:rPr>
          <w:rStyle w:val="Strong"/>
          <w:rFonts w:ascii="Courier New" w:hAnsi="Courier New" w:cs="Courier New"/>
          <w:b w:val="0"/>
          <w:bCs w:val="0"/>
          <w:color w:val="000000"/>
        </w:rPr>
        <w:t xml:space="preserve"> + element defaults + utility classes + layout primitives.</w:t>
      </w:r>
      <w:r>
        <w:rPr>
          <w:rFonts w:ascii="Courier New" w:hAnsi="Courier New" w:cs="Courier New"/>
          <w:color w:val="000000"/>
        </w:rPr>
        <w:t xml:space="preserve"> Both stylesheets restructured with the same architecture layer order: </w:t>
      </w:r>
      <w:proofErr w:type="spellStart"/>
      <w:r>
        <w:rPr>
          <w:rFonts w:ascii="Courier New" w:hAnsi="Courier New" w:cs="Courier New"/>
          <w:color w:val="000000"/>
        </w:rPr>
        <w:t>vars</w:t>
      </w:r>
      <w:proofErr w:type="spellEnd"/>
      <w:r>
        <w:rPr>
          <w:rFonts w:ascii="Courier New" w:hAnsi="Courier New" w:cs="Courier New"/>
          <w:color w:val="000000"/>
        </w:rPr>
        <w:t xml:space="preserve"> → reset → element defaults → utility classes → layout primitives → components → media queries. </w:t>
      </w:r>
      <w:r>
        <w:rPr>
          <w:rStyle w:val="HTMLCode"/>
          <w:color w:val="000000"/>
        </w:rPr>
        <w:t>:root</w:t>
      </w:r>
      <w:r>
        <w:rPr>
          <w:rStyle w:val="Strong"/>
          <w:rFonts w:ascii="Courier New" w:hAnsi="Courier New" w:cs="Courier New"/>
          <w:b w:val="0"/>
          <w:bCs w:val="0"/>
          <w:color w:val="000000"/>
        </w:rPr>
        <w:t xml:space="preserve"> expanded</w:t>
      </w:r>
      <w:r>
        <w:rPr>
          <w:rFonts w:ascii="Courier New" w:hAnsi="Courier New" w:cs="Courier New"/>
          <w:color w:val="000000"/>
        </w:rPr>
        <w:t xml:space="preserve"> in both files: added font-size tokens (</w:t>
      </w:r>
      <w:r>
        <w:rPr>
          <w:rStyle w:val="HTMLCode"/>
          <w:color w:val="000000"/>
        </w:rPr>
        <w:t>--fs-</w:t>
      </w:r>
      <w:proofErr w:type="spellStart"/>
      <w:r>
        <w:rPr>
          <w:rStyle w:val="HTMLCode"/>
          <w:color w:val="000000"/>
        </w:rPr>
        <w:t>xs</w:t>
      </w:r>
      <w:proofErr w:type="spellEnd"/>
      <w:r>
        <w:rPr>
          <w:rFonts w:ascii="Courier New" w:hAnsi="Courier New" w:cs="Courier New"/>
          <w:color w:val="000000"/>
        </w:rPr>
        <w:t xml:space="preserve"> 11px through </w:t>
      </w:r>
      <w:r>
        <w:rPr>
          <w:rStyle w:val="HTMLCode"/>
          <w:color w:val="000000"/>
        </w:rPr>
        <w:t>--fs-display</w:t>
      </w:r>
      <w:r>
        <w:rPr>
          <w:rFonts w:ascii="Courier New" w:hAnsi="Courier New" w:cs="Courier New"/>
          <w:color w:val="000000"/>
        </w:rPr>
        <w:t xml:space="preserve"> 44px), spacing tokens (</w:t>
      </w:r>
      <w:r>
        <w:rPr>
          <w:rStyle w:val="HTMLCode"/>
          <w:color w:val="000000"/>
        </w:rPr>
        <w:t>--gap-</w:t>
      </w:r>
      <w:proofErr w:type="spellStart"/>
      <w:r>
        <w:rPr>
          <w:rStyle w:val="HTMLCode"/>
          <w:color w:val="000000"/>
        </w:rPr>
        <w:t>xs</w:t>
      </w:r>
      <w:proofErr w:type="spellEnd"/>
      <w:r>
        <w:rPr>
          <w:rFonts w:ascii="Courier New" w:hAnsi="Courier New" w:cs="Courier New"/>
          <w:color w:val="000000"/>
        </w:rPr>
        <w:t xml:space="preserve"> through </w:t>
      </w:r>
      <w:r>
        <w:rPr>
          <w:rStyle w:val="HTMLCode"/>
          <w:color w:val="000000"/>
        </w:rPr>
        <w:t>--gap-xl</w:t>
      </w:r>
      <w:r>
        <w:rPr>
          <w:rFonts w:ascii="Courier New" w:hAnsi="Courier New" w:cs="Courier New"/>
          <w:color w:val="000000"/>
        </w:rPr>
        <w:t>), and radius tokens (</w:t>
      </w:r>
      <w:r>
        <w:rPr>
          <w:rStyle w:val="HTMLCode"/>
          <w:color w:val="000000"/>
        </w:rPr>
        <w:t>--radius-</w:t>
      </w:r>
      <w:proofErr w:type="spellStart"/>
      <w:r>
        <w:rPr>
          <w:rStyle w:val="HTMLCode"/>
          <w:color w:val="000000"/>
        </w:rPr>
        <w:t>sm</w:t>
      </w:r>
      <w:proofErr w:type="spellEnd"/>
      <w:r>
        <w:rPr>
          <w:rFonts w:ascii="Courier New" w:hAnsi="Courier New" w:cs="Courier New"/>
          <w:color w:val="000000"/>
        </w:rPr>
        <w:t xml:space="preserve"> through </w:t>
      </w:r>
      <w:r>
        <w:rPr>
          <w:rStyle w:val="HTMLCode"/>
          <w:color w:val="000000"/>
        </w:rPr>
        <w:t>--radius-full</w:t>
      </w:r>
      <w:r>
        <w:rPr>
          <w:rFonts w:ascii="Courier New" w:hAnsi="Courier New" w:cs="Courier New"/>
          <w:color w:val="000000"/>
        </w:rPr>
        <w:t xml:space="preserve">) alongside existing color vars. </w:t>
      </w:r>
      <w:r>
        <w:rPr>
          <w:rStyle w:val="Strong"/>
          <w:rFonts w:ascii="Courier New" w:hAnsi="Courier New" w:cs="Courier New"/>
          <w:b w:val="0"/>
          <w:bCs w:val="0"/>
          <w:color w:val="000000"/>
        </w:rPr>
        <w:t>Element defaults added</w:t>
      </w:r>
      <w:r>
        <w:rPr>
          <w:rFonts w:ascii="Courier New" w:hAnsi="Courier New" w:cs="Courier New"/>
          <w:color w:val="000000"/>
        </w:rPr>
        <w:t xml:space="preserve"> to </w:t>
      </w:r>
      <w:proofErr w:type="spellStart"/>
      <w:r>
        <w:rPr>
          <w:rStyle w:val="HTMLCode"/>
          <w:color w:val="000000"/>
        </w:rPr>
        <w:t>blastybiz-admin.css</w:t>
      </w:r>
      <w:proofErr w:type="spellEnd"/>
      <w:r>
        <w:rPr>
          <w:rFonts w:ascii="Courier New" w:hAnsi="Courier New" w:cs="Courier New"/>
          <w:color w:val="000000"/>
        </w:rPr>
        <w:t xml:space="preserve">: </w:t>
      </w:r>
      <w:r>
        <w:rPr>
          <w:rStyle w:val="HTMLCode"/>
          <w:color w:val="000000"/>
        </w:rPr>
        <w:t>h1</w:t>
      </w:r>
      <w:r>
        <w:rPr>
          <w:rFonts w:ascii="Courier New" w:hAnsi="Courier New" w:cs="Courier New"/>
          <w:color w:val="000000"/>
        </w:rPr>
        <w:t>–</w:t>
      </w:r>
      <w:r>
        <w:rPr>
          <w:rStyle w:val="HTMLCode"/>
          <w:color w:val="000000"/>
        </w:rPr>
        <w:t>h6</w:t>
      </w:r>
      <w:r>
        <w:rPr>
          <w:rFonts w:ascii="Courier New" w:hAnsi="Courier New" w:cs="Courier New"/>
          <w:color w:val="000000"/>
        </w:rPr>
        <w:t xml:space="preserve"> (font, size, line-height, margin — using </w:t>
      </w:r>
      <w:proofErr w:type="spellStart"/>
      <w:r>
        <w:rPr>
          <w:rFonts w:ascii="Courier New" w:hAnsi="Courier New" w:cs="Courier New"/>
          <w:color w:val="000000"/>
        </w:rPr>
        <w:t>vars</w:t>
      </w:r>
      <w:proofErr w:type="spellEnd"/>
      <w:r>
        <w:rPr>
          <w:rFonts w:ascii="Courier New" w:hAnsi="Courier New" w:cs="Courier New"/>
          <w:color w:val="000000"/>
        </w:rPr>
        <w:t xml:space="preserve">), </w:t>
      </w:r>
      <w:r>
        <w:rPr>
          <w:rStyle w:val="HTMLCode"/>
          <w:color w:val="000000"/>
        </w:rPr>
        <w:t>p</w:t>
      </w:r>
      <w:r>
        <w:rPr>
          <w:rFonts w:ascii="Courier New" w:hAnsi="Courier New" w:cs="Courier New"/>
          <w:color w:val="000000"/>
        </w:rPr>
        <w:t xml:space="preserve"> (14px, </w:t>
      </w:r>
      <w:proofErr w:type="spellStart"/>
      <w:r>
        <w:rPr>
          <w:rFonts w:ascii="Courier New" w:hAnsi="Courier New" w:cs="Courier New"/>
          <w:color w:val="000000"/>
        </w:rPr>
        <w:t>var</w:t>
      </w:r>
      <w:proofErr w:type="spellEnd"/>
      <w:r>
        <w:rPr>
          <w:rFonts w:ascii="Courier New" w:hAnsi="Courier New" w:cs="Courier New"/>
          <w:color w:val="000000"/>
        </w:rPr>
        <w:t xml:space="preserve">(--silver), 1.6 line-height, 12px margin-bottom), </w:t>
      </w:r>
      <w:r>
        <w:rPr>
          <w:rStyle w:val="HTMLCode"/>
          <w:color w:val="000000"/>
        </w:rPr>
        <w:t>a</w:t>
      </w:r>
      <w:r>
        <w:rPr>
          <w:rFonts w:ascii="Courier New" w:hAnsi="Courier New" w:cs="Courier New"/>
          <w:color w:val="000000"/>
        </w:rPr>
        <w:t xml:space="preserve"> (</w:t>
      </w:r>
      <w:proofErr w:type="spellStart"/>
      <w:r>
        <w:rPr>
          <w:rFonts w:ascii="Courier New" w:hAnsi="Courier New" w:cs="Courier New"/>
          <w:color w:val="000000"/>
        </w:rPr>
        <w:t>var</w:t>
      </w:r>
      <w:proofErr w:type="spellEnd"/>
      <w:r>
        <w:rPr>
          <w:rFonts w:ascii="Courier New" w:hAnsi="Courier New" w:cs="Courier New"/>
          <w:color w:val="000000"/>
        </w:rPr>
        <w:t xml:space="preserve">(--green), no underline), </w:t>
      </w:r>
      <w:r>
        <w:rPr>
          <w:rStyle w:val="HTMLCode"/>
          <w:color w:val="000000"/>
        </w:rPr>
        <w:t>strong</w:t>
      </w:r>
      <w:r>
        <w:rPr>
          <w:rFonts w:ascii="Courier New" w:hAnsi="Courier New" w:cs="Courier New"/>
          <w:color w:val="000000"/>
        </w:rPr>
        <w:t>/</w:t>
      </w:r>
      <w:proofErr w:type="spellStart"/>
      <w:r>
        <w:rPr>
          <w:rStyle w:val="HTMLCode"/>
          <w:color w:val="000000"/>
        </w:rPr>
        <w:t>em</w:t>
      </w:r>
      <w:proofErr w:type="spellEnd"/>
      <w:r>
        <w:rPr>
          <w:rFonts w:ascii="Courier New" w:hAnsi="Courier New" w:cs="Courier New"/>
          <w:color w:val="000000"/>
        </w:rPr>
        <w:t>/</w:t>
      </w:r>
      <w:r>
        <w:rPr>
          <w:rStyle w:val="HTMLCode"/>
          <w:color w:val="000000"/>
        </w:rPr>
        <w:t>small</w:t>
      </w:r>
      <w:r>
        <w:rPr>
          <w:rFonts w:ascii="Courier New" w:hAnsi="Courier New" w:cs="Courier New"/>
          <w:color w:val="000000"/>
        </w:rPr>
        <w:t>/</w:t>
      </w:r>
      <w:proofErr w:type="spellStart"/>
      <w:r>
        <w:rPr>
          <w:rStyle w:val="HTMLCode"/>
          <w:color w:val="000000"/>
        </w:rPr>
        <w:t>hr</w:t>
      </w:r>
      <w:proofErr w:type="spellEnd"/>
      <w:r>
        <w:rPr>
          <w:rFonts w:ascii="Courier New" w:hAnsi="Courier New" w:cs="Courier New"/>
          <w:color w:val="000000"/>
        </w:rPr>
        <w:t>/</w:t>
      </w:r>
      <w:r>
        <w:rPr>
          <w:rStyle w:val="HTMLCode"/>
          <w:color w:val="000000"/>
        </w:rPr>
        <w:t>label</w:t>
      </w:r>
      <w:r>
        <w:rPr>
          <w:rFonts w:ascii="Courier New" w:hAnsi="Courier New" w:cs="Courier New"/>
          <w:color w:val="000000"/>
        </w:rPr>
        <w:t xml:space="preserve">, </w:t>
      </w:r>
      <w:r>
        <w:rPr>
          <w:rStyle w:val="HTMLCode"/>
          <w:color w:val="000000"/>
        </w:rPr>
        <w:t>input</w:t>
      </w:r>
      <w:r>
        <w:rPr>
          <w:rFonts w:ascii="Courier New" w:hAnsi="Courier New" w:cs="Courier New"/>
          <w:color w:val="000000"/>
        </w:rPr>
        <w:t>/</w:t>
      </w:r>
      <w:r>
        <w:rPr>
          <w:rStyle w:val="HTMLCode"/>
          <w:color w:val="000000"/>
        </w:rPr>
        <w:t>select</w:t>
      </w:r>
      <w:r>
        <w:rPr>
          <w:rFonts w:ascii="Courier New" w:hAnsi="Courier New" w:cs="Courier New"/>
          <w:color w:val="000000"/>
        </w:rPr>
        <w:t>/</w:t>
      </w:r>
      <w:proofErr w:type="spellStart"/>
      <w:r>
        <w:rPr>
          <w:rStyle w:val="HTMLCode"/>
          <w:color w:val="000000"/>
        </w:rPr>
        <w:t>textarea</w:t>
      </w:r>
      <w:proofErr w:type="spellEnd"/>
      <w:r>
        <w:rPr>
          <w:rFonts w:ascii="Courier New" w:hAnsi="Courier New" w:cs="Courier New"/>
          <w:color w:val="000000"/>
        </w:rPr>
        <w:t xml:space="preserve"> (full dark-themed field styling with focus ring), </w:t>
      </w:r>
      <w:r>
        <w:rPr>
          <w:rStyle w:val="HTMLCode"/>
          <w:color w:val="000000"/>
        </w:rPr>
        <w:t>button</w:t>
      </w:r>
      <w:r>
        <w:rPr>
          <w:rFonts w:ascii="Courier New" w:hAnsi="Courier New" w:cs="Courier New"/>
          <w:color w:val="000000"/>
        </w:rPr>
        <w:t xml:space="preserve"> (cursor, font, weight, radius, transition), </w:t>
      </w:r>
      <w:r>
        <w:rPr>
          <w:rStyle w:val="HTMLCode"/>
          <w:color w:val="000000"/>
        </w:rPr>
        <w:t>table</w:t>
      </w:r>
      <w:r>
        <w:rPr>
          <w:rFonts w:ascii="Courier New" w:hAnsi="Courier New" w:cs="Courier New"/>
          <w:color w:val="000000"/>
        </w:rPr>
        <w:t>/</w:t>
      </w:r>
      <w:proofErr w:type="spellStart"/>
      <w:r>
        <w:rPr>
          <w:rStyle w:val="HTMLCode"/>
          <w:color w:val="000000"/>
        </w:rPr>
        <w:t>th</w:t>
      </w:r>
      <w:proofErr w:type="spellEnd"/>
      <w:r>
        <w:rPr>
          <w:rFonts w:ascii="Courier New" w:hAnsi="Courier New" w:cs="Courier New"/>
          <w:color w:val="000000"/>
        </w:rPr>
        <w:t>/</w:t>
      </w:r>
      <w:r>
        <w:rPr>
          <w:rStyle w:val="HTMLCode"/>
          <w:color w:val="000000"/>
        </w:rPr>
        <w:t>td</w:t>
      </w:r>
      <w:r>
        <w:rPr>
          <w:rFonts w:ascii="Courier New" w:hAnsi="Courier New" w:cs="Courier New"/>
          <w:color w:val="000000"/>
        </w:rPr>
        <w:t xml:space="preserve"> (collapse, sizing, colors, spacing). </w:t>
      </w:r>
      <w:r>
        <w:rPr>
          <w:rStyle w:val="Strong"/>
          <w:rFonts w:ascii="Courier New" w:hAnsi="Courier New" w:cs="Courier New"/>
          <w:b w:val="0"/>
          <w:bCs w:val="0"/>
          <w:color w:val="000000"/>
        </w:rPr>
        <w:t>Utility classes</w:t>
      </w:r>
      <w:r>
        <w:rPr>
          <w:rFonts w:ascii="Courier New" w:hAnsi="Courier New" w:cs="Courier New"/>
          <w:color w:val="000000"/>
        </w:rPr>
        <w:t xml:space="preserve"> added to both files: color utilities (</w:t>
      </w:r>
      <w:r>
        <w:rPr>
          <w:rStyle w:val="HTMLCode"/>
          <w:color w:val="000000"/>
        </w:rPr>
        <w:t>.accent</w:t>
      </w:r>
      <w:r>
        <w:rPr>
          <w:rFonts w:ascii="Courier New" w:hAnsi="Courier New" w:cs="Courier New"/>
          <w:color w:val="000000"/>
        </w:rPr>
        <w:t xml:space="preserve">, </w:t>
      </w:r>
      <w:r>
        <w:rPr>
          <w:rStyle w:val="HTMLCode"/>
          <w:color w:val="000000"/>
        </w:rPr>
        <w:t>.muted</w:t>
      </w:r>
      <w:r>
        <w:rPr>
          <w:rFonts w:ascii="Courier New" w:hAnsi="Courier New" w:cs="Courier New"/>
          <w:color w:val="000000"/>
        </w:rPr>
        <w:t xml:space="preserve">, </w:t>
      </w:r>
      <w:r>
        <w:rPr>
          <w:rStyle w:val="HTMLCode"/>
          <w:color w:val="000000"/>
        </w:rPr>
        <w:t>.silver</w:t>
      </w:r>
      <w:r>
        <w:rPr>
          <w:rFonts w:ascii="Courier New" w:hAnsi="Courier New" w:cs="Courier New"/>
          <w:color w:val="000000"/>
        </w:rPr>
        <w:t xml:space="preserve">, </w:t>
      </w:r>
      <w:r>
        <w:rPr>
          <w:rStyle w:val="HTMLCode"/>
          <w:color w:val="000000"/>
        </w:rPr>
        <w:t>.danger</w:t>
      </w:r>
      <w:r>
        <w:rPr>
          <w:rFonts w:ascii="Courier New" w:hAnsi="Courier New" w:cs="Courier New"/>
          <w:color w:val="000000"/>
        </w:rPr>
        <w:t xml:space="preserve">, </w:t>
      </w:r>
      <w:r>
        <w:rPr>
          <w:rStyle w:val="HTMLCode"/>
          <w:color w:val="000000"/>
        </w:rPr>
        <w:t>.warn</w:t>
      </w:r>
      <w:r>
        <w:rPr>
          <w:rFonts w:ascii="Courier New" w:hAnsi="Courier New" w:cs="Courier New"/>
          <w:color w:val="000000"/>
        </w:rPr>
        <w:t>), typography utilities (</w:t>
      </w:r>
      <w:r>
        <w:rPr>
          <w:rStyle w:val="HTMLCode"/>
          <w:color w:val="000000"/>
        </w:rPr>
        <w:t>.font-display</w:t>
      </w:r>
      <w:r>
        <w:rPr>
          <w:rFonts w:ascii="Courier New" w:hAnsi="Courier New" w:cs="Courier New"/>
          <w:color w:val="000000"/>
        </w:rPr>
        <w:t xml:space="preserve">, </w:t>
      </w:r>
      <w:r>
        <w:rPr>
          <w:rStyle w:val="HTMLCode"/>
          <w:color w:val="000000"/>
        </w:rPr>
        <w:t>.caps</w:t>
      </w:r>
      <w:r>
        <w:rPr>
          <w:rFonts w:ascii="Courier New" w:hAnsi="Courier New" w:cs="Courier New"/>
          <w:color w:val="000000"/>
        </w:rPr>
        <w:t xml:space="preserve">, </w:t>
      </w:r>
      <w:r>
        <w:rPr>
          <w:rStyle w:val="HTMLCode"/>
          <w:color w:val="000000"/>
        </w:rPr>
        <w:t>.eyebrow</w:t>
      </w:r>
      <w:r>
        <w:rPr>
          <w:rFonts w:ascii="Courier New" w:hAnsi="Courier New" w:cs="Courier New"/>
          <w:color w:val="000000"/>
        </w:rPr>
        <w:t>/</w:t>
      </w:r>
      <w:r>
        <w:rPr>
          <w:rStyle w:val="HTMLCode"/>
          <w:color w:val="000000"/>
        </w:rPr>
        <w:t>.eyebrow-label</w:t>
      </w:r>
      <w:r>
        <w:rPr>
          <w:rFonts w:ascii="Courier New" w:hAnsi="Courier New" w:cs="Courier New"/>
          <w:color w:val="000000"/>
        </w:rPr>
        <w:t xml:space="preserve">). </w:t>
      </w:r>
      <w:r>
        <w:rPr>
          <w:rStyle w:val="Strong"/>
          <w:rFonts w:ascii="Courier New" w:hAnsi="Courier New" w:cs="Courier New"/>
          <w:b w:val="0"/>
          <w:bCs w:val="0"/>
          <w:color w:val="000000"/>
        </w:rPr>
        <w:t>Layout primitives</w:t>
      </w:r>
      <w:r>
        <w:rPr>
          <w:rFonts w:ascii="Courier New" w:hAnsi="Courier New" w:cs="Courier New"/>
          <w:color w:val="000000"/>
        </w:rPr>
        <w:t xml:space="preserve"> added to both files: </w:t>
      </w:r>
      <w:r>
        <w:rPr>
          <w:rStyle w:val="HTMLCode"/>
          <w:color w:val="000000"/>
        </w:rPr>
        <w:t>.split</w:t>
      </w:r>
      <w:r>
        <w:rPr>
          <w:rFonts w:ascii="Courier New" w:hAnsi="Courier New" w:cs="Courier New"/>
          <w:color w:val="000000"/>
        </w:rPr>
        <w:t xml:space="preserve"> (50/50 grid), </w:t>
      </w:r>
      <w:r>
        <w:rPr>
          <w:rStyle w:val="HTMLCode"/>
          <w:color w:val="000000"/>
        </w:rPr>
        <w:t>.split-3</w:t>
      </w:r>
      <w:r>
        <w:rPr>
          <w:rFonts w:ascii="Courier New" w:hAnsi="Courier New" w:cs="Courier New"/>
          <w:color w:val="000000"/>
        </w:rPr>
        <w:t xml:space="preserve"> (equal thirds), </w:t>
      </w:r>
      <w:r>
        <w:rPr>
          <w:rStyle w:val="HTMLCode"/>
          <w:color w:val="000000"/>
        </w:rPr>
        <w:t>.split-4</w:t>
      </w:r>
      <w:r>
        <w:rPr>
          <w:rFonts w:ascii="Courier New" w:hAnsi="Courier New" w:cs="Courier New"/>
          <w:color w:val="000000"/>
        </w:rPr>
        <w:t xml:space="preserve"> (equal quarters), </w:t>
      </w:r>
      <w:r>
        <w:rPr>
          <w:rStyle w:val="HTMLCode"/>
          <w:color w:val="000000"/>
        </w:rPr>
        <w:t>.split-wide</w:t>
      </w:r>
      <w:r>
        <w:rPr>
          <w:rFonts w:ascii="Courier New" w:hAnsi="Courier New" w:cs="Courier New"/>
          <w:color w:val="000000"/>
        </w:rPr>
        <w:t xml:space="preserve"> (60/40 hero pair), </w:t>
      </w:r>
      <w:r>
        <w:rPr>
          <w:rStyle w:val="HTMLCode"/>
          <w:color w:val="000000"/>
        </w:rPr>
        <w:t>.stack</w:t>
      </w:r>
      <w:r>
        <w:rPr>
          <w:rFonts w:ascii="Courier New" w:hAnsi="Courier New" w:cs="Courier New"/>
          <w:color w:val="000000"/>
        </w:rPr>
        <w:t xml:space="preserve"> (flex column), </w:t>
      </w:r>
      <w:r>
        <w:rPr>
          <w:rStyle w:val="HTMLCode"/>
          <w:color w:val="000000"/>
        </w:rPr>
        <w:t>.cluster</w:t>
      </w:r>
      <w:r>
        <w:rPr>
          <w:rFonts w:ascii="Courier New" w:hAnsi="Courier New" w:cs="Courier New"/>
          <w:color w:val="000000"/>
        </w:rPr>
        <w:t xml:space="preserve"> (flex wrap), </w:t>
      </w:r>
      <w:r>
        <w:rPr>
          <w:rStyle w:val="HTMLCode"/>
          <w:color w:val="000000"/>
        </w:rPr>
        <w:t>.form-group</w:t>
      </w:r>
      <w:r>
        <w:rPr>
          <w:rFonts w:ascii="Courier New" w:hAnsi="Courier New" w:cs="Courier New"/>
          <w:color w:val="000000"/>
        </w:rPr>
        <w:t xml:space="preserve"> (single field wrapper), </w:t>
      </w:r>
      <w:r>
        <w:rPr>
          <w:rStyle w:val="HTMLCode"/>
          <w:color w:val="000000"/>
        </w:rPr>
        <w:t>.form-row</w:t>
      </w:r>
      <w:r>
        <w:rPr>
          <w:rFonts w:ascii="Courier New" w:hAnsi="Courier New" w:cs="Courier New"/>
          <w:color w:val="000000"/>
        </w:rPr>
        <w:t xml:space="preserve"> (side-by-side fields). These primitives eliminate the need for one-off </w:t>
      </w:r>
      <w:r>
        <w:rPr>
          <w:rStyle w:val="HTMLCode"/>
          <w:color w:val="000000"/>
        </w:rPr>
        <w:t>div</w:t>
      </w:r>
      <w:r>
        <w:rPr>
          <w:rFonts w:ascii="Courier New" w:hAnsi="Courier New" w:cs="Courier New"/>
          <w:color w:val="000000"/>
        </w:rPr>
        <w:t xml:space="preserve"> styling on every page — a 50/50 layout is now </w:t>
      </w:r>
      <w:r>
        <w:rPr>
          <w:rStyle w:val="HTMLCode"/>
          <w:color w:val="000000"/>
        </w:rPr>
        <w:t>class="split"</w:t>
      </w:r>
      <w:r>
        <w:rPr>
          <w:rFonts w:ascii="Courier New" w:hAnsi="Courier New" w:cs="Courier New"/>
          <w:color w:val="000000"/>
        </w:rPr>
        <w:t xml:space="preserve">, no embedded CSS required. Backward-compatible aliases </w:t>
      </w:r>
      <w:r>
        <w:rPr>
          <w:rStyle w:val="HTMLCode"/>
          <w:color w:val="000000"/>
        </w:rPr>
        <w:t>.grid</w:t>
      </w:r>
      <w:r>
        <w:rPr>
          <w:rFonts w:ascii="Courier New" w:hAnsi="Courier New" w:cs="Courier New"/>
          <w:color w:val="000000"/>
        </w:rPr>
        <w:t>/</w:t>
      </w:r>
      <w:r>
        <w:rPr>
          <w:rStyle w:val="HTMLCode"/>
          <w:color w:val="000000"/>
        </w:rPr>
        <w:t>.two-col</w:t>
      </w:r>
      <w:r>
        <w:rPr>
          <w:rFonts w:ascii="Courier New" w:hAnsi="Courier New" w:cs="Courier New"/>
          <w:color w:val="000000"/>
        </w:rPr>
        <w:t>/</w:t>
      </w:r>
      <w:r>
        <w:rPr>
          <w:rStyle w:val="HTMLCode"/>
          <w:color w:val="000000"/>
        </w:rPr>
        <w:t>.three-col</w:t>
      </w:r>
      <w:r>
        <w:rPr>
          <w:rFonts w:ascii="Courier New" w:hAnsi="Courier New" w:cs="Courier New"/>
          <w:color w:val="000000"/>
        </w:rPr>
        <w:t xml:space="preserve"> kept in </w:t>
      </w:r>
      <w:proofErr w:type="spellStart"/>
      <w:r>
        <w:rPr>
          <w:rFonts w:ascii="Courier New" w:hAnsi="Courier New" w:cs="Courier New"/>
          <w:color w:val="000000"/>
        </w:rPr>
        <w:t>admin.css</w:t>
      </w:r>
      <w:proofErr w:type="spellEnd"/>
      <w:r>
        <w:rPr>
          <w:rFonts w:ascii="Courier New" w:hAnsi="Courier New" w:cs="Courier New"/>
          <w:color w:val="000000"/>
        </w:rPr>
        <w:t xml:space="preserve">. </w:t>
      </w:r>
      <w:r>
        <w:rPr>
          <w:rFonts w:ascii="Courier New" w:hAnsi="Courier New" w:cs="Courier New"/>
          <w:color w:val="000000"/>
        </w:rPr>
        <w:lastRenderedPageBreak/>
        <w:t>Responsive collapse for all split layouts included in 900px breakpoint. |</w:t>
      </w:r>
    </w:p>
    <w:p w14:paraId="0B99AA62"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lastRenderedPageBreak/>
        <w:t xml:space="preserve">| Jun 28, 2026 | </w:t>
      </w:r>
      <w:proofErr w:type="spellStart"/>
      <w:r>
        <w:rPr>
          <w:rStyle w:val="HTMLCode"/>
          <w:color w:val="000000"/>
        </w:rPr>
        <w:t>blastybiz-global.css</w:t>
      </w:r>
      <w:proofErr w:type="spellEnd"/>
      <w:r>
        <w:rPr>
          <w:rFonts w:ascii="Courier New" w:hAnsi="Courier New" w:cs="Courier New"/>
          <w:color w:val="000000"/>
        </w:rPr>
        <w:t xml:space="preserve">, </w:t>
      </w:r>
      <w:proofErr w:type="spellStart"/>
      <w:r>
        <w:rPr>
          <w:rStyle w:val="HTMLCode"/>
          <w:color w:val="000000"/>
        </w:rPr>
        <w:t>blastybiz-admin.css</w:t>
      </w:r>
      <w:proofErr w:type="spellEnd"/>
      <w:r>
        <w:rPr>
          <w:rFonts w:ascii="Courier New" w:hAnsi="Courier New" w:cs="Courier New"/>
          <w:color w:val="000000"/>
        </w:rPr>
        <w:t xml:space="preserve">, </w:t>
      </w:r>
      <w:r>
        <w:rPr>
          <w:rStyle w:val="HTMLCode"/>
          <w:color w:val="000000"/>
        </w:rPr>
        <w:t>BlastyBiz-Home.html</w:t>
      </w:r>
      <w:r>
        <w:rPr>
          <w:rFonts w:ascii="Courier New" w:hAnsi="Courier New" w:cs="Courier New"/>
          <w:color w:val="000000"/>
        </w:rPr>
        <w:t xml:space="preserve">, </w:t>
      </w:r>
      <w:proofErr w:type="spellStart"/>
      <w:r>
        <w:rPr>
          <w:rStyle w:val="HTMLCode"/>
          <w:color w:val="000000"/>
        </w:rPr>
        <w:t>BlastyBiz</w:t>
      </w:r>
      <w:proofErr w:type="spellEnd"/>
      <w:r>
        <w:rPr>
          <w:rStyle w:val="HTMLCode"/>
          <w:color w:val="000000"/>
        </w:rPr>
        <w:t>-Publishing-Status.html</w:t>
      </w:r>
      <w:r>
        <w:rPr>
          <w:rFonts w:ascii="Courier New" w:hAnsi="Courier New" w:cs="Courier New"/>
          <w:color w:val="000000"/>
        </w:rPr>
        <w:t xml:space="preserve">, </w:t>
      </w:r>
      <w:r>
        <w:rPr>
          <w:rStyle w:val="HTMLCode"/>
          <w:color w:val="000000"/>
        </w:rPr>
        <w:t>BlastyBiz-Onboarding.html</w:t>
      </w:r>
      <w:r>
        <w:rPr>
          <w:rFonts w:ascii="Courier New" w:hAnsi="Courier New" w:cs="Courier New"/>
          <w:color w:val="000000"/>
        </w:rPr>
        <w:t xml:space="preserve">, </w:t>
      </w:r>
      <w:r>
        <w:rPr>
          <w:rStyle w:val="HTMLCode"/>
          <w:color w:val="000000"/>
        </w:rPr>
        <w:t>BlastyBiz-Connect.html</w:t>
      </w:r>
      <w:r>
        <w:rPr>
          <w:rFonts w:ascii="Courier New" w:hAnsi="Courier New" w:cs="Courier New"/>
          <w:color w:val="000000"/>
        </w:rPr>
        <w:t xml:space="preserve"> | </w:t>
      </w:r>
      <w:r>
        <w:rPr>
          <w:rStyle w:val="Strong"/>
          <w:rFonts w:ascii="Courier New" w:hAnsi="Courier New" w:cs="Courier New"/>
          <w:b w:val="0"/>
          <w:bCs w:val="0"/>
          <w:color w:val="000000"/>
        </w:rPr>
        <w:t xml:space="preserve">Items 6, 7, 8 — final pass + </w:t>
      </w:r>
      <w:r>
        <w:rPr>
          <w:rStyle w:val="HTMLCode"/>
          <w:color w:val="000000"/>
        </w:rPr>
        <w:t>.hidden</w:t>
      </w:r>
      <w:r>
        <w:rPr>
          <w:rStyle w:val="Strong"/>
          <w:rFonts w:ascii="Courier New" w:hAnsi="Courier New" w:cs="Courier New"/>
          <w:b w:val="0"/>
          <w:bCs w:val="0"/>
          <w:color w:val="000000"/>
        </w:rPr>
        <w:t xml:space="preserve"> utility + homepage gap.</w:t>
      </w:r>
      <w:r>
        <w:rPr>
          <w:rFonts w:ascii="Courier New" w:hAnsi="Courier New" w:cs="Courier New"/>
          <w:color w:val="000000"/>
        </w:rPr>
        <w:t xml:space="preserve"> </w:t>
      </w:r>
      <w:r>
        <w:rPr>
          <w:rStyle w:val="Strong"/>
          <w:rFonts w:ascii="Courier New" w:hAnsi="Courier New" w:cs="Courier New"/>
          <w:b w:val="0"/>
          <w:bCs w:val="0"/>
          <w:color w:val="000000"/>
        </w:rPr>
        <w:t>T001 (Item 7):</w:t>
      </w:r>
      <w:r>
        <w:rPr>
          <w:rFonts w:ascii="Courier New" w:hAnsi="Courier New" w:cs="Courier New"/>
          <w:color w:val="000000"/>
        </w:rPr>
        <w:t xml:space="preserve"> Publishing-Status, </w:t>
      </w:r>
      <w:proofErr w:type="spellStart"/>
      <w:r>
        <w:rPr>
          <w:rFonts w:ascii="Courier New" w:hAnsi="Courier New" w:cs="Courier New"/>
          <w:color w:val="000000"/>
        </w:rPr>
        <w:t>BizContext</w:t>
      </w:r>
      <w:proofErr w:type="spellEnd"/>
      <w:r>
        <w:rPr>
          <w:rFonts w:ascii="Courier New" w:hAnsi="Courier New" w:cs="Courier New"/>
          <w:color w:val="000000"/>
        </w:rPr>
        <w:t xml:space="preserve">, Listing-Preview already had </w:t>
      </w:r>
      <w:r>
        <w:rPr>
          <w:rStyle w:val="HTMLCode"/>
          <w:color w:val="000000"/>
        </w:rPr>
        <w:t>body{</w:t>
      </w:r>
      <w:proofErr w:type="spellStart"/>
      <w:r>
        <w:rPr>
          <w:rStyle w:val="HTMLCode"/>
          <w:color w:val="000000"/>
        </w:rPr>
        <w:t>visibility:hidden</w:t>
      </w:r>
      <w:proofErr w:type="spellEnd"/>
      <w:r>
        <w:rPr>
          <w:rStyle w:val="HTMLCode"/>
          <w:color w:val="000000"/>
        </w:rPr>
        <w:t>}</w:t>
      </w:r>
      <w:r>
        <w:rPr>
          <w:rFonts w:ascii="Courier New" w:hAnsi="Courier New" w:cs="Courier New"/>
          <w:color w:val="000000"/>
        </w:rPr>
        <w:t xml:space="preserve"> + </w:t>
      </w:r>
      <w:proofErr w:type="spellStart"/>
      <w:r>
        <w:rPr>
          <w:rStyle w:val="HTMLCode"/>
          <w:color w:val="000000"/>
        </w:rPr>
        <w:t>auth-guard.js</w:t>
      </w:r>
      <w:proofErr w:type="spellEnd"/>
      <w:r>
        <w:rPr>
          <w:rFonts w:ascii="Courier New" w:hAnsi="Courier New" w:cs="Courier New"/>
          <w:color w:val="000000"/>
        </w:rPr>
        <w:t xml:space="preserve"> — confirmed, no changes needed. </w:t>
      </w:r>
      <w:r>
        <w:rPr>
          <w:rStyle w:val="Strong"/>
          <w:rFonts w:ascii="Courier New" w:hAnsi="Courier New" w:cs="Courier New"/>
          <w:b w:val="0"/>
          <w:bCs w:val="0"/>
          <w:color w:val="000000"/>
        </w:rPr>
        <w:t>T002 (Item 6):</w:t>
      </w:r>
      <w:r>
        <w:rPr>
          <w:rFonts w:ascii="Courier New" w:hAnsi="Courier New" w:cs="Courier New"/>
          <w:color w:val="000000"/>
        </w:rPr>
        <w:t xml:space="preserve"> All 8 admin pages have </w:t>
      </w:r>
      <w:proofErr w:type="spellStart"/>
      <w:r>
        <w:rPr>
          <w:rStyle w:val="HTMLCode"/>
          <w:color w:val="000000"/>
        </w:rPr>
        <w:t>visibility:hidden</w:t>
      </w:r>
      <w:proofErr w:type="spellEnd"/>
      <w:r>
        <w:rPr>
          <w:rFonts w:ascii="Courier New" w:hAnsi="Courier New" w:cs="Courier New"/>
          <w:color w:val="000000"/>
        </w:rPr>
        <w:t xml:space="preserve"> + </w:t>
      </w:r>
      <w:r>
        <w:rPr>
          <w:rStyle w:val="HTMLCode"/>
          <w:color w:val="000000"/>
        </w:rPr>
        <w:t>admin-</w:t>
      </w:r>
      <w:proofErr w:type="spellStart"/>
      <w:r>
        <w:rPr>
          <w:rStyle w:val="HTMLCode"/>
          <w:color w:val="000000"/>
        </w:rPr>
        <w:t>guard.js</w:t>
      </w:r>
      <w:proofErr w:type="spellEnd"/>
      <w:r>
        <w:rPr>
          <w:rFonts w:ascii="Courier New" w:hAnsi="Courier New" w:cs="Courier New"/>
          <w:color w:val="000000"/>
        </w:rPr>
        <w:t xml:space="preserve">; all </w:t>
      </w:r>
      <w:proofErr w:type="spellStart"/>
      <w:r>
        <w:rPr>
          <w:rFonts w:ascii="Courier New" w:hAnsi="Courier New" w:cs="Courier New"/>
          <w:color w:val="000000"/>
        </w:rPr>
        <w:t>nav</w:t>
      </w:r>
      <w:proofErr w:type="spellEnd"/>
      <w:r>
        <w:rPr>
          <w:rFonts w:ascii="Courier New" w:hAnsi="Courier New" w:cs="Courier New"/>
          <w:color w:val="000000"/>
        </w:rPr>
        <w:t xml:space="preserve"> sets include Operate — confirmed clean. </w:t>
      </w:r>
      <w:r>
        <w:rPr>
          <w:rStyle w:val="Strong"/>
          <w:rFonts w:ascii="Courier New" w:hAnsi="Courier New" w:cs="Courier New"/>
          <w:b w:val="0"/>
          <w:bCs w:val="0"/>
          <w:color w:val="000000"/>
        </w:rPr>
        <w:t>T003 (Item 8) — final inline style extraction:</w:t>
      </w:r>
      <w:r>
        <w:rPr>
          <w:rFonts w:ascii="Courier New" w:hAnsi="Courier New" w:cs="Courier New"/>
          <w:color w:val="000000"/>
        </w:rPr>
        <w:t xml:space="preserve"> Scanned all 21 pages. Remaining </w:t>
      </w:r>
      <w:r>
        <w:rPr>
          <w:rStyle w:val="HTMLCode"/>
          <w:color w:val="000000"/>
        </w:rPr>
        <w:t>style=</w:t>
      </w:r>
      <w:r>
        <w:rPr>
          <w:rFonts w:ascii="Courier New" w:hAnsi="Courier New" w:cs="Courier New"/>
          <w:color w:val="000000"/>
        </w:rPr>
        <w:t xml:space="preserve"> hits were: Publishing-Status (3 × </w:t>
      </w:r>
      <w:proofErr w:type="spellStart"/>
      <w:r>
        <w:rPr>
          <w:rStyle w:val="HTMLCode"/>
          <w:color w:val="000000"/>
        </w:rPr>
        <w:t>display:none</w:t>
      </w:r>
      <w:proofErr w:type="spellEnd"/>
      <w:r>
        <w:rPr>
          <w:rFonts w:ascii="Courier New" w:hAnsi="Courier New" w:cs="Courier New"/>
          <w:color w:val="000000"/>
        </w:rPr>
        <w:t xml:space="preserve">, 1 × </w:t>
      </w:r>
      <w:r>
        <w:rPr>
          <w:rStyle w:val="HTMLCode"/>
          <w:color w:val="000000"/>
        </w:rPr>
        <w:t>width:0%</w:t>
      </w:r>
      <w:r>
        <w:rPr>
          <w:rFonts w:ascii="Courier New" w:hAnsi="Courier New" w:cs="Courier New"/>
          <w:color w:val="000000"/>
        </w:rPr>
        <w:t xml:space="preserve">, 1 × JS template literal), Onboarding (1 × </w:t>
      </w:r>
      <w:r>
        <w:rPr>
          <w:rStyle w:val="HTMLCode"/>
          <w:color w:val="000000"/>
        </w:rPr>
        <w:t>width:0%</w:t>
      </w:r>
      <w:r>
        <w:rPr>
          <w:rFonts w:ascii="Courier New" w:hAnsi="Courier New" w:cs="Courier New"/>
          <w:color w:val="000000"/>
        </w:rPr>
        <w:t xml:space="preserve">, 2 × </w:t>
      </w:r>
      <w:proofErr w:type="spellStart"/>
      <w:r>
        <w:rPr>
          <w:rStyle w:val="HTMLCode"/>
          <w:color w:val="000000"/>
        </w:rPr>
        <w:t>display:none</w:t>
      </w:r>
      <w:proofErr w:type="spellEnd"/>
      <w:r>
        <w:rPr>
          <w:rFonts w:ascii="Courier New" w:hAnsi="Courier New" w:cs="Courier New"/>
          <w:color w:val="000000"/>
        </w:rPr>
        <w:t xml:space="preserve">), Connect (1 × </w:t>
      </w:r>
      <w:proofErr w:type="spellStart"/>
      <w:r>
        <w:rPr>
          <w:rStyle w:val="HTMLCode"/>
          <w:color w:val="000000"/>
        </w:rPr>
        <w:t>display:none</w:t>
      </w:r>
      <w:proofErr w:type="spellEnd"/>
      <w:r>
        <w:rPr>
          <w:rFonts w:ascii="Courier New" w:hAnsi="Courier New" w:cs="Courier New"/>
          <w:color w:val="000000"/>
        </w:rPr>
        <w:t xml:space="preserve">), Connected (2 × JS template literals), Dashboard (1 × </w:t>
      </w:r>
      <w:r>
        <w:rPr>
          <w:rStyle w:val="HTMLCode"/>
          <w:color w:val="000000"/>
        </w:rPr>
        <w:t>width:0%</w:t>
      </w:r>
      <w:r>
        <w:rPr>
          <w:rFonts w:ascii="Courier New" w:hAnsi="Courier New" w:cs="Courier New"/>
          <w:color w:val="000000"/>
        </w:rPr>
        <w:t xml:space="preserve">), Admin-Operate (1 × </w:t>
      </w:r>
      <w:r>
        <w:rPr>
          <w:rStyle w:val="HTMLCode"/>
          <w:color w:val="000000"/>
        </w:rPr>
        <w:t>width:0%</w:t>
      </w:r>
      <w:r>
        <w:rPr>
          <w:rFonts w:ascii="Courier New" w:hAnsi="Courier New" w:cs="Courier New"/>
          <w:color w:val="000000"/>
        </w:rPr>
        <w:t xml:space="preserve">). JS template literals and </w:t>
      </w:r>
      <w:r>
        <w:rPr>
          <w:rStyle w:val="HTMLCode"/>
          <w:color w:val="000000"/>
        </w:rPr>
        <w:t>width:0%</w:t>
      </w:r>
      <w:r>
        <w:rPr>
          <w:rFonts w:ascii="Courier New" w:hAnsi="Courier New" w:cs="Courier New"/>
          <w:color w:val="000000"/>
        </w:rPr>
        <w:t xml:space="preserve"> progress bars kept (computed/dynamic). All 7 </w:t>
      </w:r>
      <w:proofErr w:type="spellStart"/>
      <w:r>
        <w:rPr>
          <w:rStyle w:val="HTMLCode"/>
          <w:color w:val="000000"/>
        </w:rPr>
        <w:t>display:none</w:t>
      </w:r>
      <w:proofErr w:type="spellEnd"/>
      <w:r>
        <w:rPr>
          <w:rFonts w:ascii="Courier New" w:hAnsi="Courier New" w:cs="Courier New"/>
          <w:color w:val="000000"/>
        </w:rPr>
        <w:t xml:space="preserve"> initial-hidden states converted to </w:t>
      </w:r>
      <w:r>
        <w:rPr>
          <w:rStyle w:val="HTMLCode"/>
          <w:color w:val="000000"/>
        </w:rPr>
        <w:t>class="hidden"</w:t>
      </w:r>
      <w:r>
        <w:rPr>
          <w:rFonts w:ascii="Courier New" w:hAnsi="Courier New" w:cs="Courier New"/>
          <w:color w:val="000000"/>
        </w:rPr>
        <w:t xml:space="preserve"> in HTML; JS updated from </w:t>
      </w:r>
      <w:proofErr w:type="spellStart"/>
      <w:r>
        <w:rPr>
          <w:rStyle w:val="HTMLCode"/>
          <w:color w:val="000000"/>
        </w:rPr>
        <w:t>style.display</w:t>
      </w:r>
      <w:proofErr w:type="spellEnd"/>
      <w:r>
        <w:rPr>
          <w:rStyle w:val="HTMLCode"/>
          <w:color w:val="000000"/>
        </w:rPr>
        <w:t xml:space="preserve"> = ''</w:t>
      </w:r>
      <w:r>
        <w:rPr>
          <w:rFonts w:ascii="Courier New" w:hAnsi="Courier New" w:cs="Courier New"/>
          <w:color w:val="000000"/>
        </w:rPr>
        <w:t xml:space="preserve"> → </w:t>
      </w:r>
      <w:proofErr w:type="spellStart"/>
      <w:r>
        <w:rPr>
          <w:rStyle w:val="HTMLCode"/>
          <w:color w:val="000000"/>
        </w:rPr>
        <w:t>classList.remove</w:t>
      </w:r>
      <w:proofErr w:type="spellEnd"/>
      <w:r>
        <w:rPr>
          <w:rStyle w:val="HTMLCode"/>
          <w:color w:val="000000"/>
        </w:rPr>
        <w:t>('hidden')</w:t>
      </w:r>
      <w:r>
        <w:rPr>
          <w:rFonts w:ascii="Courier New" w:hAnsi="Courier New" w:cs="Courier New"/>
          <w:color w:val="000000"/>
        </w:rPr>
        <w:t xml:space="preserve"> and </w:t>
      </w:r>
      <w:proofErr w:type="spellStart"/>
      <w:r>
        <w:rPr>
          <w:rStyle w:val="HTMLCode"/>
          <w:color w:val="000000"/>
        </w:rPr>
        <w:t>style.display</w:t>
      </w:r>
      <w:proofErr w:type="spellEnd"/>
      <w:r>
        <w:rPr>
          <w:rStyle w:val="HTMLCode"/>
          <w:color w:val="000000"/>
        </w:rPr>
        <w:t xml:space="preserve"> = 'none'</w:t>
      </w:r>
      <w:r>
        <w:rPr>
          <w:rFonts w:ascii="Courier New" w:hAnsi="Courier New" w:cs="Courier New"/>
          <w:color w:val="000000"/>
        </w:rPr>
        <w:t xml:space="preserve"> → </w:t>
      </w:r>
      <w:proofErr w:type="spellStart"/>
      <w:r>
        <w:rPr>
          <w:rStyle w:val="HTMLCode"/>
          <w:color w:val="000000"/>
        </w:rPr>
        <w:t>classList.add</w:t>
      </w:r>
      <w:proofErr w:type="spellEnd"/>
      <w:r>
        <w:rPr>
          <w:rStyle w:val="HTMLCode"/>
          <w:color w:val="000000"/>
        </w:rPr>
        <w:t>('hidden')</w:t>
      </w:r>
      <w:r>
        <w:rPr>
          <w:rFonts w:ascii="Courier New" w:hAnsi="Courier New" w:cs="Courier New"/>
          <w:color w:val="000000"/>
        </w:rPr>
        <w:t xml:space="preserve"> in Publishing-Status and Connect. Onboarding and Connect HTML-only changes safe because JS there uses explicit </w:t>
      </w:r>
      <w:r>
        <w:rPr>
          <w:rStyle w:val="HTMLCode"/>
          <w:color w:val="000000"/>
        </w:rPr>
        <w:t>'block'/'none'</w:t>
      </w:r>
      <w:r>
        <w:rPr>
          <w:rFonts w:ascii="Courier New" w:hAnsi="Courier New" w:cs="Courier New"/>
          <w:color w:val="000000"/>
        </w:rPr>
        <w:t xml:space="preserve"> which override CSS class. </w:t>
      </w:r>
      <w:r>
        <w:rPr>
          <w:rStyle w:val="HTMLCode"/>
          <w:color w:val="000000"/>
        </w:rPr>
        <w:t>.hidden</w:t>
      </w:r>
      <w:r>
        <w:rPr>
          <w:rStyle w:val="Strong"/>
          <w:rFonts w:ascii="Courier New" w:hAnsi="Courier New" w:cs="Courier New"/>
          <w:b w:val="0"/>
          <w:bCs w:val="0"/>
          <w:color w:val="000000"/>
        </w:rPr>
        <w:t xml:space="preserve"> utility added to both stylesheets:</w:t>
      </w:r>
      <w:r>
        <w:rPr>
          <w:rFonts w:ascii="Courier New" w:hAnsi="Courier New" w:cs="Courier New"/>
          <w:color w:val="000000"/>
        </w:rPr>
        <w:t xml:space="preserve"> </w:t>
      </w:r>
      <w:proofErr w:type="spellStart"/>
      <w:r>
        <w:rPr>
          <w:rStyle w:val="HTMLCode"/>
          <w:color w:val="000000"/>
        </w:rPr>
        <w:t>blastybiz-global.css</w:t>
      </w:r>
      <w:proofErr w:type="spellEnd"/>
      <w:r>
        <w:rPr>
          <w:rFonts w:ascii="Courier New" w:hAnsi="Courier New" w:cs="Courier New"/>
          <w:color w:val="000000"/>
        </w:rPr>
        <w:t xml:space="preserve"> (13 public pages) and </w:t>
      </w:r>
      <w:proofErr w:type="spellStart"/>
      <w:r>
        <w:rPr>
          <w:rStyle w:val="HTMLCode"/>
          <w:color w:val="000000"/>
        </w:rPr>
        <w:t>blastybiz-admin.css</w:t>
      </w:r>
      <w:proofErr w:type="spellEnd"/>
      <w:r>
        <w:rPr>
          <w:rFonts w:ascii="Courier New" w:hAnsi="Courier New" w:cs="Courier New"/>
          <w:color w:val="000000"/>
        </w:rPr>
        <w:t xml:space="preserve"> (8 admin pages) — every one of the 21 pages now inherits </w:t>
      </w:r>
      <w:r>
        <w:rPr>
          <w:rStyle w:val="HTMLCode"/>
          <w:color w:val="000000"/>
        </w:rPr>
        <w:t>.hidden{</w:t>
      </w:r>
      <w:proofErr w:type="spellStart"/>
      <w:r>
        <w:rPr>
          <w:rStyle w:val="HTMLCode"/>
          <w:color w:val="000000"/>
        </w:rPr>
        <w:t>display:none</w:t>
      </w:r>
      <w:proofErr w:type="spellEnd"/>
      <w:r>
        <w:rPr>
          <w:rStyle w:val="HTMLCode"/>
          <w:color w:val="000000"/>
        </w:rPr>
        <w:t>}</w:t>
      </w:r>
      <w:r>
        <w:rPr>
          <w:rFonts w:ascii="Courier New" w:hAnsi="Courier New" w:cs="Courier New"/>
          <w:color w:val="000000"/>
        </w:rPr>
        <w:t xml:space="preserve"> via their respective global sheet with no per-page style block needed. </w:t>
      </w:r>
      <w:r>
        <w:rPr>
          <w:rStyle w:val="Strong"/>
          <w:rFonts w:ascii="Courier New" w:hAnsi="Courier New" w:cs="Courier New"/>
          <w:b w:val="0"/>
          <w:bCs w:val="0"/>
          <w:color w:val="000000"/>
        </w:rPr>
        <w:t>Homepage gap fixed:</w:t>
      </w:r>
      <w:r>
        <w:rPr>
          <w:rFonts w:ascii="Courier New" w:hAnsi="Courier New" w:cs="Courier New"/>
          <w:color w:val="000000"/>
        </w:rPr>
        <w:t xml:space="preserve"> </w:t>
      </w:r>
      <w:proofErr w:type="spellStart"/>
      <w:r>
        <w:rPr>
          <w:rStyle w:val="HTMLCode"/>
          <w:color w:val="000000"/>
        </w:rPr>
        <w:t>body.home</w:t>
      </w:r>
      <w:proofErr w:type="spellEnd"/>
      <w:r>
        <w:rPr>
          <w:rStyle w:val="HTMLCode"/>
          <w:color w:val="000000"/>
        </w:rPr>
        <w:t>-page .main-inner{padding-top:10px}</w:t>
      </w:r>
      <w:r>
        <w:rPr>
          <w:rFonts w:ascii="Courier New" w:hAnsi="Courier New" w:cs="Courier New"/>
          <w:color w:val="000000"/>
        </w:rPr>
        <w:t xml:space="preserve"> desktop, </w:t>
      </w:r>
      <w:r>
        <w:rPr>
          <w:rStyle w:val="HTMLCode"/>
          <w:color w:val="000000"/>
        </w:rPr>
        <w:t>padding-top:5px</w:t>
      </w:r>
      <w:r>
        <w:rPr>
          <w:rFonts w:ascii="Courier New" w:hAnsi="Courier New" w:cs="Courier New"/>
          <w:color w:val="000000"/>
        </w:rPr>
        <w:t xml:space="preserve"> mobile (599px breakpoint) — eliminates </w:t>
      </w:r>
      <w:r>
        <w:rPr>
          <w:rFonts w:ascii="Courier New" w:hAnsi="Courier New" w:cs="Courier New"/>
          <w:color w:val="000000"/>
        </w:rPr>
        <w:lastRenderedPageBreak/>
        <w:t>the large dead zone between fixed header and hero content. All changes deployed and confirmed live via curl. |</w:t>
      </w:r>
    </w:p>
    <w:p w14:paraId="212A2FB8"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36"/>
          <w:szCs w:val="36"/>
        </w:rPr>
      </w:pPr>
      <w:r>
        <w:rPr>
          <w:rFonts w:ascii="Courier New" w:hAnsi="Courier New" w:cs="Courier New"/>
          <w:color w:val="000000"/>
        </w:rPr>
        <w:t xml:space="preserve">| Jun 28, 2026 | </w:t>
      </w:r>
      <w:proofErr w:type="spellStart"/>
      <w:r>
        <w:rPr>
          <w:rStyle w:val="HTMLCode"/>
          <w:color w:val="000000"/>
        </w:rPr>
        <w:t>BlastyBiz</w:t>
      </w:r>
      <w:proofErr w:type="spellEnd"/>
      <w:r>
        <w:rPr>
          <w:rStyle w:val="HTMLCode"/>
          <w:color w:val="000000"/>
        </w:rPr>
        <w:t>-Admin-Logs.html</w:t>
      </w:r>
      <w:r>
        <w:rPr>
          <w:rFonts w:ascii="Courier New" w:hAnsi="Courier New" w:cs="Courier New"/>
          <w:color w:val="000000"/>
        </w:rPr>
        <w:t xml:space="preserve">, </w:t>
      </w:r>
      <w:proofErr w:type="spellStart"/>
      <w:r>
        <w:rPr>
          <w:rStyle w:val="HTMLCode"/>
          <w:color w:val="000000"/>
        </w:rPr>
        <w:t>BlastyBiz</w:t>
      </w:r>
      <w:proofErr w:type="spellEnd"/>
      <w:r>
        <w:rPr>
          <w:rStyle w:val="HTMLCode"/>
          <w:color w:val="000000"/>
        </w:rPr>
        <w:t>-Admin-Queue-Manager.html</w:t>
      </w:r>
      <w:r>
        <w:rPr>
          <w:rFonts w:ascii="Courier New" w:hAnsi="Courier New" w:cs="Courier New"/>
          <w:color w:val="000000"/>
        </w:rPr>
        <w:t xml:space="preserve">, </w:t>
      </w:r>
      <w:proofErr w:type="spellStart"/>
      <w:r>
        <w:rPr>
          <w:rStyle w:val="HTMLCode"/>
          <w:color w:val="000000"/>
        </w:rPr>
        <w:t>BlastyBiz</w:t>
      </w:r>
      <w:proofErr w:type="spellEnd"/>
      <w:r>
        <w:rPr>
          <w:rStyle w:val="HTMLCode"/>
          <w:color w:val="000000"/>
        </w:rPr>
        <w:t>-Admin-Operate.html</w:t>
      </w:r>
      <w:r>
        <w:rPr>
          <w:rFonts w:ascii="Courier New" w:hAnsi="Courier New" w:cs="Courier New"/>
          <w:color w:val="000000"/>
        </w:rPr>
        <w:t xml:space="preserve">, </w:t>
      </w:r>
      <w:proofErr w:type="spellStart"/>
      <w:r>
        <w:rPr>
          <w:rStyle w:val="HTMLCode"/>
          <w:color w:val="000000"/>
        </w:rPr>
        <w:t>blastybiz-admin.css</w:t>
      </w:r>
      <w:proofErr w:type="spellEnd"/>
      <w:r>
        <w:rPr>
          <w:rFonts w:ascii="Courier New" w:hAnsi="Courier New" w:cs="Courier New"/>
          <w:color w:val="000000"/>
        </w:rPr>
        <w:t xml:space="preserve">, 4 cluster pages | </w:t>
      </w:r>
      <w:r>
        <w:rPr>
          <w:rStyle w:val="Strong"/>
          <w:rFonts w:ascii="Courier New" w:hAnsi="Courier New" w:cs="Courier New"/>
          <w:b w:val="0"/>
          <w:bCs w:val="0"/>
          <w:color w:val="000000"/>
        </w:rPr>
        <w:t>Items 6, 7, 8 — guard/</w:t>
      </w:r>
      <w:proofErr w:type="spellStart"/>
      <w:r>
        <w:rPr>
          <w:rStyle w:val="Strong"/>
          <w:rFonts w:ascii="Courier New" w:hAnsi="Courier New" w:cs="Courier New"/>
          <w:b w:val="0"/>
          <w:bCs w:val="0"/>
          <w:color w:val="000000"/>
        </w:rPr>
        <w:t>nav</w:t>
      </w:r>
      <w:proofErr w:type="spellEnd"/>
      <w:r>
        <w:rPr>
          <w:rStyle w:val="Strong"/>
          <w:rFonts w:ascii="Courier New" w:hAnsi="Courier New" w:cs="Courier New"/>
          <w:b w:val="0"/>
          <w:bCs w:val="0"/>
          <w:color w:val="000000"/>
        </w:rPr>
        <w:t>/inline-style audit pass:</w:t>
      </w:r>
      <w:r>
        <w:rPr>
          <w:rFonts w:ascii="Courier New" w:hAnsi="Courier New" w:cs="Courier New"/>
          <w:color w:val="000000"/>
        </w:rPr>
        <w:t xml:space="preserve"> T001 (Item 7) — all 3 sub-flow pages (Publishing-Status, </w:t>
      </w:r>
      <w:proofErr w:type="spellStart"/>
      <w:r>
        <w:rPr>
          <w:rFonts w:ascii="Courier New" w:hAnsi="Courier New" w:cs="Courier New"/>
          <w:color w:val="000000"/>
        </w:rPr>
        <w:t>BizContext</w:t>
      </w:r>
      <w:proofErr w:type="spellEnd"/>
      <w:r>
        <w:rPr>
          <w:rFonts w:ascii="Courier New" w:hAnsi="Courier New" w:cs="Courier New"/>
          <w:color w:val="000000"/>
        </w:rPr>
        <w:t xml:space="preserve">, Listing-Preview) already had </w:t>
      </w:r>
      <w:r>
        <w:rPr>
          <w:rStyle w:val="HTMLCode"/>
          <w:color w:val="000000"/>
        </w:rPr>
        <w:t>body{</w:t>
      </w:r>
      <w:proofErr w:type="spellStart"/>
      <w:r>
        <w:rPr>
          <w:rStyle w:val="HTMLCode"/>
          <w:color w:val="000000"/>
        </w:rPr>
        <w:t>visibility:hidden</w:t>
      </w:r>
      <w:proofErr w:type="spellEnd"/>
      <w:r>
        <w:rPr>
          <w:rStyle w:val="HTMLCode"/>
          <w:color w:val="000000"/>
        </w:rPr>
        <w:t>}</w:t>
      </w:r>
      <w:r>
        <w:rPr>
          <w:rFonts w:ascii="Courier New" w:hAnsi="Courier New" w:cs="Courier New"/>
          <w:color w:val="000000"/>
        </w:rPr>
        <w:t xml:space="preserve"> + </w:t>
      </w:r>
      <w:proofErr w:type="spellStart"/>
      <w:r>
        <w:rPr>
          <w:rStyle w:val="HTMLCode"/>
          <w:color w:val="000000"/>
        </w:rPr>
        <w:t>auth-guard.js</w:t>
      </w:r>
      <w:proofErr w:type="spellEnd"/>
      <w:r>
        <w:rPr>
          <w:rFonts w:ascii="Courier New" w:hAnsi="Courier New" w:cs="Courier New"/>
          <w:color w:val="000000"/>
        </w:rPr>
        <w:t xml:space="preserve"> in </w:t>
      </w:r>
      <w:r>
        <w:rPr>
          <w:rStyle w:val="HTMLCode"/>
          <w:color w:val="000000"/>
        </w:rPr>
        <w:t>&lt;head&gt;</w:t>
      </w:r>
      <w:r>
        <w:rPr>
          <w:rFonts w:ascii="Courier New" w:hAnsi="Courier New" w:cs="Courier New"/>
          <w:color w:val="000000"/>
        </w:rPr>
        <w:t xml:space="preserve">; no changes needed. T002 (Item 6) — all 8 admin pages already had </w:t>
      </w:r>
      <w:proofErr w:type="spellStart"/>
      <w:r>
        <w:rPr>
          <w:rStyle w:val="HTMLCode"/>
          <w:color w:val="000000"/>
        </w:rPr>
        <w:t>visibility:hidden</w:t>
      </w:r>
      <w:proofErr w:type="spellEnd"/>
      <w:r>
        <w:rPr>
          <w:rFonts w:ascii="Courier New" w:hAnsi="Courier New" w:cs="Courier New"/>
          <w:color w:val="000000"/>
        </w:rPr>
        <w:t xml:space="preserve"> and </w:t>
      </w:r>
      <w:r>
        <w:rPr>
          <w:rStyle w:val="HTMLCode"/>
          <w:color w:val="000000"/>
        </w:rPr>
        <w:t>admin-</w:t>
      </w:r>
      <w:proofErr w:type="spellStart"/>
      <w:r>
        <w:rPr>
          <w:rStyle w:val="HTMLCode"/>
          <w:color w:val="000000"/>
        </w:rPr>
        <w:t>guard.js</w:t>
      </w:r>
      <w:proofErr w:type="spellEnd"/>
      <w:r>
        <w:rPr>
          <w:rFonts w:ascii="Courier New" w:hAnsi="Courier New" w:cs="Courier New"/>
          <w:color w:val="000000"/>
        </w:rPr>
        <w:t xml:space="preserve"> from prior sessions; 8-item mobile-</w:t>
      </w:r>
      <w:proofErr w:type="spellStart"/>
      <w:r>
        <w:rPr>
          <w:rFonts w:ascii="Courier New" w:hAnsi="Courier New" w:cs="Courier New"/>
          <w:color w:val="000000"/>
        </w:rPr>
        <w:t>nav</w:t>
      </w:r>
      <w:proofErr w:type="spellEnd"/>
      <w:r>
        <w:rPr>
          <w:rFonts w:ascii="Courier New" w:hAnsi="Courier New" w:cs="Courier New"/>
          <w:color w:val="000000"/>
        </w:rPr>
        <w:t xml:space="preserve"> confirmed on all 7 cluster pages. T003 (Item 8) — scanned all pages: of 20 apparent </w:t>
      </w:r>
      <w:r>
        <w:rPr>
          <w:rStyle w:val="HTMLCode"/>
          <w:color w:val="000000"/>
        </w:rPr>
        <w:t>style=</w:t>
      </w:r>
      <w:r>
        <w:rPr>
          <w:rFonts w:ascii="Courier New" w:hAnsi="Courier New" w:cs="Courier New"/>
          <w:color w:val="000000"/>
        </w:rPr>
        <w:t xml:space="preserve"> attributes, 12 are JS-computed (progress </w:t>
      </w:r>
      <w:r>
        <w:rPr>
          <w:rStyle w:val="HTMLCode"/>
          <w:color w:val="000000"/>
        </w:rPr>
        <w:t>width:0%</w:t>
      </w:r>
      <w:r>
        <w:rPr>
          <w:rFonts w:ascii="Courier New" w:hAnsi="Courier New" w:cs="Courier New"/>
          <w:color w:val="000000"/>
        </w:rPr>
        <w:t xml:space="preserve">, </w:t>
      </w:r>
      <w:proofErr w:type="spellStart"/>
      <w:r>
        <w:rPr>
          <w:rStyle w:val="HTMLCode"/>
          <w:color w:val="000000"/>
        </w:rPr>
        <w:t>display:none</w:t>
      </w:r>
      <w:proofErr w:type="spellEnd"/>
      <w:r>
        <w:rPr>
          <w:rFonts w:ascii="Courier New" w:hAnsi="Courier New" w:cs="Courier New"/>
          <w:color w:val="000000"/>
        </w:rPr>
        <w:t xml:space="preserve"> toggles) → kept per plan. Only 8 genuine static design styles extracted: Admin-Logs 2 (</w:t>
      </w:r>
      <w:r>
        <w:rPr>
          <w:rStyle w:val="HTMLCode"/>
          <w:color w:val="000000"/>
        </w:rPr>
        <w:t>.</w:t>
      </w:r>
      <w:proofErr w:type="spellStart"/>
      <w:r>
        <w:rPr>
          <w:rStyle w:val="HTMLCode"/>
          <w:color w:val="000000"/>
        </w:rPr>
        <w:t>impl</w:t>
      </w:r>
      <w:proofErr w:type="spellEnd"/>
      <w:r>
        <w:rPr>
          <w:rStyle w:val="HTMLCode"/>
          <w:color w:val="000000"/>
        </w:rPr>
        <w:t>-note</w:t>
      </w:r>
      <w:r>
        <w:rPr>
          <w:rFonts w:ascii="Courier New" w:hAnsi="Courier New" w:cs="Courier New"/>
          <w:color w:val="000000"/>
        </w:rPr>
        <w:t xml:space="preserve"> class + removed redundant </w:t>
      </w:r>
      <w:r>
        <w:rPr>
          <w:rStyle w:val="HTMLCode"/>
          <w:color w:val="000000"/>
        </w:rPr>
        <w:t>strong</w:t>
      </w:r>
      <w:r>
        <w:rPr>
          <w:rFonts w:ascii="Courier New" w:hAnsi="Courier New" w:cs="Courier New"/>
          <w:color w:val="000000"/>
        </w:rPr>
        <w:t xml:space="preserve"> color) + Admin-Queue-Manager 6 (</w:t>
      </w:r>
      <w:r>
        <w:rPr>
          <w:rStyle w:val="HTMLCode"/>
          <w:color w:val="000000"/>
        </w:rPr>
        <w:t>.job-field</w:t>
      </w:r>
      <w:r>
        <w:rPr>
          <w:rFonts w:ascii="Courier New" w:hAnsi="Courier New" w:cs="Courier New"/>
          <w:color w:val="000000"/>
        </w:rPr>
        <w:t xml:space="preserve"> for </w:t>
      </w:r>
      <w:proofErr w:type="spellStart"/>
      <w:r>
        <w:rPr>
          <w:rStyle w:val="HTMLCode"/>
          <w:color w:val="000000"/>
        </w:rPr>
        <w:t>color:var</w:t>
      </w:r>
      <w:proofErr w:type="spellEnd"/>
      <w:r>
        <w:rPr>
          <w:rStyle w:val="HTMLCode"/>
          <w:color w:val="000000"/>
        </w:rPr>
        <w:t>(--light);font-size:14px</w:t>
      </w:r>
      <w:r>
        <w:rPr>
          <w:rFonts w:ascii="Courier New" w:hAnsi="Courier New" w:cs="Courier New"/>
          <w:color w:val="000000"/>
        </w:rPr>
        <w:t xml:space="preserve"> × 5, </w:t>
      </w:r>
      <w:r>
        <w:rPr>
          <w:rStyle w:val="HTMLCode"/>
          <w:color w:val="000000"/>
        </w:rPr>
        <w:t>.actions-</w:t>
      </w:r>
      <w:proofErr w:type="spellStart"/>
      <w:r>
        <w:rPr>
          <w:rStyle w:val="HTMLCode"/>
          <w:color w:val="000000"/>
        </w:rPr>
        <w:t>mt</w:t>
      </w:r>
      <w:proofErr w:type="spellEnd"/>
      <w:r>
        <w:rPr>
          <w:rFonts w:ascii="Courier New" w:hAnsi="Courier New" w:cs="Courier New"/>
          <w:color w:val="000000"/>
        </w:rPr>
        <w:t xml:space="preserve"> for </w:t>
      </w:r>
      <w:r>
        <w:rPr>
          <w:rStyle w:val="HTMLCode"/>
          <w:color w:val="000000"/>
        </w:rPr>
        <w:t>margin-top:14px</w:t>
      </w:r>
      <w:r>
        <w:rPr>
          <w:rFonts w:ascii="Courier New" w:hAnsi="Courier New" w:cs="Courier New"/>
          <w:color w:val="000000"/>
        </w:rPr>
        <w:t xml:space="preserve">). Result: </w:t>
      </w:r>
      <w:r>
        <w:rPr>
          <w:rStyle w:val="Strong"/>
          <w:rFonts w:ascii="Courier New" w:hAnsi="Courier New" w:cs="Courier New"/>
          <w:b w:val="0"/>
          <w:bCs w:val="0"/>
          <w:color w:val="000000"/>
        </w:rPr>
        <w:t xml:space="preserve">zero static </w:t>
      </w:r>
      <w:r>
        <w:rPr>
          <w:rStyle w:val="HTMLCode"/>
          <w:color w:val="000000"/>
        </w:rPr>
        <w:t>style=</w:t>
      </w:r>
      <w:r>
        <w:rPr>
          <w:rStyle w:val="Strong"/>
          <w:rFonts w:ascii="Courier New" w:hAnsi="Courier New" w:cs="Courier New"/>
          <w:b w:val="0"/>
          <w:bCs w:val="0"/>
          <w:color w:val="000000"/>
        </w:rPr>
        <w:t xml:space="preserve"> attributes</w:t>
      </w:r>
      <w:r>
        <w:rPr>
          <w:rFonts w:ascii="Courier New" w:hAnsi="Courier New" w:cs="Courier New"/>
          <w:color w:val="000000"/>
        </w:rPr>
        <w:t xml:space="preserve"> across entire site. |</w:t>
      </w:r>
    </w:p>
    <w:p w14:paraId="6A756F92" w14:textId="77777777" w:rsidR="00421C69" w:rsidRDefault="00421C69">
      <w:pPr>
        <w:pStyle w:val="HTMLPreformatted"/>
        <w:rPr>
          <w:color w:val="000000"/>
        </w:rPr>
      </w:pPr>
    </w:p>
    <w:p w14:paraId="36462A0D" w14:textId="77777777" w:rsidR="00421C69" w:rsidRDefault="00421C69">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Pr>
          <w:rFonts w:ascii="Courier New" w:hAnsi="Courier New" w:cs="Courier New"/>
          <w:color w:val="000000"/>
        </w:rPr>
        <w:t>Stack Summary</w:t>
      </w:r>
    </w:p>
    <w:p w14:paraId="3CC811C9" w14:textId="77777777" w:rsidR="00421C69" w:rsidRDefault="00421C69">
      <w:pPr>
        <w:pStyle w:val="HTMLPreformatted"/>
        <w:rPr>
          <w:color w:val="000000"/>
        </w:rPr>
      </w:pPr>
    </w:p>
    <w:p w14:paraId="625F166C" w14:textId="77777777" w:rsidR="00421C69" w:rsidRDefault="00421C69">
      <w:pPr>
        <w:pStyle w:val="HTMLPreformatted"/>
        <w:ind w:left="720"/>
        <w:rPr>
          <w:color w:val="000000"/>
        </w:rPr>
      </w:pPr>
    </w:p>
    <w:p w14:paraId="74EC153B" w14:textId="77777777" w:rsidR="00421C69" w:rsidRDefault="00421C69">
      <w:pPr>
        <w:pStyle w:val="HTMLPreformatted"/>
        <w:numPr>
          <w:ilvl w:val="0"/>
          <w:numId w:val="5"/>
        </w:numPr>
        <w:tabs>
          <w:tab w:val="clear" w:pos="720"/>
        </w:tabs>
        <w:spacing w:before="100" w:beforeAutospacing="1" w:after="100" w:afterAutospacing="1"/>
        <w:rPr>
          <w:color w:val="000000"/>
        </w:rPr>
      </w:pPr>
      <w:r>
        <w:rPr>
          <w:rStyle w:val="Strong"/>
          <w:color w:val="000000"/>
        </w:rPr>
        <w:t>Frontend:</w:t>
      </w:r>
      <w:r>
        <w:rPr>
          <w:color w:val="000000"/>
        </w:rPr>
        <w:t xml:space="preserve"> Static HTML/CSS/JS — no build step, no React, no </w:t>
      </w:r>
      <w:proofErr w:type="spellStart"/>
      <w:r>
        <w:rPr>
          <w:color w:val="000000"/>
        </w:rPr>
        <w:t>Vite</w:t>
      </w:r>
      <w:proofErr w:type="spellEnd"/>
    </w:p>
    <w:p w14:paraId="1FF77D22" w14:textId="77777777" w:rsidR="00421C69" w:rsidRDefault="00421C69">
      <w:pPr>
        <w:pStyle w:val="HTMLPreformatted"/>
        <w:ind w:left="720"/>
        <w:rPr>
          <w:color w:val="000000"/>
        </w:rPr>
      </w:pPr>
    </w:p>
    <w:p w14:paraId="74884F33" w14:textId="77777777" w:rsidR="00421C69" w:rsidRDefault="00421C69">
      <w:pPr>
        <w:pStyle w:val="HTMLPreformatted"/>
        <w:numPr>
          <w:ilvl w:val="0"/>
          <w:numId w:val="5"/>
        </w:numPr>
        <w:tabs>
          <w:tab w:val="clear" w:pos="720"/>
        </w:tabs>
        <w:spacing w:before="100" w:beforeAutospacing="1" w:after="100" w:afterAutospacing="1"/>
        <w:rPr>
          <w:color w:val="000000"/>
        </w:rPr>
      </w:pPr>
      <w:r>
        <w:rPr>
          <w:rStyle w:val="Strong"/>
          <w:color w:val="000000"/>
        </w:rPr>
        <w:t>Hosting:</w:t>
      </w:r>
      <w:r>
        <w:rPr>
          <w:color w:val="000000"/>
        </w:rPr>
        <w:t> Firebase Hosting (blastybiz-9523e.web.app)</w:t>
      </w:r>
    </w:p>
    <w:p w14:paraId="2C534D2B" w14:textId="77777777" w:rsidR="00421C69" w:rsidRDefault="00421C69">
      <w:pPr>
        <w:pStyle w:val="HTMLPreformatted"/>
        <w:ind w:left="720"/>
        <w:rPr>
          <w:color w:val="000000"/>
        </w:rPr>
      </w:pPr>
    </w:p>
    <w:p w14:paraId="12C424D8" w14:textId="77777777" w:rsidR="00421C69" w:rsidRDefault="00421C69">
      <w:pPr>
        <w:pStyle w:val="HTMLPreformatted"/>
        <w:numPr>
          <w:ilvl w:val="0"/>
          <w:numId w:val="5"/>
        </w:numPr>
        <w:tabs>
          <w:tab w:val="clear" w:pos="720"/>
        </w:tabs>
        <w:spacing w:before="100" w:beforeAutospacing="1" w:after="100" w:afterAutospacing="1"/>
        <w:rPr>
          <w:color w:val="000000"/>
        </w:rPr>
      </w:pPr>
      <w:proofErr w:type="spellStart"/>
      <w:r>
        <w:rPr>
          <w:rStyle w:val="Strong"/>
          <w:color w:val="000000"/>
        </w:rPr>
        <w:lastRenderedPageBreak/>
        <w:t>Auth</w:t>
      </w:r>
      <w:proofErr w:type="spellEnd"/>
      <w:r>
        <w:rPr>
          <w:rStyle w:val="Strong"/>
          <w:color w:val="000000"/>
        </w:rPr>
        <w:t>:</w:t>
      </w:r>
      <w:r>
        <w:rPr>
          <w:color w:val="000000"/>
        </w:rPr>
        <w:t xml:space="preserve"> Firebase </w:t>
      </w:r>
      <w:proofErr w:type="spellStart"/>
      <w:r>
        <w:rPr>
          <w:color w:val="000000"/>
        </w:rPr>
        <w:t>Auth</w:t>
      </w:r>
      <w:proofErr w:type="spellEnd"/>
      <w:r>
        <w:rPr>
          <w:color w:val="000000"/>
        </w:rPr>
        <w:t xml:space="preserve"> — Email/Password + Google + Facebook</w:t>
      </w:r>
    </w:p>
    <w:p w14:paraId="09C62B1E" w14:textId="77777777" w:rsidR="00421C69" w:rsidRDefault="00421C69">
      <w:pPr>
        <w:pStyle w:val="HTMLPreformatted"/>
        <w:ind w:left="720"/>
        <w:rPr>
          <w:color w:val="000000"/>
        </w:rPr>
      </w:pPr>
    </w:p>
    <w:p w14:paraId="1270DDAA" w14:textId="77777777" w:rsidR="00421C69" w:rsidRDefault="00421C69">
      <w:pPr>
        <w:pStyle w:val="HTMLPreformatted"/>
        <w:numPr>
          <w:ilvl w:val="0"/>
          <w:numId w:val="5"/>
        </w:numPr>
        <w:tabs>
          <w:tab w:val="clear" w:pos="720"/>
        </w:tabs>
        <w:spacing w:before="100" w:beforeAutospacing="1" w:after="100" w:afterAutospacing="1"/>
        <w:rPr>
          <w:color w:val="000000"/>
        </w:rPr>
      </w:pPr>
      <w:r>
        <w:rPr>
          <w:rStyle w:val="Strong"/>
          <w:color w:val="000000"/>
        </w:rPr>
        <w:t>Database:</w:t>
      </w:r>
      <w:r>
        <w:rPr>
          <w:color w:val="000000"/>
        </w:rPr>
        <w:t> </w:t>
      </w:r>
      <w:proofErr w:type="spellStart"/>
      <w:r>
        <w:rPr>
          <w:color w:val="000000"/>
        </w:rPr>
        <w:t>Firestore</w:t>
      </w:r>
      <w:proofErr w:type="spellEnd"/>
      <w:r>
        <w:rPr>
          <w:color w:val="000000"/>
        </w:rPr>
        <w:t xml:space="preserve"> (us-east1, production mode)</w:t>
      </w:r>
    </w:p>
    <w:p w14:paraId="0EF48C57" w14:textId="77777777" w:rsidR="00421C69" w:rsidRDefault="00421C69">
      <w:pPr>
        <w:pStyle w:val="HTMLPreformatted"/>
        <w:ind w:left="720"/>
        <w:rPr>
          <w:color w:val="000000"/>
        </w:rPr>
      </w:pPr>
    </w:p>
    <w:p w14:paraId="56B8A751" w14:textId="77777777" w:rsidR="00421C69" w:rsidRDefault="00421C69">
      <w:pPr>
        <w:pStyle w:val="HTMLPreformatted"/>
        <w:numPr>
          <w:ilvl w:val="0"/>
          <w:numId w:val="5"/>
        </w:numPr>
        <w:tabs>
          <w:tab w:val="clear" w:pos="720"/>
        </w:tabs>
        <w:spacing w:before="100" w:beforeAutospacing="1" w:after="100" w:afterAutospacing="1"/>
        <w:rPr>
          <w:color w:val="000000"/>
        </w:rPr>
      </w:pPr>
      <w:r>
        <w:rPr>
          <w:rStyle w:val="Strong"/>
          <w:color w:val="000000"/>
        </w:rPr>
        <w:t>Functions:</w:t>
      </w:r>
      <w:r>
        <w:rPr>
          <w:color w:val="000000"/>
        </w:rPr>
        <w:t> 34 Cloud Functions v2 (us-central1), Node 22; </w:t>
      </w:r>
      <w:r>
        <w:rPr>
          <w:rStyle w:val="HTMLCode"/>
          <w:color w:val="000000"/>
        </w:rPr>
        <w:t>square@^44.0.0</w:t>
      </w:r>
    </w:p>
    <w:p w14:paraId="04F7B3BC" w14:textId="77777777" w:rsidR="00421C69" w:rsidRDefault="00421C69">
      <w:pPr>
        <w:pStyle w:val="HTMLPreformatted"/>
        <w:ind w:left="720"/>
        <w:rPr>
          <w:color w:val="000000"/>
        </w:rPr>
      </w:pPr>
    </w:p>
    <w:p w14:paraId="2DB6D697" w14:textId="77777777" w:rsidR="00421C69" w:rsidRDefault="00421C69">
      <w:pPr>
        <w:pStyle w:val="HTMLPreformatted"/>
        <w:numPr>
          <w:ilvl w:val="0"/>
          <w:numId w:val="5"/>
        </w:numPr>
        <w:tabs>
          <w:tab w:val="clear" w:pos="720"/>
        </w:tabs>
        <w:spacing w:before="100" w:beforeAutospacing="1" w:after="100" w:afterAutospacing="1"/>
        <w:rPr>
          <w:color w:val="000000"/>
        </w:rPr>
      </w:pPr>
      <w:r>
        <w:rPr>
          <w:rStyle w:val="Strong"/>
          <w:color w:val="000000"/>
        </w:rPr>
        <w:t>AI:</w:t>
      </w:r>
      <w:r>
        <w:rPr>
          <w:color w:val="000000"/>
        </w:rPr>
        <w:t> Anthropic Claude (claude-haiku-4-5 + claude-sonnet-4-5-20250929) via native Node 22 </w:t>
      </w:r>
      <w:r>
        <w:rPr>
          <w:rStyle w:val="HTMLCode"/>
          <w:color w:val="000000"/>
        </w:rPr>
        <w:t>fetch</w:t>
      </w:r>
      <w:r>
        <w:rPr>
          <w:color w:val="000000"/>
        </w:rPr>
        <w:t> (no SDK); per-plan caps: Starter 10 / Pro 100 / Agency 500 (30-day rolling window); all 5 call sites write to </w:t>
      </w:r>
      <w:proofErr w:type="spellStart"/>
      <w:r>
        <w:rPr>
          <w:rStyle w:val="HTMLCode"/>
          <w:color w:val="000000"/>
        </w:rPr>
        <w:t>aiUsageLogs</w:t>
      </w:r>
      <w:proofErr w:type="spellEnd"/>
      <w:r>
        <w:rPr>
          <w:color w:val="000000"/>
        </w:rPr>
        <w:t> </w:t>
      </w:r>
      <w:proofErr w:type="spellStart"/>
      <w:r>
        <w:rPr>
          <w:color w:val="000000"/>
        </w:rPr>
        <w:t>Firestore</w:t>
      </w:r>
      <w:proofErr w:type="spellEnd"/>
      <w:r>
        <w:rPr>
          <w:color w:val="000000"/>
        </w:rPr>
        <w:t xml:space="preserve"> collection</w:t>
      </w:r>
    </w:p>
    <w:p w14:paraId="5A532789" w14:textId="77777777" w:rsidR="00421C69" w:rsidRDefault="00421C69">
      <w:pPr>
        <w:pStyle w:val="HTMLPreformatted"/>
        <w:ind w:left="720"/>
        <w:rPr>
          <w:color w:val="000000"/>
        </w:rPr>
      </w:pPr>
    </w:p>
    <w:p w14:paraId="432093F4" w14:textId="77777777" w:rsidR="00421C69" w:rsidRDefault="00421C69">
      <w:pPr>
        <w:pStyle w:val="HTMLPreformatted"/>
        <w:numPr>
          <w:ilvl w:val="0"/>
          <w:numId w:val="5"/>
        </w:numPr>
        <w:tabs>
          <w:tab w:val="clear" w:pos="720"/>
        </w:tabs>
        <w:spacing w:before="100" w:beforeAutospacing="1" w:after="100" w:afterAutospacing="1"/>
        <w:rPr>
          <w:color w:val="000000"/>
        </w:rPr>
      </w:pPr>
      <w:r>
        <w:rPr>
          <w:rStyle w:val="Strong"/>
          <w:color w:val="000000"/>
        </w:rPr>
        <w:t>Payments:</w:t>
      </w:r>
      <w:r>
        <w:rPr>
          <w:color w:val="000000"/>
        </w:rPr>
        <w:t xml:space="preserve"> Square (Payment Links checkout + subscription + HMAC </w:t>
      </w:r>
      <w:proofErr w:type="spellStart"/>
      <w:r>
        <w:rPr>
          <w:color w:val="000000"/>
        </w:rPr>
        <w:t>webhook</w:t>
      </w:r>
      <w:proofErr w:type="spellEnd"/>
      <w:r>
        <w:rPr>
          <w:color w:val="000000"/>
        </w:rPr>
        <w:t>)</w:t>
      </w:r>
    </w:p>
    <w:p w14:paraId="53D8C1AB" w14:textId="77777777" w:rsidR="00421C69" w:rsidRDefault="00421C69">
      <w:pPr>
        <w:pStyle w:val="HTMLPreformatted"/>
        <w:ind w:left="720"/>
        <w:rPr>
          <w:color w:val="000000"/>
        </w:rPr>
      </w:pPr>
    </w:p>
    <w:p w14:paraId="3D8AA8A5" w14:textId="77777777" w:rsidR="00421C69" w:rsidRDefault="00421C69">
      <w:pPr>
        <w:pStyle w:val="HTMLPreformatted"/>
        <w:numPr>
          <w:ilvl w:val="0"/>
          <w:numId w:val="5"/>
        </w:numPr>
        <w:tabs>
          <w:tab w:val="clear" w:pos="720"/>
        </w:tabs>
        <w:spacing w:before="100" w:beforeAutospacing="1" w:after="100" w:afterAutospacing="1"/>
        <w:rPr>
          <w:color w:val="000000"/>
        </w:rPr>
      </w:pPr>
      <w:r>
        <w:rPr>
          <w:rStyle w:val="Strong"/>
          <w:color w:val="000000"/>
        </w:rPr>
        <w:t>Email:</w:t>
      </w:r>
      <w:r>
        <w:rPr>
          <w:color w:val="000000"/>
        </w:rPr>
        <w:t> Resend via native fetch (Node 22)</w:t>
      </w:r>
    </w:p>
    <w:p w14:paraId="0B748E86" w14:textId="77777777" w:rsidR="00421C69" w:rsidRDefault="00421C69">
      <w:pPr>
        <w:pStyle w:val="HTMLPreformatted"/>
        <w:ind w:left="720"/>
        <w:rPr>
          <w:color w:val="000000"/>
        </w:rPr>
      </w:pPr>
    </w:p>
    <w:p w14:paraId="118C5039" w14:textId="77777777" w:rsidR="00421C69" w:rsidRDefault="00421C69">
      <w:pPr>
        <w:pStyle w:val="HTMLPreformatted"/>
        <w:numPr>
          <w:ilvl w:val="0"/>
          <w:numId w:val="5"/>
        </w:numPr>
        <w:tabs>
          <w:tab w:val="clear" w:pos="720"/>
        </w:tabs>
        <w:spacing w:before="100" w:beforeAutospacing="1" w:after="100" w:afterAutospacing="1"/>
        <w:rPr>
          <w:color w:val="000000"/>
        </w:rPr>
      </w:pPr>
      <w:r>
        <w:rPr>
          <w:rStyle w:val="Strong"/>
          <w:color w:val="000000"/>
        </w:rPr>
        <w:t>Storage:</w:t>
      </w:r>
      <w:r>
        <w:rPr>
          <w:color w:val="000000"/>
        </w:rPr>
        <w:t> Firebase Storage (needs enablement — see Operate page)</w:t>
      </w:r>
    </w:p>
    <w:p w14:paraId="4EEE4E42" w14:textId="77777777" w:rsidR="00421C69" w:rsidRDefault="00421C69">
      <w:pPr>
        <w:pStyle w:val="HTMLPreformatted"/>
        <w:ind w:left="720"/>
        <w:rPr>
          <w:color w:val="000000"/>
        </w:rPr>
      </w:pPr>
    </w:p>
    <w:p w14:paraId="273D129E" w14:textId="77777777" w:rsidR="00421C69" w:rsidRDefault="00421C69">
      <w:pPr>
        <w:pStyle w:val="HTMLPreformatted"/>
        <w:numPr>
          <w:ilvl w:val="0"/>
          <w:numId w:val="5"/>
        </w:numPr>
        <w:tabs>
          <w:tab w:val="clear" w:pos="720"/>
        </w:tabs>
        <w:spacing w:before="100" w:beforeAutospacing="1" w:after="100" w:afterAutospacing="1"/>
        <w:rPr>
          <w:color w:val="000000"/>
        </w:rPr>
      </w:pPr>
      <w:r>
        <w:rPr>
          <w:rStyle w:val="Strong"/>
          <w:color w:val="000000"/>
        </w:rPr>
        <w:t>Deploy:</w:t>
      </w:r>
      <w:r>
        <w:rPr>
          <w:color w:val="000000"/>
        </w:rPr>
        <w:t> </w:t>
      </w:r>
      <w:proofErr w:type="spellStart"/>
      <w:r>
        <w:rPr>
          <w:rStyle w:val="HTMLCode"/>
          <w:color w:val="000000"/>
        </w:rPr>
        <w:t>npx</w:t>
      </w:r>
      <w:proofErr w:type="spellEnd"/>
      <w:r>
        <w:rPr>
          <w:rStyle w:val="HTMLCode"/>
          <w:color w:val="000000"/>
        </w:rPr>
        <w:t xml:space="preserve"> firebase-tools deploy --only hosting</w:t>
      </w:r>
      <w:r>
        <w:rPr>
          <w:color w:val="000000"/>
        </w:rPr>
        <w:t> for HTML; targeted </w:t>
      </w:r>
      <w:r>
        <w:rPr>
          <w:rStyle w:val="HTMLCode"/>
          <w:color w:val="000000"/>
        </w:rPr>
        <w:t xml:space="preserve">--only </w:t>
      </w:r>
      <w:proofErr w:type="spellStart"/>
      <w:r>
        <w:rPr>
          <w:rStyle w:val="HTMLCode"/>
          <w:color w:val="000000"/>
        </w:rPr>
        <w:t>functions:name</w:t>
      </w:r>
      <w:proofErr w:type="spellEnd"/>
      <w:r>
        <w:rPr>
          <w:color w:val="000000"/>
        </w:rPr>
        <w:t xml:space="preserve"> deploys for CFs (Cloud Build takes 3–5 min per batch, </w:t>
      </w:r>
      <w:proofErr w:type="spellStart"/>
      <w:r>
        <w:rPr>
          <w:color w:val="000000"/>
        </w:rPr>
        <w:t>Replit</w:t>
      </w:r>
      <w:proofErr w:type="spellEnd"/>
      <w:r>
        <w:rPr>
          <w:color w:val="000000"/>
        </w:rPr>
        <w:t xml:space="preserve"> bash times out at 120s — normal) | Jun 28, 2026 | </w:t>
      </w:r>
      <w:r>
        <w:rPr>
          <w:rStyle w:val="HTMLCode"/>
          <w:color w:val="000000"/>
        </w:rPr>
        <w:t>blastybiz-footer.html</w:t>
      </w:r>
      <w:r>
        <w:rPr>
          <w:color w:val="000000"/>
        </w:rPr>
        <w:t> (new) + all Cluster 1 pages — shared footer partial | Created </w:t>
      </w:r>
      <w:r>
        <w:rPr>
          <w:rStyle w:val="HTMLCode"/>
          <w:color w:val="000000"/>
        </w:rPr>
        <w:t>blastybiz-footer.html</w:t>
      </w:r>
      <w:r>
        <w:rPr>
          <w:color w:val="000000"/>
        </w:rPr>
        <w:t> as the single source of truth for the site footer (logo, tagline, Home/About/Contact/Privacy/Terms links, </w:t>
      </w:r>
      <w:hyperlink r:id="rId9" w:history="1">
        <w:r>
          <w:rPr>
            <w:rStyle w:val="Hyperlink"/>
          </w:rPr>
          <w:t>support@blastybiz.com</w:t>
        </w:r>
      </w:hyperlink>
      <w:r>
        <w:rPr>
          <w:color w:val="000000"/>
        </w:rPr>
        <w:t xml:space="preserve">, © copy, Powered by </w:t>
      </w:r>
      <w:proofErr w:type="spellStart"/>
      <w:r>
        <w:rPr>
          <w:color w:val="000000"/>
        </w:rPr>
        <w:t>Fluba</w:t>
      </w:r>
      <w:proofErr w:type="spellEnd"/>
      <w:r>
        <w:rPr>
          <w:color w:val="000000"/>
        </w:rPr>
        <w:t xml:space="preserve"> Designs LLC). Replaced hardcoded </w:t>
      </w:r>
      <w:r>
        <w:rPr>
          <w:rStyle w:val="HTMLCode"/>
          <w:color w:val="000000"/>
        </w:rPr>
        <w:t>&lt;footer&gt;</w:t>
      </w:r>
      <w:r>
        <w:rPr>
          <w:color w:val="000000"/>
        </w:rPr>
        <w:t> blocks on About, Contact, Privacy, Terms, Home, Dashboard, BlastyBiz.html (Create Listing) with </w:t>
      </w:r>
      <w:r>
        <w:rPr>
          <w:rStyle w:val="HTMLCode"/>
          <w:color w:val="000000"/>
        </w:rPr>
        <w:t>&lt;div id="site-footer-inject"&gt;&lt;/div&gt;</w:t>
      </w:r>
      <w:r>
        <w:rPr>
          <w:color w:val="000000"/>
        </w:rPr>
        <w:t> + a fetch script. Added </w:t>
      </w:r>
      <w:r>
        <w:rPr>
          <w:rStyle w:val="HTMLCode"/>
          <w:color w:val="000000"/>
        </w:rPr>
        <w:t>.main-inner</w:t>
      </w:r>
      <w:r>
        <w:rPr>
          <w:color w:val="000000"/>
        </w:rPr>
        <w:t> wrapper around </w:t>
      </w:r>
      <w:r>
        <w:rPr>
          <w:rStyle w:val="HTMLCode"/>
          <w:color w:val="000000"/>
        </w:rPr>
        <w:t>.main</w:t>
      </w:r>
      <w:r>
        <w:rPr>
          <w:color w:val="000000"/>
        </w:rPr>
        <w:t> + </w:t>
      </w:r>
      <w:r>
        <w:rPr>
          <w:rStyle w:val="HTMLCode"/>
          <w:color w:val="000000"/>
        </w:rPr>
        <w:t>.login-</w:t>
      </w:r>
      <w:proofErr w:type="spellStart"/>
      <w:r>
        <w:rPr>
          <w:rStyle w:val="HTMLCode"/>
          <w:color w:val="000000"/>
        </w:rPr>
        <w:t>img</w:t>
      </w:r>
      <w:proofErr w:type="spellEnd"/>
      <w:r>
        <w:rPr>
          <w:rStyle w:val="HTMLCode"/>
          <w:color w:val="000000"/>
        </w:rPr>
        <w:t>-panel</w:t>
      </w:r>
      <w:r>
        <w:rPr>
          <w:color w:val="000000"/>
        </w:rPr>
        <w:t> on Login.html and wired it to the shared footer inject. Added </w:t>
      </w:r>
      <w:proofErr w:type="spellStart"/>
      <w:r>
        <w:rPr>
          <w:rStyle w:val="HTMLCode"/>
          <w:color w:val="000000"/>
        </w:rPr>
        <w:t>body.login</w:t>
      </w:r>
      <w:proofErr w:type="spellEnd"/>
      <w:r>
        <w:rPr>
          <w:rStyle w:val="HTMLCode"/>
          <w:color w:val="000000"/>
        </w:rPr>
        <w:t>-page .main-inner { padding: 0 }</w:t>
      </w:r>
      <w:r>
        <w:rPr>
          <w:color w:val="000000"/>
        </w:rPr>
        <w:t> to </w:t>
      </w:r>
      <w:proofErr w:type="spellStart"/>
      <w:r>
        <w:rPr>
          <w:rStyle w:val="HTMLCode"/>
          <w:color w:val="000000"/>
        </w:rPr>
        <w:t>blastybiz-global.css</w:t>
      </w:r>
      <w:proofErr w:type="spellEnd"/>
      <w:r>
        <w:rPr>
          <w:color w:val="000000"/>
        </w:rPr>
        <w:t> so the login full-bleed layout is unaffected. All seven pages now get the same footer from one file. | | Jun 28, 2026 | </w:t>
      </w:r>
      <w:r>
        <w:rPr>
          <w:rStyle w:val="HTMLCode"/>
          <w:color w:val="000000"/>
        </w:rPr>
        <w:t>BlastyBiz-Onboarding.html</w:t>
      </w:r>
      <w:r>
        <w:rPr>
          <w:color w:val="000000"/>
        </w:rPr>
        <w:t xml:space="preserve"> — no </w:t>
      </w:r>
      <w:proofErr w:type="spellStart"/>
      <w:r>
        <w:rPr>
          <w:color w:val="000000"/>
        </w:rPr>
        <w:t>auth</w:t>
      </w:r>
      <w:proofErr w:type="spellEnd"/>
      <w:r>
        <w:rPr>
          <w:color w:val="000000"/>
        </w:rPr>
        <w:t xml:space="preserve"> guard | Onboarding had no </w:t>
      </w:r>
      <w:proofErr w:type="spellStart"/>
      <w:r>
        <w:rPr>
          <w:color w:val="000000"/>
        </w:rPr>
        <w:t>auth</w:t>
      </w:r>
      <w:proofErr w:type="spellEnd"/>
      <w:r>
        <w:rPr>
          <w:color w:val="000000"/>
        </w:rPr>
        <w:t xml:space="preserve"> protection of any kind. Added </w:t>
      </w:r>
      <w:r>
        <w:rPr>
          <w:rStyle w:val="HTMLCode"/>
          <w:color w:val="000000"/>
        </w:rPr>
        <w:t>&lt;style&gt;body{</w:t>
      </w:r>
      <w:proofErr w:type="spellStart"/>
      <w:r>
        <w:rPr>
          <w:rStyle w:val="HTMLCode"/>
          <w:color w:val="000000"/>
        </w:rPr>
        <w:t>visibility:hidden</w:t>
      </w:r>
      <w:proofErr w:type="spellEnd"/>
      <w:r>
        <w:rPr>
          <w:rStyle w:val="HTMLCode"/>
          <w:color w:val="000000"/>
        </w:rPr>
        <w:t>}&lt;/style&gt;</w:t>
      </w:r>
      <w:r>
        <w:rPr>
          <w:color w:val="000000"/>
        </w:rPr>
        <w:t> flash-guard and </w:t>
      </w:r>
      <w:r>
        <w:rPr>
          <w:rStyle w:val="HTMLCode"/>
          <w:color w:val="000000"/>
        </w:rPr>
        <w:t xml:space="preserve">&lt;script type="module" </w:t>
      </w:r>
      <w:proofErr w:type="spellStart"/>
      <w:r>
        <w:rPr>
          <w:rStyle w:val="HTMLCode"/>
          <w:color w:val="000000"/>
        </w:rPr>
        <w:t>src</w:t>
      </w:r>
      <w:proofErr w:type="spellEnd"/>
      <w:r>
        <w:rPr>
          <w:rStyle w:val="HTMLCode"/>
          <w:color w:val="000000"/>
        </w:rPr>
        <w:t>="./</w:t>
      </w:r>
      <w:proofErr w:type="spellStart"/>
      <w:r>
        <w:rPr>
          <w:rStyle w:val="HTMLCode"/>
          <w:color w:val="000000"/>
        </w:rPr>
        <w:t>auth-guard.js</w:t>
      </w:r>
      <w:proofErr w:type="spellEnd"/>
      <w:r>
        <w:rPr>
          <w:rStyle w:val="HTMLCode"/>
          <w:color w:val="000000"/>
        </w:rPr>
        <w:t>"&gt;&lt;/script&gt;</w:t>
      </w:r>
      <w:r>
        <w:rPr>
          <w:color w:val="000000"/>
        </w:rPr>
        <w:t> to the </w:t>
      </w:r>
      <w:r>
        <w:rPr>
          <w:rStyle w:val="HTMLCode"/>
          <w:color w:val="000000"/>
        </w:rPr>
        <w:t>&lt;head&gt;</w:t>
      </w:r>
      <w:r>
        <w:rPr>
          <w:color w:val="000000"/>
        </w:rPr>
        <w:t>. Unauthenticated users are now redirected to Login; authenticated users see the page normally. Flow is correct: Login → (new user) → Onboarding (now guarded). | | Jun 28, 2026 | </w:t>
      </w:r>
      <w:r>
        <w:rPr>
          <w:rStyle w:val="HTMLCode"/>
          <w:color w:val="000000"/>
        </w:rPr>
        <w:t>BlastyBiz-About.html</w:t>
      </w:r>
      <w:r>
        <w:rPr>
          <w:color w:val="000000"/>
        </w:rPr>
        <w:t>, </w:t>
      </w:r>
      <w:r>
        <w:rPr>
          <w:rStyle w:val="HTMLCode"/>
          <w:color w:val="000000"/>
        </w:rPr>
        <w:t>BlastyBiz-</w:t>
      </w:r>
      <w:r>
        <w:rPr>
          <w:rStyle w:val="HTMLCode"/>
          <w:color w:val="000000"/>
        </w:rPr>
        <w:lastRenderedPageBreak/>
        <w:t>Contact.html</w:t>
      </w:r>
      <w:r>
        <w:rPr>
          <w:color w:val="000000"/>
        </w:rPr>
        <w:t>, </w:t>
      </w:r>
      <w:r>
        <w:rPr>
          <w:rStyle w:val="HTMLCode"/>
          <w:color w:val="000000"/>
        </w:rPr>
        <w:t>BlastyBiz-Privacy.html</w:t>
      </w:r>
      <w:r>
        <w:rPr>
          <w:color w:val="000000"/>
        </w:rPr>
        <w:t>, </w:t>
      </w:r>
      <w:r>
        <w:rPr>
          <w:rStyle w:val="HTMLCode"/>
          <w:color w:val="000000"/>
        </w:rPr>
        <w:t>BlastyBiz-Terms.html</w:t>
      </w:r>
      <w:r>
        <w:rPr>
          <w:color w:val="000000"/>
        </w:rPr>
        <w:t>, </w:t>
      </w:r>
      <w:r>
        <w:rPr>
          <w:rStyle w:val="HTMLCode"/>
          <w:color w:val="000000"/>
        </w:rPr>
        <w:t>BlastyBiz-Home.html</w:t>
      </w:r>
      <w:r>
        <w:rPr>
          <w:color w:val="000000"/>
        </w:rPr>
        <w:t xml:space="preserve"> — duplicate hardcoded </w:t>
      </w:r>
      <w:proofErr w:type="spellStart"/>
      <w:r>
        <w:rPr>
          <w:color w:val="000000"/>
        </w:rPr>
        <w:t>nav</w:t>
      </w:r>
      <w:proofErr w:type="spellEnd"/>
      <w:r>
        <w:rPr>
          <w:color w:val="000000"/>
        </w:rPr>
        <w:t xml:space="preserve"> | Each page had a hardcoded </w:t>
      </w:r>
      <w:r>
        <w:rPr>
          <w:rStyle w:val="HTMLCode"/>
          <w:color w:val="000000"/>
        </w:rPr>
        <w:t>&lt;</w:t>
      </w:r>
      <w:proofErr w:type="spellStart"/>
      <w:r>
        <w:rPr>
          <w:rStyle w:val="HTMLCode"/>
          <w:color w:val="000000"/>
        </w:rPr>
        <w:t>nav</w:t>
      </w:r>
      <w:proofErr w:type="spellEnd"/>
      <w:r>
        <w:rPr>
          <w:rStyle w:val="HTMLCode"/>
          <w:color w:val="000000"/>
        </w:rPr>
        <w:t>&gt;</w:t>
      </w:r>
      <w:r>
        <w:rPr>
          <w:color w:val="000000"/>
        </w:rPr>
        <w:t> block (logo + links + hamburger) inside </w:t>
      </w:r>
      <w:r>
        <w:rPr>
          <w:rStyle w:val="HTMLCode"/>
          <w:color w:val="000000"/>
        </w:rPr>
        <w:t>.main-inner</w:t>
      </w:r>
      <w:r>
        <w:rPr>
          <w:color w:val="000000"/>
        </w:rPr>
        <w:t> that duplicated the injected shared header. Deleted the </w:t>
      </w:r>
      <w:r>
        <w:rPr>
          <w:rStyle w:val="HTMLCode"/>
          <w:color w:val="000000"/>
        </w:rPr>
        <w:t>&lt;</w:t>
      </w:r>
      <w:proofErr w:type="spellStart"/>
      <w:r>
        <w:rPr>
          <w:rStyle w:val="HTMLCode"/>
          <w:color w:val="000000"/>
        </w:rPr>
        <w:t>nav</w:t>
      </w:r>
      <w:proofErr w:type="spellEnd"/>
      <w:r>
        <w:rPr>
          <w:rStyle w:val="HTMLCode"/>
          <w:color w:val="000000"/>
        </w:rPr>
        <w:t>&gt;</w:t>
      </w:r>
      <w:r>
        <w:rPr>
          <w:color w:val="000000"/>
        </w:rPr>
        <w:t> block (15 lines) from all five pages. The </w:t>
      </w:r>
      <w:r>
        <w:rPr>
          <w:rStyle w:val="HTMLCode"/>
          <w:color w:val="000000"/>
        </w:rPr>
        <w:t>#mobileMenu</w:t>
      </w:r>
      <w:r>
        <w:rPr>
          <w:color w:val="000000"/>
        </w:rPr>
        <w:t xml:space="preserve"> panel is a sibling div below the </w:t>
      </w:r>
      <w:proofErr w:type="spellStart"/>
      <w:r>
        <w:rPr>
          <w:color w:val="000000"/>
        </w:rPr>
        <w:t>nav</w:t>
      </w:r>
      <w:proofErr w:type="spellEnd"/>
      <w:r>
        <w:rPr>
          <w:color w:val="000000"/>
        </w:rPr>
        <w:t>, not nested inside it — it was left untouched. The shared header's hamburger (</w:t>
      </w:r>
      <w:r>
        <w:rPr>
          <w:rStyle w:val="HTMLCode"/>
          <w:color w:val="000000"/>
        </w:rPr>
        <w:t>#sh-hamburger</w:t>
      </w:r>
      <w:r>
        <w:rPr>
          <w:color w:val="000000"/>
        </w:rPr>
        <w:t>) already calls </w:t>
      </w:r>
      <w:proofErr w:type="spellStart"/>
      <w:r>
        <w:rPr>
          <w:rStyle w:val="HTMLCode"/>
          <w:color w:val="000000"/>
        </w:rPr>
        <w:t>toggleMenu</w:t>
      </w:r>
      <w:proofErr w:type="spellEnd"/>
      <w:r>
        <w:rPr>
          <w:rStyle w:val="HTMLCode"/>
          <w:color w:val="000000"/>
        </w:rPr>
        <w:t>()</w:t>
      </w:r>
      <w:r>
        <w:rPr>
          <w:color w:val="000000"/>
        </w:rPr>
        <w:t> which opens </w:t>
      </w:r>
      <w:r>
        <w:rPr>
          <w:rStyle w:val="HTMLCode"/>
          <w:color w:val="000000"/>
        </w:rPr>
        <w:t>#mobileMenu</w:t>
      </w:r>
      <w:r>
        <w:rPr>
          <w:color w:val="000000"/>
        </w:rPr>
        <w:t>, so mobile menu continues to work with no JS changes. | | Jun 28, 2026 | </w:t>
      </w:r>
      <w:proofErr w:type="spellStart"/>
      <w:r>
        <w:rPr>
          <w:rStyle w:val="HTMLCode"/>
          <w:color w:val="000000"/>
        </w:rPr>
        <w:t>BlastyBiz</w:t>
      </w:r>
      <w:proofErr w:type="spellEnd"/>
      <w:r>
        <w:rPr>
          <w:rStyle w:val="HTMLCode"/>
          <w:color w:val="000000"/>
        </w:rPr>
        <w:t>-Admin-Operate.html</w:t>
      </w:r>
      <w:r>
        <w:rPr>
          <w:color w:val="000000"/>
        </w:rPr>
        <w:t> — missing admin-</w:t>
      </w:r>
      <w:proofErr w:type="spellStart"/>
      <w:r>
        <w:rPr>
          <w:color w:val="000000"/>
        </w:rPr>
        <w:t>guard.js</w:t>
      </w:r>
      <w:proofErr w:type="spellEnd"/>
      <w:r>
        <w:rPr>
          <w:color w:val="000000"/>
        </w:rPr>
        <w:t xml:space="preserve"> (security gap) | Admin-Operate.html was the only admin page with no </w:t>
      </w:r>
      <w:proofErr w:type="spellStart"/>
      <w:r>
        <w:rPr>
          <w:color w:val="000000"/>
        </w:rPr>
        <w:t>auth</w:t>
      </w:r>
      <w:proofErr w:type="spellEnd"/>
      <w:r>
        <w:rPr>
          <w:color w:val="000000"/>
        </w:rPr>
        <w:t xml:space="preserve"> guard of any kind. Every other admin page loads </w:t>
      </w:r>
      <w:r>
        <w:rPr>
          <w:rStyle w:val="HTMLCode"/>
          <w:color w:val="000000"/>
        </w:rPr>
        <w:t>admin-</w:t>
      </w:r>
      <w:proofErr w:type="spellStart"/>
      <w:r>
        <w:rPr>
          <w:rStyle w:val="HTMLCode"/>
          <w:color w:val="000000"/>
        </w:rPr>
        <w:t>guard.js</w:t>
      </w:r>
      <w:proofErr w:type="spellEnd"/>
      <w:r>
        <w:rPr>
          <w:color w:val="000000"/>
        </w:rPr>
        <w:t>. Added </w:t>
      </w:r>
      <w:r>
        <w:rPr>
          <w:rStyle w:val="HTMLCode"/>
          <w:color w:val="000000"/>
        </w:rPr>
        <w:t xml:space="preserve">&lt;script type="module" </w:t>
      </w:r>
      <w:proofErr w:type="spellStart"/>
      <w:r>
        <w:rPr>
          <w:rStyle w:val="HTMLCode"/>
          <w:color w:val="000000"/>
        </w:rPr>
        <w:t>src</w:t>
      </w:r>
      <w:proofErr w:type="spellEnd"/>
      <w:r>
        <w:rPr>
          <w:rStyle w:val="HTMLCode"/>
          <w:color w:val="000000"/>
        </w:rPr>
        <w:t>="./admin-</w:t>
      </w:r>
      <w:proofErr w:type="spellStart"/>
      <w:r>
        <w:rPr>
          <w:rStyle w:val="HTMLCode"/>
          <w:color w:val="000000"/>
        </w:rPr>
        <w:t>guard.js</w:t>
      </w:r>
      <w:proofErr w:type="spellEnd"/>
      <w:r>
        <w:rPr>
          <w:rStyle w:val="HTMLCode"/>
          <w:color w:val="000000"/>
        </w:rPr>
        <w:t>"&gt;&lt;/script&gt;</w:t>
      </w:r>
      <w:r>
        <w:rPr>
          <w:color w:val="000000"/>
        </w:rPr>
        <w:t> immediately after the closing </w:t>
      </w:r>
      <w:r>
        <w:rPr>
          <w:rStyle w:val="HTMLCode"/>
          <w:color w:val="000000"/>
        </w:rPr>
        <w:t>&lt;/style&gt;</w:t>
      </w:r>
      <w:r>
        <w:rPr>
          <w:color w:val="000000"/>
        </w:rPr>
        <w:t> tag, matching the pattern used by the other seven admin pages. | | Jun 28, 2026 | </w:t>
      </w:r>
      <w:proofErr w:type="spellStart"/>
      <w:r>
        <w:rPr>
          <w:rStyle w:val="HTMLCode"/>
          <w:color w:val="000000"/>
        </w:rPr>
        <w:t>blastybiz-global.css</w:t>
      </w:r>
      <w:proofErr w:type="spellEnd"/>
      <w:r>
        <w:rPr>
          <w:color w:val="000000"/>
        </w:rPr>
        <w:t> — duplicate reset/base blocks | The stylesheet had two </w:t>
      </w:r>
      <w:r>
        <w:rPr>
          <w:rStyle w:val="HTMLCode"/>
          <w:color w:val="000000"/>
        </w:rPr>
        <w:t>*, *::before, *::after</w:t>
      </w:r>
      <w:r>
        <w:rPr>
          <w:color w:val="000000"/>
        </w:rPr>
        <w:t> resets and two </w:t>
      </w:r>
      <w:r>
        <w:rPr>
          <w:rStyle w:val="HTMLCode"/>
          <w:color w:val="000000"/>
        </w:rPr>
        <w:t>html</w:t>
      </w:r>
      <w:r>
        <w:rPr>
          <w:color w:val="000000"/>
        </w:rPr>
        <w:t>/</w:t>
      </w:r>
      <w:r>
        <w:rPr>
          <w:rStyle w:val="HTMLCode"/>
          <w:color w:val="000000"/>
        </w:rPr>
        <w:t>body</w:t>
      </w:r>
      <w:r>
        <w:rPr>
          <w:color w:val="000000"/>
        </w:rPr>
        <w:t> base rules (lines 9–11 and 74–79). The second block added </w:t>
      </w:r>
      <w:r>
        <w:rPr>
          <w:rStyle w:val="HTMLCode"/>
          <w:color w:val="000000"/>
        </w:rPr>
        <w:t>font-size</w:t>
      </w:r>
      <w:r>
        <w:rPr>
          <w:color w:val="000000"/>
        </w:rPr>
        <w:t>, </w:t>
      </w:r>
      <w:r>
        <w:rPr>
          <w:rStyle w:val="HTMLCode"/>
          <w:color w:val="000000"/>
        </w:rPr>
        <w:t>scroll-behavior</w:t>
      </w:r>
      <w:r>
        <w:rPr>
          <w:color w:val="000000"/>
        </w:rPr>
        <w:t>, </w:t>
      </w:r>
      <w:r>
        <w:rPr>
          <w:rStyle w:val="HTMLCode"/>
          <w:color w:val="000000"/>
        </w:rPr>
        <w:t>background</w:t>
      </w:r>
      <w:r>
        <w:rPr>
          <w:color w:val="000000"/>
        </w:rPr>
        <w:t>, </w:t>
      </w:r>
      <w:r>
        <w:rPr>
          <w:rStyle w:val="HTMLCode"/>
          <w:color w:val="000000"/>
        </w:rPr>
        <w:t>color</w:t>
      </w:r>
      <w:r>
        <w:rPr>
          <w:color w:val="000000"/>
        </w:rPr>
        <w:t>, </w:t>
      </w:r>
      <w:r>
        <w:rPr>
          <w:rStyle w:val="HTMLCode"/>
          <w:color w:val="000000"/>
        </w:rPr>
        <w:t>font-family</w:t>
      </w:r>
      <w:r>
        <w:rPr>
          <w:color w:val="000000"/>
        </w:rPr>
        <w:t> not present in the first. Merged all properties from both versions into the single reset block at the top (html: added </w:t>
      </w:r>
      <w:r>
        <w:rPr>
          <w:rStyle w:val="HTMLCode"/>
          <w:color w:val="000000"/>
        </w:rPr>
        <w:t>font-size: 16px</w:t>
      </w:r>
      <w:r>
        <w:rPr>
          <w:color w:val="000000"/>
        </w:rPr>
        <w:t>, </w:t>
      </w:r>
      <w:r>
        <w:rPr>
          <w:rStyle w:val="HTMLCode"/>
          <w:color w:val="000000"/>
        </w:rPr>
        <w:t>scroll-behavior: smooth</w:t>
      </w:r>
      <w:r>
        <w:rPr>
          <w:color w:val="000000"/>
        </w:rPr>
        <w:t>; body: added </w:t>
      </w:r>
      <w:r>
        <w:rPr>
          <w:rStyle w:val="HTMLCode"/>
          <w:color w:val="000000"/>
        </w:rPr>
        <w:t>font-size</w:t>
      </w:r>
      <w:r>
        <w:rPr>
          <w:color w:val="000000"/>
        </w:rPr>
        <w:t>, </w:t>
      </w:r>
      <w:r>
        <w:rPr>
          <w:rStyle w:val="HTMLCode"/>
          <w:color w:val="000000"/>
        </w:rPr>
        <w:t>line-height</w:t>
      </w:r>
      <w:r>
        <w:rPr>
          <w:color w:val="000000"/>
        </w:rPr>
        <w:t>, </w:t>
      </w:r>
      <w:r>
        <w:rPr>
          <w:rStyle w:val="HTMLCode"/>
          <w:color w:val="000000"/>
        </w:rPr>
        <w:t>background</w:t>
      </w:r>
      <w:r>
        <w:rPr>
          <w:color w:val="000000"/>
        </w:rPr>
        <w:t>, </w:t>
      </w:r>
      <w:r>
        <w:rPr>
          <w:rStyle w:val="HTMLCode"/>
          <w:color w:val="000000"/>
        </w:rPr>
        <w:t>color</w:t>
      </w:r>
      <w:r>
        <w:rPr>
          <w:color w:val="000000"/>
        </w:rPr>
        <w:t>, </w:t>
      </w:r>
      <w:r>
        <w:rPr>
          <w:rStyle w:val="HTMLCode"/>
          <w:color w:val="000000"/>
        </w:rPr>
        <w:t>font-family</w:t>
      </w:r>
      <w:r>
        <w:rPr>
          <w:color w:val="000000"/>
        </w:rPr>
        <w:t>, </w:t>
      </w:r>
      <w:r>
        <w:rPr>
          <w:rStyle w:val="HTMLCode"/>
          <w:color w:val="000000"/>
        </w:rPr>
        <w:t>overflow-x</w:t>
      </w:r>
      <w:r>
        <w:rPr>
          <w:color w:val="000000"/>
        </w:rPr>
        <w:t>). Deleted the duplicate Reset/Base comment block entirely. | | Jun 28, 2026 | </w:t>
      </w:r>
      <w:r>
        <w:rPr>
          <w:rStyle w:val="HTMLCode"/>
          <w:color w:val="000000"/>
        </w:rPr>
        <w:t>BlastyBiz.html</w:t>
      </w:r>
      <w:r>
        <w:rPr>
          <w:color w:val="000000"/>
        </w:rPr>
        <w:t> + </w:t>
      </w:r>
      <w:r>
        <w:rPr>
          <w:rStyle w:val="HTMLCode"/>
          <w:color w:val="000000"/>
        </w:rPr>
        <w:t>BlastyBiz-Dashboard.html</w:t>
      </w:r>
      <w:r>
        <w:rPr>
          <w:color w:val="000000"/>
        </w:rPr>
        <w:t> — Log Out button broken | Header Log Out button called </w:t>
      </w:r>
      <w:proofErr w:type="spellStart"/>
      <w:r>
        <w:rPr>
          <w:rStyle w:val="HTMLCode"/>
          <w:color w:val="000000"/>
        </w:rPr>
        <w:t>window.doSignOut</w:t>
      </w:r>
      <w:proofErr w:type="spellEnd"/>
      <w:r>
        <w:rPr>
          <w:rStyle w:val="HTMLCode"/>
          <w:color w:val="000000"/>
        </w:rPr>
        <w:t>()</w:t>
      </w:r>
      <w:r>
        <w:rPr>
          <w:color w:val="000000"/>
        </w:rPr>
        <w:t> but neither page defined it. Both pages imported </w:t>
      </w:r>
      <w:proofErr w:type="spellStart"/>
      <w:r>
        <w:rPr>
          <w:rStyle w:val="HTMLCode"/>
          <w:color w:val="000000"/>
        </w:rPr>
        <w:t>auth</w:t>
      </w:r>
      <w:proofErr w:type="spellEnd"/>
      <w:r>
        <w:rPr>
          <w:color w:val="000000"/>
        </w:rPr>
        <w:t> from </w:t>
      </w:r>
      <w:r>
        <w:rPr>
          <w:rStyle w:val="HTMLCode"/>
          <w:color w:val="000000"/>
        </w:rPr>
        <w:t>firebase-init-v2.js</w:t>
      </w:r>
      <w:r>
        <w:rPr>
          <w:color w:val="000000"/>
        </w:rPr>
        <w:t> but didn't import </w:t>
      </w:r>
      <w:proofErr w:type="spellStart"/>
      <w:r>
        <w:rPr>
          <w:rStyle w:val="HTMLCode"/>
          <w:color w:val="000000"/>
        </w:rPr>
        <w:t>signOut</w:t>
      </w:r>
      <w:proofErr w:type="spellEnd"/>
      <w:r>
        <w:rPr>
          <w:color w:val="000000"/>
        </w:rPr>
        <w:t> from firebase-auth. Added </w:t>
      </w:r>
      <w:proofErr w:type="spellStart"/>
      <w:r>
        <w:rPr>
          <w:rStyle w:val="HTMLCode"/>
          <w:color w:val="000000"/>
        </w:rPr>
        <w:t>signOut</w:t>
      </w:r>
      <w:proofErr w:type="spellEnd"/>
      <w:r>
        <w:rPr>
          <w:color w:val="000000"/>
        </w:rPr>
        <w:t> to each page's firebase-</w:t>
      </w:r>
      <w:proofErr w:type="spellStart"/>
      <w:r>
        <w:rPr>
          <w:color w:val="000000"/>
        </w:rPr>
        <w:t>auth</w:t>
      </w:r>
      <w:proofErr w:type="spellEnd"/>
      <w:r>
        <w:rPr>
          <w:color w:val="000000"/>
        </w:rPr>
        <w:t xml:space="preserve"> import and added </w:t>
      </w:r>
      <w:proofErr w:type="spellStart"/>
      <w:r>
        <w:rPr>
          <w:rStyle w:val="HTMLCode"/>
          <w:color w:val="000000"/>
        </w:rPr>
        <w:t>window.doSignOut</w:t>
      </w:r>
      <w:proofErr w:type="spellEnd"/>
      <w:r>
        <w:rPr>
          <w:rStyle w:val="HTMLCode"/>
          <w:color w:val="000000"/>
        </w:rPr>
        <w:t xml:space="preserve"> = () =&gt; { </w:t>
      </w:r>
      <w:proofErr w:type="spellStart"/>
      <w:r>
        <w:rPr>
          <w:rStyle w:val="HTMLCode"/>
          <w:color w:val="000000"/>
        </w:rPr>
        <w:t>localStorage.setItem</w:t>
      </w:r>
      <w:proofErr w:type="spellEnd"/>
      <w:r>
        <w:rPr>
          <w:rStyle w:val="HTMLCode"/>
          <w:color w:val="000000"/>
        </w:rPr>
        <w:t xml:space="preserve">('bb_auth','0'); </w:t>
      </w:r>
      <w:proofErr w:type="spellStart"/>
      <w:r>
        <w:rPr>
          <w:rStyle w:val="HTMLCode"/>
          <w:color w:val="000000"/>
        </w:rPr>
        <w:t>signOut</w:t>
      </w:r>
      <w:proofErr w:type="spellEnd"/>
      <w:r>
        <w:rPr>
          <w:rStyle w:val="HTMLCode"/>
          <w:color w:val="000000"/>
        </w:rPr>
        <w:t>(</w:t>
      </w:r>
      <w:proofErr w:type="spellStart"/>
      <w:r>
        <w:rPr>
          <w:rStyle w:val="HTMLCode"/>
          <w:color w:val="000000"/>
        </w:rPr>
        <w:t>auth</w:t>
      </w:r>
      <w:proofErr w:type="spellEnd"/>
      <w:r>
        <w:rPr>
          <w:rStyle w:val="HTMLCode"/>
          <w:color w:val="000000"/>
        </w:rPr>
        <w:t xml:space="preserve">).finally(()=&gt;{ </w:t>
      </w:r>
      <w:proofErr w:type="spellStart"/>
      <w:r>
        <w:rPr>
          <w:rStyle w:val="HTMLCode"/>
          <w:color w:val="000000"/>
        </w:rPr>
        <w:t>window.location.href</w:t>
      </w:r>
      <w:proofErr w:type="spellEnd"/>
      <w:r>
        <w:rPr>
          <w:rStyle w:val="HTMLCode"/>
          <w:color w:val="000000"/>
        </w:rPr>
        <w:t>='BlastyBiz-Login.html'; }); };</w:t>
      </w:r>
      <w:r>
        <w:rPr>
          <w:color w:val="000000"/>
        </w:rPr>
        <w:t> after all imports in each module script. Log Out now works on both pages. | | Jun 28, 2026 | </w:t>
      </w:r>
      <w:r>
        <w:rPr>
          <w:rStyle w:val="HTMLCode"/>
          <w:color w:val="000000"/>
        </w:rPr>
        <w:t>BlastyBiz.html</w:t>
      </w:r>
      <w:r>
        <w:rPr>
          <w:color w:val="000000"/>
        </w:rPr>
        <w:t> — full static HTML inline style elimination | BlastyBiz.html had </w:t>
      </w:r>
      <w:del w:id="8" w:author="Unknown">
        <w:r>
          <w:rPr>
            <w:color w:val="000000"/>
          </w:rPr>
          <w:delText>60+ static HTML </w:delText>
        </w:r>
        <w:r>
          <w:rPr>
            <w:rStyle w:val="HTMLCode"/>
            <w:color w:val="000000"/>
          </w:rPr>
          <w:delText>style=""</w:delText>
        </w:r>
        <w:r>
          <w:rPr>
            <w:color w:val="000000"/>
          </w:rPr>
          <w:delText> attributes spread across the Create, Platforms, and Profile tabs. Added a comprehensive CSS utility block to the page </w:delText>
        </w:r>
        <w:r>
          <w:rPr>
            <w:rStyle w:val="HTMLCode"/>
            <w:color w:val="000000"/>
          </w:rPr>
          <w:delText>&lt;style&gt;</w:delText>
        </w:r>
        <w:r>
          <w:rPr>
            <w:color w:val="000000"/>
          </w:rPr>
          <w:delText> section (</w:delText>
        </w:r>
        <w:r>
          <w:rPr>
            <w:rStyle w:val="HTMLCode"/>
            <w:color w:val="000000"/>
          </w:rPr>
          <w:delText>.row</w:delText>
        </w:r>
        <w:r>
          <w:rPr>
            <w:color w:val="000000"/>
          </w:rPr>
          <w:delText>, </w:delText>
        </w:r>
        <w:r>
          <w:rPr>
            <w:rStyle w:val="HTMLCode"/>
            <w:color w:val="000000"/>
          </w:rPr>
          <w:delText>.row-sb</w:delText>
        </w:r>
        <w:r>
          <w:rPr>
            <w:color w:val="000000"/>
          </w:rPr>
          <w:delText>, </w:delText>
        </w:r>
        <w:r>
          <w:rPr>
            <w:rStyle w:val="HTMLCode"/>
            <w:color w:val="000000"/>
          </w:rPr>
          <w:delText>.row-base-sb</w:delText>
        </w:r>
        <w:r>
          <w:rPr>
            <w:color w:val="000000"/>
          </w:rPr>
          <w:delText>, spacing utilities </w:delText>
        </w:r>
        <w:r>
          <w:rPr>
            <w:rStyle w:val="HTMLCode"/>
            <w:color w:val="000000"/>
          </w:rPr>
          <w:delText>.mb-*</w:delText>
        </w:r>
        <w:r>
          <w:rPr>
            <w:color w:val="000000"/>
          </w:rPr>
          <w:delText>/</w:delText>
        </w:r>
        <w:r>
          <w:rPr>
            <w:rStyle w:val="HTMLCode"/>
            <w:color w:val="000000"/>
          </w:rPr>
          <w:delText>.mt-*</w:delText>
        </w:r>
        <w:r>
          <w:rPr>
            <w:color w:val="000000"/>
          </w:rPr>
          <w:delText>, </w:delText>
        </w:r>
        <w:r>
          <w:rPr>
            <w:rStyle w:val="HTMLCode"/>
            <w:color w:val="000000"/>
          </w:rPr>
          <w:delText>.helper</w:delText>
        </w:r>
        <w:r>
          <w:rPr>
            <w:color w:val="000000"/>
          </w:rPr>
          <w:delText>, </w:delText>
        </w:r>
        <w:r>
          <w:rPr>
            <w:rStyle w:val="HTMLCode"/>
            <w:color w:val="000000"/>
          </w:rPr>
          <w:delText>.helper-sm</w:delText>
        </w:r>
        <w:r>
          <w:rPr>
            <w:color w:val="000000"/>
          </w:rPr>
          <w:delText>, </w:delText>
        </w:r>
        <w:r>
          <w:rPr>
            <w:rStyle w:val="HTMLCode"/>
            <w:color w:val="000000"/>
          </w:rPr>
          <w:delText>.optional</w:delText>
        </w:r>
        <w:r>
          <w:rPr>
            <w:color w:val="000000"/>
          </w:rPr>
          <w:delText>, </w:delText>
        </w:r>
        <w:r>
          <w:rPr>
            <w:rStyle w:val="HTMLCode"/>
            <w:color w:val="000000"/>
          </w:rPr>
          <w:delText>.optional-tag</w:delText>
        </w:r>
        <w:r>
          <w:rPr>
            <w:color w:val="000000"/>
          </w:rPr>
          <w:delText>, </w:delText>
        </w:r>
        <w:r>
          <w:rPr>
            <w:rStyle w:val="HTMLCode"/>
            <w:color w:val="000000"/>
          </w:rPr>
          <w:delText>.count-badge</w:delText>
        </w:r>
        <w:r>
          <w:rPr>
            <w:color w:val="000000"/>
          </w:rPr>
          <w:delText>, </w:delText>
        </w:r>
        <w:r>
          <w:rPr>
            <w:rStyle w:val="HTMLCode"/>
            <w:color w:val="000000"/>
          </w:rPr>
          <w:delText>.chip-row</w:delText>
        </w:r>
        <w:r>
          <w:rPr>
            <w:color w:val="000000"/>
          </w:rPr>
          <w:delText>, </w:delText>
        </w:r>
        <w:r>
          <w:rPr>
            <w:rStyle w:val="HTMLCode"/>
            <w:color w:val="000000"/>
          </w:rPr>
          <w:delText>.chip-green</w:delText>
        </w:r>
        <w:r>
          <w:rPr>
            <w:color w:val="000000"/>
          </w:rPr>
          <w:delText>, </w:delText>
        </w:r>
        <w:r>
          <w:rPr>
            <w:rStyle w:val="HTMLCode"/>
            <w:color w:val="000000"/>
          </w:rPr>
          <w:delText>.chip-loading</w:delText>
        </w:r>
        <w:r>
          <w:rPr>
            <w:color w:val="000000"/>
          </w:rPr>
          <w:delText>, form element classes </w:delText>
        </w:r>
        <w:r>
          <w:rPr>
            <w:rStyle w:val="HTMLCode"/>
            <w:color w:val="000000"/>
          </w:rPr>
          <w:delText>.input-campaign</w:delText>
        </w:r>
        <w:r>
          <w:rPr>
            <w:color w:val="000000"/>
          </w:rPr>
          <w:delText>/</w:delText>
        </w:r>
        <w:r>
          <w:rPr>
            <w:rStyle w:val="HTMLCode"/>
            <w:color w:val="000000"/>
          </w:rPr>
          <w:delText>.input-date</w:delText>
        </w:r>
        <w:r>
          <w:rPr>
            <w:color w:val="000000"/>
          </w:rPr>
          <w:delText>/</w:delText>
        </w:r>
        <w:r>
          <w:rPr>
            <w:rStyle w:val="HTMLCode"/>
            <w:color w:val="000000"/>
          </w:rPr>
          <w:delText>.textarea-naked</w:delText>
        </w:r>
        <w:r>
          <w:rPr>
            <w:color w:val="000000"/>
          </w:rPr>
          <w:delText>/</w:delText>
        </w:r>
        <w:r>
          <w:rPr>
            <w:rStyle w:val="HTMLCode"/>
            <w:color w:val="000000"/>
          </w:rPr>
          <w:delText>.textarea-rich</w:delText>
        </w:r>
        <w:r>
          <w:rPr>
            <w:color w:val="000000"/>
          </w:rPr>
          <w:delText>/</w:delText>
        </w:r>
        <w:r>
          <w:rPr>
            <w:rStyle w:val="HTMLCode"/>
            <w:color w:val="000000"/>
          </w:rPr>
          <w:delText>.sched-select</w:delText>
        </w:r>
        <w:r>
          <w:rPr>
            <w:color w:val="000000"/>
          </w:rPr>
          <w:delText>, button classes </w:delText>
        </w:r>
        <w:r>
          <w:rPr>
            <w:rStyle w:val="HTMLCode"/>
            <w:color w:val="000000"/>
          </w:rPr>
          <w:delText>.btn-save</w:delText>
        </w:r>
        <w:r>
          <w:rPr>
            <w:color w:val="000000"/>
          </w:rPr>
          <w:delText>/</w:delText>
        </w:r>
        <w:r>
          <w:rPr>
            <w:rStyle w:val="HTMLCode"/>
            <w:color w:val="000000"/>
          </w:rPr>
          <w:delText>.btn-cancel</w:delText>
        </w:r>
        <w:r>
          <w:rPr>
            <w:color w:val="000000"/>
          </w:rPr>
          <w:delText>/</w:delText>
        </w:r>
        <w:r>
          <w:rPr>
            <w:rStyle w:val="HTMLCode"/>
            <w:color w:val="000000"/>
          </w:rPr>
          <w:delText>.btn-camp-save</w:delText>
        </w:r>
        <w:r>
          <w:rPr>
            <w:color w:val="000000"/>
          </w:rPr>
          <w:delText>/</w:delText>
        </w:r>
        <w:r>
          <w:rPr>
            <w:rStyle w:val="HTMLCode"/>
            <w:color w:val="000000"/>
          </w:rPr>
          <w:delText>.btn-camp-cancel</w:delText>
        </w:r>
        <w:r>
          <w:rPr>
            <w:color w:val="000000"/>
          </w:rPr>
          <w:delText>/</w:delText>
        </w:r>
        <w:r>
          <w:rPr>
            <w:rStyle w:val="HTMLCode"/>
            <w:color w:val="000000"/>
          </w:rPr>
          <w:delText>.btn-green-out</w:delText>
        </w:r>
        <w:r>
          <w:rPr>
            <w:color w:val="000000"/>
          </w:rPr>
          <w:delText>/</w:delText>
        </w:r>
        <w:r>
          <w:rPr>
            <w:rStyle w:val="HTMLCode"/>
            <w:color w:val="000000"/>
          </w:rPr>
          <w:delText>.btn-icon-close</w:delText>
        </w:r>
        <w:r>
          <w:rPr>
            <w:color w:val="000000"/>
          </w:rPr>
          <w:delText>/</w:delText>
        </w:r>
        <w:r>
          <w:rPr>
            <w:rStyle w:val="HTMLCode"/>
            <w:color w:val="000000"/>
          </w:rPr>
          <w:delText>.btn-rewrite</w:delText>
        </w:r>
        <w:r>
          <w:rPr>
            <w:color w:val="000000"/>
          </w:rPr>
          <w:delText>/</w:delText>
        </w:r>
        <w:r>
          <w:rPr>
            <w:rStyle w:val="HTMLCode"/>
            <w:color w:val="000000"/>
          </w:rPr>
          <w:delText>.btn-clear</w:delText>
        </w:r>
        <w:r>
          <w:rPr>
            <w:color w:val="000000"/>
          </w:rPr>
          <w:delText>/</w:delText>
        </w:r>
        <w:r>
          <w:rPr>
            <w:rStyle w:val="HTMLCode"/>
            <w:color w:val="000000"/>
          </w:rPr>
          <w:delText>.btn-more-qs</w:delText>
        </w:r>
        <w:r>
          <w:rPr>
            <w:color w:val="000000"/>
          </w:rPr>
          <w:delText>, </w:delText>
        </w:r>
        <w:r>
          <w:rPr>
            <w:rStyle w:val="HTMLCode"/>
            <w:color w:val="000000"/>
          </w:rPr>
          <w:delText>.announce-dialog</w:delText>
        </w:r>
        <w:r>
          <w:rPr>
            <w:color w:val="000000"/>
          </w:rPr>
          <w:delText>/</w:delText>
        </w:r>
        <w:r>
          <w:rPr>
            <w:rStyle w:val="HTMLCode"/>
            <w:color w:val="000000"/>
          </w:rPr>
          <w:delText>.dialog-label</w:delText>
        </w:r>
        <w:r>
          <w:rPr>
            <w:color w:val="000000"/>
          </w:rPr>
          <w:delText>, </w:delText>
        </w:r>
        <w:r>
          <w:rPr>
            <w:rStyle w:val="HTMLCode"/>
            <w:color w:val="000000"/>
          </w:rPr>
          <w:delText>.check-row</w:delText>
        </w:r>
        <w:r>
          <w:rPr>
            <w:color w:val="000000"/>
          </w:rPr>
          <w:delText>/</w:delText>
        </w:r>
        <w:r>
          <w:rPr>
            <w:rStyle w:val="HTMLCode"/>
            <w:color w:val="000000"/>
          </w:rPr>
          <w:delText>.check-text</w:delText>
        </w:r>
        <w:r>
          <w:rPr>
            <w:color w:val="000000"/>
          </w:rPr>
          <w:delText>/</w:delText>
        </w:r>
        <w:r>
          <w:rPr>
            <w:rStyle w:val="HTMLCode"/>
            <w:color w:val="000000"/>
          </w:rPr>
          <w:delText>.check-hint</w:delText>
        </w:r>
        <w:r>
          <w:rPr>
            <w:color w:val="000000"/>
          </w:rPr>
          <w:delText>/</w:delText>
        </w:r>
        <w:r>
          <w:rPr>
            <w:rStyle w:val="HTMLCode"/>
            <w:color w:val="000000"/>
          </w:rPr>
          <w:delText>.check-input</w:delText>
        </w:r>
        <w:r>
          <w:rPr>
            <w:color w:val="000000"/>
          </w:rPr>
          <w:delText>, schedule classes </w:delText>
        </w:r>
        <w:r>
          <w:rPr>
            <w:rStyle w:val="HTMLCode"/>
            <w:color w:val="000000"/>
          </w:rPr>
          <w:delText>.sched-review-row</w:delText>
        </w:r>
        <w:r>
          <w:rPr>
            <w:color w:val="000000"/>
          </w:rPr>
          <w:delText>/</w:delText>
        </w:r>
        <w:r>
          <w:rPr>
            <w:rStyle w:val="HTMLCode"/>
            <w:color w:val="000000"/>
          </w:rPr>
          <w:delText>.sched-camp-row</w:delText>
        </w:r>
        <w:r>
          <w:rPr>
            <w:color w:val="000000"/>
          </w:rPr>
          <w:delText>/</w:delText>
        </w:r>
        <w:r>
          <w:rPr>
            <w:rStyle w:val="HTMLCode"/>
            <w:color w:val="000000"/>
          </w:rPr>
          <w:delText>.sched-next-preview</w:delText>
        </w:r>
        <w:r>
          <w:rPr>
            <w:color w:val="000000"/>
          </w:rPr>
          <w:delText>/</w:delText>
        </w:r>
        <w:r>
          <w:rPr>
            <w:rStyle w:val="HTMLCode"/>
            <w:color w:val="000000"/>
          </w:rPr>
          <w:delText>.sched-label</w:delText>
        </w:r>
        <w:r>
          <w:rPr>
            <w:color w:val="000000"/>
          </w:rPr>
          <w:delText>/</w:delText>
        </w:r>
        <w:r>
          <w:rPr>
            <w:rStyle w:val="HTMLCode"/>
            <w:color w:val="000000"/>
          </w:rPr>
          <w:delText>.sched-sublabel</w:delText>
        </w:r>
        <w:r>
          <w:rPr>
            <w:color w:val="000000"/>
          </w:rPr>
          <w:delText>, </w:delText>
        </w:r>
        <w:r>
          <w:rPr>
            <w:rStyle w:val="HTMLCode"/>
            <w:color w:val="000000"/>
          </w:rPr>
          <w:delText>.teach-btn</w:delText>
        </w:r>
        <w:r>
          <w:rPr>
            <w:color w:val="000000"/>
          </w:rPr>
          <w:delText>/</w:delText>
        </w:r>
        <w:r>
          <w:rPr>
            <w:rStyle w:val="HTMLCode"/>
            <w:color w:val="000000"/>
          </w:rPr>
          <w:delText>.teach-title</w:delText>
        </w:r>
        <w:r>
          <w:rPr>
            <w:color w:val="000000"/>
          </w:rPr>
          <w:delText>/</w:delText>
        </w:r>
        <w:r>
          <w:rPr>
            <w:rStyle w:val="HTMLCode"/>
            <w:color w:val="000000"/>
          </w:rPr>
          <w:delText>.teach-sub</w:delText>
        </w:r>
        <w:r>
          <w:rPr>
            <w:color w:val="000000"/>
          </w:rPr>
          <w:delText>/</w:delText>
        </w:r>
        <w:r>
          <w:rPr>
            <w:rStyle w:val="HTMLCode"/>
            <w:color w:val="000000"/>
          </w:rPr>
          <w:delText>.chevron</w:delText>
        </w:r>
        <w:r>
          <w:rPr>
            <w:color w:val="000000"/>
          </w:rPr>
          <w:delText>/</w:delText>
        </w:r>
        <w:r>
          <w:rPr>
            <w:rStyle w:val="HTMLCode"/>
            <w:color w:val="000000"/>
          </w:rPr>
          <w:delText>.card-flush</w:delText>
        </w:r>
        <w:r>
          <w:rPr>
            <w:color w:val="000000"/>
          </w:rPr>
          <w:delText>, </w:delText>
        </w:r>
        <w:r>
          <w:rPr>
            <w:rStyle w:val="HTMLCode"/>
            <w:color w:val="000000"/>
          </w:rPr>
          <w:delText>.profile-name</w:delText>
        </w:r>
        <w:r>
          <w:rPr>
            <w:color w:val="000000"/>
          </w:rPr>
          <w:delText>/</w:delText>
        </w:r>
        <w:r>
          <w:rPr>
            <w:rStyle w:val="HTMLCode"/>
            <w:color w:val="000000"/>
          </w:rPr>
          <w:delText>.profile-cat-text</w:delText>
        </w:r>
        <w:r>
          <w:rPr>
            <w:color w:val="000000"/>
          </w:rPr>
          <w:delText>/</w:delText>
        </w:r>
        <w:r>
          <w:rPr>
            <w:rStyle w:val="HTMLCode"/>
            <w:color w:val="000000"/>
          </w:rPr>
          <w:delText>.card-centered</w:delText>
        </w:r>
        <w:r>
          <w:rPr>
            <w:color w:val="000000"/>
          </w:rPr>
          <w:delText>, </w:delText>
        </w:r>
        <w:r>
          <w:rPr>
            <w:rStyle w:val="HTMLCode"/>
            <w:color w:val="000000"/>
          </w:rPr>
          <w:delText>.addr-row</w:delText>
        </w:r>
        <w:r>
          <w:rPr>
            <w:color w:val="000000"/>
          </w:rPr>
          <w:delText>, </w:delText>
        </w:r>
        <w:r>
          <w:rPr>
            <w:rStyle w:val="HTMLCode"/>
            <w:color w:val="000000"/>
          </w:rPr>
          <w:delText>.biz-missing-banner</w:delText>
        </w:r>
        <w:r>
          <w:rPr>
            <w:color w:val="000000"/>
          </w:rPr>
          <w:delText>, </w:delText>
        </w:r>
        <w:r>
          <w:rPr>
            <w:rStyle w:val="HTMLCode"/>
            <w:color w:val="000000"/>
          </w:rPr>
          <w:delText>.review-btn</w:delText>
        </w:r>
        <w:r>
          <w:rPr>
            <w:color w:val="000000"/>
          </w:rPr>
          <w:delText>, </w:delText>
        </w:r>
        <w:r>
          <w:rPr>
            <w:rStyle w:val="HTMLCode"/>
            <w:color w:val="000000"/>
          </w:rPr>
          <w:delText>.platcats-note</w:delText>
        </w:r>
        <w:r>
          <w:rPr>
            <w:color w:val="000000"/>
          </w:rPr>
          <w:delText>, </w:delText>
        </w:r>
        <w:r>
          <w:rPr>
            <w:rStyle w:val="HTMLCode"/>
            <w:color w:val="000000"/>
          </w:rPr>
          <w:delText>.modal-overlay</w:delText>
        </w:r>
        <w:r>
          <w:rPr>
            <w:color w:val="000000"/>
          </w:rPr>
          <w:delText>/</w:delText>
        </w:r>
        <w:r>
          <w:rPr>
            <w:rStyle w:val="HTMLCode"/>
            <w:color w:val="000000"/>
          </w:rPr>
          <w:delText>.modal-panel</w:delText>
        </w:r>
        <w:r>
          <w:rPr>
            <w:color w:val="000000"/>
          </w:rPr>
          <w:delText>/</w:delText>
        </w:r>
        <w:r>
          <w:rPr>
            <w:rStyle w:val="HTMLCode"/>
            <w:color w:val="000000"/>
          </w:rPr>
          <w:delText>.modal-head</w:delText>
        </w:r>
        <w:r>
          <w:rPr>
            <w:color w:val="000000"/>
          </w:rPr>
          <w:delText>/</w:delText>
        </w:r>
        <w:r>
          <w:rPr>
            <w:rStyle w:val="HTMLCode"/>
            <w:color w:val="000000"/>
          </w:rPr>
          <w:delText>.modal-title</w:delText>
        </w:r>
        <w:r>
          <w:rPr>
            <w:color w:val="000000"/>
          </w:rPr>
          <w:delText>/</w:delText>
        </w:r>
        <w:r>
          <w:rPr>
            <w:rStyle w:val="HTMLCode"/>
            <w:color w:val="000000"/>
          </w:rPr>
          <w:delText>.modal-body</w:delText>
        </w:r>
        <w:r>
          <w:rPr>
            <w:color w:val="000000"/>
          </w:rPr>
          <w:delText>). All static HTML inline styles converted to named classes. JS-toggled </w:delText>
        </w:r>
        <w:r>
          <w:rPr>
            <w:rStyle w:val="HTMLCode"/>
            <w:color w:val="000000"/>
          </w:rPr>
          <w:delText>style="display:none"</w:delText>
        </w:r>
        <w:r>
          <w:rPr>
            <w:color w:val="000000"/>
          </w:rPr>
          <w:delText> attributes preserved as-is. JS template literal inline styles not touched per instructions. Library modal converted from full inline styles to </w:delText>
        </w:r>
        <w:r>
          <w:rPr>
            <w:rStyle w:val="HTMLCode"/>
            <w:color w:val="000000"/>
          </w:rPr>
          <w:delText>.modal-overlay</w:delText>
        </w:r>
        <w:r>
          <w:rPr>
            <w:color w:val="000000"/>
          </w:rPr>
          <w:delText>/</w:delText>
        </w:r>
        <w:r>
          <w:rPr>
            <w:rStyle w:val="HTMLCode"/>
            <w:color w:val="000000"/>
          </w:rPr>
          <w:delText>.modal-panel</w:delText>
        </w:r>
        <w:r>
          <w:rPr>
            <w:color w:val="000000"/>
          </w:rPr>
          <w:delText>/</w:delText>
        </w:r>
        <w:r>
          <w:rPr>
            <w:rStyle w:val="HTMLCode"/>
            <w:color w:val="000000"/>
          </w:rPr>
          <w:delText>.modal-head</w:delText>
        </w:r>
        <w:r>
          <w:rPr>
            <w:color w:val="000000"/>
          </w:rPr>
          <w:delText>/</w:delText>
        </w:r>
        <w:r>
          <w:rPr>
            <w:rStyle w:val="HTMLCode"/>
            <w:color w:val="000000"/>
          </w:rPr>
          <w:delText>.modal-title</w:delText>
        </w:r>
        <w:r>
          <w:rPr>
            <w:color w:val="000000"/>
          </w:rPr>
          <w:delText>/</w:delText>
        </w:r>
        <w:r>
          <w:rPr>
            <w:rStyle w:val="HTMLCode"/>
            <w:color w:val="000000"/>
          </w:rPr>
          <w:delText>.modal-body</w:delText>
        </w:r>
        <w:r>
          <w:rPr>
            <w:color w:val="000000"/>
          </w:rPr>
          <w:delText> classes. | | Jun 28, 2026 | </w:delText>
        </w:r>
        <w:r>
          <w:rPr>
            <w:rStyle w:val="HTMLCode"/>
            <w:color w:val="000000"/>
          </w:rPr>
          <w:delText>BlastyBiz-Dashboard.html</w:delText>
        </w:r>
        <w:r>
          <w:rPr>
            <w:color w:val="000000"/>
          </w:rPr>
          <w:delText> + </w:delText>
        </w:r>
        <w:r>
          <w:rPr>
            <w:rStyle w:val="HTMLCode"/>
            <w:color w:val="000000"/>
          </w:rPr>
          <w:delText>blastybiz-global.css</w:delText>
        </w:r>
        <w:r>
          <w:rPr>
            <w:color w:val="000000"/>
          </w:rPr>
          <w:delText> | Dashboard had a 120-line inline </w:delText>
        </w:r>
        <w:r>
          <w:rPr>
            <w:rStyle w:val="HTMLCode"/>
            <w:color w:val="000000"/>
          </w:rPr>
          <w:delText>&lt;style&gt;</w:delText>
        </w:r>
        <w:r>
          <w:rPr>
            <w:color w:val="000000"/>
          </w:rPr>
          <w:delText> block and 16+ inline </w:delText>
        </w:r>
        <w:r>
          <w:rPr>
            <w:rStyle w:val="HTMLCode"/>
            <w:color w:val="000000"/>
          </w:rPr>
          <w:delText>style=""</w:delText>
        </w:r>
        <w:r>
          <w:rPr>
            <w:color w:val="000000"/>
          </w:rPr>
          <w:delText> attributes scattered across static HTML. | Moved entire </w:delText>
        </w:r>
        <w:r>
          <w:rPr>
            <w:rStyle w:val="HTMLCode"/>
            <w:color w:val="000000"/>
          </w:rPr>
          <w:delText>&lt;style&gt;</w:delText>
        </w:r>
        <w:r>
          <w:rPr>
            <w:color w:val="000000"/>
          </w:rPr>
          <w:delText> block to a new </w:delText>
        </w:r>
        <w:r>
          <w:rPr>
            <w:rStyle w:val="HTMLCode"/>
            <w:color w:val="000000"/>
          </w:rPr>
          <w:delText>/* ══ DASHBOARD ══ */</w:delText>
        </w:r>
        <w:r>
          <w:rPr>
            <w:color w:val="000000"/>
          </w:rPr>
          <w:delText> section at the bottom of </w:delText>
        </w:r>
        <w:r>
          <w:rPr>
            <w:rStyle w:val="HTMLCode"/>
            <w:color w:val="000000"/>
          </w:rPr>
          <w:delText>blastybiz-global.css</w:delText>
        </w:r>
        <w:r>
          <w:rPr>
            <w:color w:val="000000"/>
          </w:rPr>
          <w:delText> (v96→v97). Deleted the </w:delText>
        </w:r>
        <w:r>
          <w:rPr>
            <w:rStyle w:val="HTMLCode"/>
            <w:color w:val="000000"/>
          </w:rPr>
          <w:delText>&lt;style&gt;</w:delText>
        </w:r>
        <w:r>
          <w:rPr>
            <w:color w:val="000000"/>
          </w:rPr>
          <w:delText xml:space="preserve"> block from the HTML head. </w:delText>
        </w:r>
        <w:r>
          <w:rPr>
            <w:color w:val="000000"/>
          </w:rPr>
          <w:lastRenderedPageBreak/>
          <w:delText>Converted all static HTML </w:delText>
        </w:r>
        <w:r>
          <w:rPr>
            <w:rStyle w:val="HTMLCode"/>
            <w:color w:val="000000"/>
          </w:rPr>
          <w:delText>style=""</w:delText>
        </w:r>
        <w:r>
          <w:rPr>
            <w:color w:val="000000"/>
          </w:rPr>
          <w:delText> attributes to classes: </w:delText>
        </w:r>
        <w:r>
          <w:rPr>
            <w:rStyle w:val="HTMLCode"/>
            <w:color w:val="000000"/>
          </w:rPr>
          <w:delText>.loading-text</w:delText>
        </w:r>
        <w:r>
          <w:rPr>
            <w:color w:val="000000"/>
          </w:rPr>
          <w:delText>, </w:delText>
        </w:r>
        <w:r>
          <w:rPr>
            <w:rStyle w:val="HTMLCode"/>
            <w:color w:val="000000"/>
          </w:rPr>
          <w:delText>.manage-link</w:delText>
        </w:r>
        <w:r>
          <w:rPr>
            <w:color w:val="000000"/>
          </w:rPr>
          <w:delText>, </w:delText>
        </w:r>
        <w:r>
          <w:rPr>
            <w:rStyle w:val="HTMLCode"/>
            <w:color w:val="000000"/>
          </w:rPr>
          <w:delText>.dash-stack</w:delText>
        </w:r>
        <w:r>
          <w:rPr>
            <w:color w:val="000000"/>
          </w:rPr>
          <w:delText>, </w:delText>
        </w:r>
        <w:r>
          <w:rPr>
            <w:rStyle w:val="HTMLCode"/>
            <w:color w:val="000000"/>
          </w:rPr>
          <w:delText>.danger-zone</w:delText>
        </w:r>
        <w:r>
          <w:rPr>
            <w:color w:val="000000"/>
          </w:rPr>
          <w:delText>, </w:delText>
        </w:r>
        <w:r>
          <w:rPr>
            <w:rStyle w:val="HTMLCode"/>
            <w:color w:val="000000"/>
          </w:rPr>
          <w:delText>.delete-account-btn</w:delText>
        </w:r>
        <w:r>
          <w:rPr>
            <w:color w:val="000000"/>
          </w:rPr>
          <w:delText>, </w:delText>
        </w:r>
        <w:r>
          <w:rPr>
            <w:rStyle w:val="HTMLCode"/>
            <w:color w:val="000000"/>
          </w:rPr>
          <w:delText>.delete-modal</w:delText>
        </w:r>
        <w:r>
          <w:rPr>
            <w:color w:val="000000"/>
          </w:rPr>
          <w:delText>, </w:delText>
        </w:r>
        <w:r>
          <w:rPr>
            <w:rStyle w:val="HTMLCode"/>
            <w:color w:val="000000"/>
          </w:rPr>
          <w:delText>.delete-input</w:delText>
        </w:r>
        <w:r>
          <w:rPr>
            <w:color w:val="000000"/>
          </w:rPr>
          <w:delText>, </w:delText>
        </w:r>
        <w:r>
          <w:rPr>
            <w:rStyle w:val="HTMLCode"/>
            <w:color w:val="000000"/>
          </w:rPr>
          <w:delText>.delete-actions</w:delText>
        </w:r>
        <w:r>
          <w:rPr>
            <w:color w:val="000000"/>
          </w:rPr>
          <w:delText>, </w:delText>
        </w:r>
        <w:r>
          <w:rPr>
            <w:rStyle w:val="HTMLCode"/>
            <w:color w:val="000000"/>
          </w:rPr>
          <w:delText>.delete-cancel</w:delText>
        </w:r>
        <w:r>
          <w:rPr>
            <w:color w:val="000000"/>
          </w:rPr>
          <w:delText>, </w:delText>
        </w:r>
        <w:r>
          <w:rPr>
            <w:rStyle w:val="HTMLCode"/>
            <w:color w:val="000000"/>
          </w:rPr>
          <w:delText>.danger-text</w:delText>
        </w:r>
        <w:r>
          <w:rPr>
            <w:color w:val="000000"/>
          </w:rPr>
          <w:delText>. Removed redundant inline styles on </w:delText>
        </w:r>
        <w:r>
          <w:rPr>
            <w:rStyle w:val="HTMLCode"/>
            <w:color w:val="000000"/>
          </w:rPr>
          <w:delText>h3#score-label</w:delText>
        </w:r>
        <w:r>
          <w:rPr>
            <w:color w:val="000000"/>
          </w:rPr>
          <w:delText> and </w:delText>
        </w:r>
        <w:r>
          <w:rPr>
            <w:rStyle w:val="HTMLCode"/>
            <w:color w:val="000000"/>
          </w:rPr>
          <w:delText>p#score-desc</w:delText>
        </w:r>
        <w:r>
          <w:rPr>
            <w:color w:val="000000"/>
          </w:rPr>
          <w:delText> (already covered by </w:delText>
        </w:r>
        <w:r>
          <w:rPr>
            <w:rStyle w:val="HTMLCode"/>
            <w:color w:val="000000"/>
          </w:rPr>
          <w:delText>.score-meta h3/p</w:delText>
        </w:r>
        <w:r>
          <w:rPr>
            <w:color w:val="000000"/>
          </w:rPr>
          <w:delText>). Scoped toast override as </w:delText>
        </w:r>
        <w:r>
          <w:rPr>
            <w:rStyle w:val="HTMLCode"/>
            <w:color w:val="000000"/>
          </w:rPr>
          <w:delText>body.logged-in .toast { bottom: 80px }</w:delText>
        </w:r>
        <w:r>
          <w:rPr>
            <w:color w:val="000000"/>
          </w:rPr>
          <w:delText> so it doesn't bleed to other pages. Kept </w:delText>
        </w:r>
        <w:r>
          <w:rPr>
            <w:rStyle w:val="HTMLCode"/>
            <w:color w:val="000000"/>
          </w:rPr>
          <w:delText>style="width:0%"</w:delText>
        </w:r>
        <w:r>
          <w:rPr>
            <w:color w:val="000000"/>
          </w:rPr>
          <w:delText> on progress bar (JS-dynamic). JS template-string inline styles left in place. | | Jun 28, 2026 | </w:delText>
        </w:r>
        <w:r>
          <w:rPr>
            <w:rStyle w:val="HTMLCode"/>
            <w:color w:val="000000"/>
          </w:rPr>
          <w:delText>blastybiz-global.css</w:delText>
        </w:r>
        <w:r>
          <w:rPr>
            <w:color w:val="000000"/>
          </w:rPr>
          <w:delText> — missing CSS variable declarations | </w:delText>
        </w:r>
        <w:r>
          <w:rPr>
            <w:rStyle w:val="HTMLCode"/>
            <w:color w:val="000000"/>
          </w:rPr>
          <w:delText>--danger</w:delText>
        </w:r>
        <w:r>
          <w:rPr>
            <w:color w:val="000000"/>
          </w:rPr>
          <w:delText>, </w:delText>
        </w:r>
        <w:r>
          <w:rPr>
            <w:rStyle w:val="HTMLCode"/>
            <w:color w:val="000000"/>
          </w:rPr>
          <w:delText>--warn</w:delText>
        </w:r>
        <w:r>
          <w:rPr>
            <w:color w:val="000000"/>
          </w:rPr>
          <w:delText>, and </w:delText>
        </w:r>
        <w:r>
          <w:rPr>
            <w:rStyle w:val="HTMLCode"/>
            <w:color w:val="000000"/>
          </w:rPr>
          <w:delText>--blue</w:delText>
        </w:r>
        <w:r>
          <w:rPr>
            <w:color w:val="000000"/>
          </w:rPr>
          <w:delText> were referenced by class rules (</w:delText>
        </w:r>
        <w:r>
          <w:rPr>
            <w:rStyle w:val="HTMLCode"/>
            <w:color w:val="000000"/>
          </w:rPr>
          <w:delText>.text-warn</w:delText>
        </w:r>
        <w:r>
          <w:rPr>
            <w:color w:val="000000"/>
          </w:rPr>
          <w:delText>, </w:delText>
        </w:r>
        <w:r>
          <w:rPr>
            <w:rStyle w:val="HTMLCode"/>
            <w:color w:val="000000"/>
          </w:rPr>
          <w:delText>.link-blue</w:delText>
        </w:r>
        <w:r>
          <w:rPr>
            <w:color w:val="000000"/>
          </w:rPr>
          <w:delText>, </w:delText>
        </w:r>
        <w:r>
          <w:rPr>
            <w:rStyle w:val="HTMLCode"/>
            <w:color w:val="000000"/>
          </w:rPr>
          <w:delText>.text-danger</w:delText>
        </w:r>
        <w:r>
          <w:rPr>
            <w:color w:val="000000"/>
          </w:rPr>
          <w:delText>, </w:delText>
        </w:r>
        <w:r>
          <w:rPr>
            <w:rStyle w:val="HTMLCode"/>
            <w:color w:val="000000"/>
          </w:rPr>
          <w:delText>.badge-danger-soft</w:delText>
        </w:r>
        <w:r>
          <w:rPr>
            <w:color w:val="000000"/>
          </w:rPr>
          <w:delText>, </w:delText>
        </w:r>
        <w:r>
          <w:rPr>
            <w:rStyle w:val="HTMLCode"/>
            <w:color w:val="000000"/>
          </w:rPr>
          <w:delText>.ig-badge-warn</w:delText>
        </w:r>
        <w:r>
          <w:rPr>
            <w:color w:val="000000"/>
          </w:rPr>
          <w:delText>, </w:delText>
        </w:r>
        <w:r>
          <w:rPr>
            <w:rStyle w:val="HTMLCode"/>
            <w:color w:val="000000"/>
          </w:rPr>
          <w:delText>.toast.error-toast</w:delText>
        </w:r>
        <w:r>
          <w:rPr>
            <w:color w:val="000000"/>
          </w:rPr>
          <w:delText>, </w:delText>
        </w:r>
        <w:r>
          <w:rPr>
            <w:rStyle w:val="HTMLCode"/>
            <w:color w:val="000000"/>
          </w:rPr>
          <w:delText>.needs</w:delText>
        </w:r>
        <w:r>
          <w:rPr>
            <w:color w:val="000000"/>
          </w:rPr>
          <w:delText>, </w:delText>
        </w:r>
        <w:r>
          <w:rPr>
            <w:rStyle w:val="HTMLCode"/>
            <w:color w:val="000000"/>
          </w:rPr>
          <w:delText>.error</w:delText>
        </w:r>
        <w:r>
          <w:rPr>
            <w:color w:val="000000"/>
          </w:rPr>
          <w:delText>, </w:delText>
        </w:r>
        <w:r>
          <w:rPr>
            <w:rStyle w:val="HTMLCode"/>
            <w:color w:val="000000"/>
          </w:rPr>
          <w:delText>.warn</w:delText>
        </w:r>
        <w:r>
          <w:rPr>
            <w:color w:val="000000"/>
          </w:rPr>
          <w:delText> etc.) but never declared in </w:delText>
        </w:r>
        <w:r>
          <w:rPr>
            <w:rStyle w:val="HTMLCode"/>
            <w:color w:val="000000"/>
          </w:rPr>
          <w:delText>:root</w:delText>
        </w:r>
        <w:r>
          <w:rPr>
            <w:color w:val="000000"/>
          </w:rPr>
          <w:delText>. Any browser that hadn't cached a prior inline </w:delText>
        </w:r>
        <w:r>
          <w:rPr>
            <w:rStyle w:val="HTMLCode"/>
            <w:color w:val="000000"/>
          </w:rPr>
          <w:delText>:root</w:delText>
        </w:r>
        <w:r>
          <w:rPr>
            <w:color w:val="000000"/>
          </w:rPr>
          <w:delText> block from an individual page would render those classes with no color at all. Fix: added </w:delText>
        </w:r>
        <w:r>
          <w:rPr>
            <w:rStyle w:val="HTMLCode"/>
            <w:color w:val="000000"/>
          </w:rPr>
          <w:delText>--danger: #FF4444; --warn: #FFA726; --blue: #54A8FF</w:delText>
        </w:r>
        <w:r>
          <w:rPr>
            <w:color w:val="000000"/>
          </w:rPr>
          <w:delText> to the </w:delText>
        </w:r>
        <w:r>
          <w:rPr>
            <w:rStyle w:val="HTMLCode"/>
            <w:color w:val="000000"/>
          </w:rPr>
          <w:delText>:root</w:delText>
        </w:r>
        <w:r>
          <w:rPr>
            <w:color w:val="000000"/>
          </w:rPr>
          <w:delText> block in </w:delText>
        </w:r>
        <w:r>
          <w:rPr>
            <w:rStyle w:val="HTMLCode"/>
            <w:color w:val="000000"/>
          </w:rPr>
          <w:delText>blastybiz-global.css</w:delText>
        </w:r>
        <w:r>
          <w:rPr>
            <w:color w:val="000000"/>
          </w:rPr>
          <w:delText>. | | Jun 28, 2026 | </w:delText>
        </w:r>
        <w:r>
          <w:rPr>
            <w:rStyle w:val="HTMLCode"/>
            <w:color w:val="000000"/>
          </w:rPr>
          <w:delText>BlastyBiz-Connect.html</w:delText>
        </w:r>
        <w:r>
          <w:rPr>
            <w:color w:val="000000"/>
          </w:rPr>
          <w:delText> — duplicate </w:delText>
        </w:r>
        <w:r>
          <w:rPr>
            <w:rStyle w:val="HTMLCode"/>
            <w:color w:val="000000"/>
          </w:rPr>
          <w:delText>:root</w:delText>
        </w:r>
        <w:r>
          <w:rPr>
            <w:color w:val="000000"/>
          </w:rPr>
          <w:delText> CSS variables | Connect.html had its own inline </w:delText>
        </w:r>
        <w:r>
          <w:rPr>
            <w:rStyle w:val="HTMLCode"/>
            <w:color w:val="000000"/>
          </w:rPr>
          <w:delText>&lt;style&gt;:root{--green…--blue}&lt;/style&gt;</w:delText>
        </w:r>
        <w:r>
          <w:rPr>
            <w:color w:val="000000"/>
          </w:rPr>
          <w:delText> block redundantly redeclaring all 11 CSS variables already in </w:delText>
        </w:r>
        <w:r>
          <w:rPr>
            <w:rStyle w:val="HTMLCode"/>
            <w:color w:val="000000"/>
          </w:rPr>
          <w:delText>blastybiz-global.css</w:delText>
        </w:r>
        <w:r>
          <w:rPr>
            <w:color w:val="000000"/>
          </w:rPr>
          <w:delText>. Now that the 3 missing variables are in the global file, the duplicate block was removed. Connect.html version bumped to </w:delText>
        </w:r>
        <w:r>
          <w:rPr>
            <w:rStyle w:val="HTMLCode"/>
            <w:color w:val="000000"/>
          </w:rPr>
          <w:delText>v=98</w:delText>
        </w:r>
        <w:r>
          <w:rPr>
            <w:color w:val="000000"/>
          </w:rPr>
          <w:delText> to force cache refresh. | | Jun 28, 2026 | </w:delText>
        </w:r>
        <w:r>
          <w:rPr>
            <w:rStyle w:val="HTMLCode"/>
            <w:color w:val="000000"/>
          </w:rPr>
          <w:delText>BlastyBiz-Publishing-Status.html</w:delText>
        </w:r>
        <w:r>
          <w:rPr>
            <w:color w:val="000000"/>
          </w:rPr>
          <w:delText>, </w:delText>
        </w:r>
        <w:r>
          <w:rPr>
            <w:rStyle w:val="HTMLCode"/>
            <w:color w:val="000000"/>
          </w:rPr>
          <w:delText>BlastyBiz-Connected.html</w:delText>
        </w:r>
        <w:r>
          <w:rPr>
            <w:color w:val="000000"/>
          </w:rPr>
          <w:delText>, </w:delText>
        </w:r>
        <w:r>
          <w:rPr>
            <w:rStyle w:val="HTMLCode"/>
            <w:color w:val="000000"/>
          </w:rPr>
          <w:delText>BlastyBiz-BizContext.html</w:delText>
        </w:r>
        <w:r>
          <w:rPr>
            <w:color w:val="000000"/>
          </w:rPr>
          <w:delText>, </w:delText>
        </w:r>
        <w:r>
          <w:rPr>
            <w:rStyle w:val="HTMLCode"/>
            <w:color w:val="000000"/>
          </w:rPr>
          <w:delText>BlastyBiz-Connect.html</w:delText>
        </w:r>
        <w:r>
          <w:rPr>
            <w:color w:val="000000"/>
          </w:rPr>
          <w:delText>, </w:delText>
        </w:r>
        <w:r>
          <w:rPr>
            <w:rStyle w:val="HTMLCode"/>
            <w:color w:val="000000"/>
          </w:rPr>
          <w:delText>BlastyBiz-Listing-Preview.html</w:delText>
        </w:r>
        <w:r>
          <w:rPr>
            <w:color w:val="000000"/>
          </w:rPr>
          <w:delText>, </w:delText>
        </w:r>
        <w:r>
          <w:rPr>
            <w:rStyle w:val="HTMLCode"/>
            <w:color w:val="000000"/>
          </w:rPr>
          <w:delText>BlastyBiz-Onboarding.html</w:delText>
        </w:r>
        <w:r>
          <w:rPr>
            <w:color w:val="000000"/>
          </w:rPr>
          <w:delText> — CSS classification Pass 1C + shared backbone | All 5 sub-flow pages had duplicate </w:delText>
        </w:r>
        <w:r>
          <w:rPr>
            <w:rStyle w:val="HTMLCode"/>
            <w:color w:val="000000"/>
          </w:rPr>
          <w:delText>:root</w:delText>
        </w:r>
        <w:r>
          <w:rPr>
            <w:color w:val="000000"/>
          </w:rPr>
          <w:delText> + </w:delText>
        </w:r>
        <w:r>
          <w:rPr>
            <w:rStyle w:val="HTMLCode"/>
            <w:color w:val="000000"/>
          </w:rPr>
          <w:delText>*</w:delText>
        </w:r>
        <w:r>
          <w:rPr>
            <w:color w:val="000000"/>
          </w:rPr>
          <w:delText> reset + </w:delText>
        </w:r>
        <w:r>
          <w:rPr>
            <w:rStyle w:val="HTMLCode"/>
            <w:color w:val="000000"/>
          </w:rPr>
          <w:delText>html,body</w:delText>
        </w:r>
        <w:r>
          <w:rPr>
            <w:color w:val="000000"/>
          </w:rPr>
          <w:delText> base + their own custom header markup, despite already linking </w:delText>
        </w:r>
        <w:r>
          <w:rPr>
            <w:rStyle w:val="HTMLCode"/>
            <w:color w:val="000000"/>
          </w:rPr>
          <w:delText>blastybiz-global.css</w:delText>
        </w:r>
        <w:r>
          <w:rPr>
            <w:color w:val="000000"/>
          </w:rPr>
          <w:delText>. Each page's embedded </w:delText>
        </w:r>
        <w:r>
          <w:rPr>
            <w:rStyle w:val="HTMLCode"/>
            <w:color w:val="000000"/>
          </w:rPr>
          <w:delText>&lt;style&gt;</w:delText>
        </w:r>
        <w:r>
          <w:rPr>
            <w:color w:val="000000"/>
          </w:rPr>
          <w:delText> block was stripped of the duplicated global rules (</w:delText>
        </w:r>
        <w:r>
          <w:rPr>
            <w:rStyle w:val="HTMLCode"/>
            <w:color w:val="000000"/>
          </w:rPr>
          <w:delText>:root</w:delText>
        </w:r>
        <w:r>
          <w:rPr>
            <w:color w:val="000000"/>
          </w:rPr>
          <w:delText>, reset, body base, old </w:delText>
        </w:r>
        <w:r>
          <w:rPr>
            <w:rStyle w:val="HTMLCode"/>
            <w:color w:val="000000"/>
          </w:rPr>
          <w:delText>.header</w:delText>
        </w:r>
        <w:r>
          <w:rPr>
            <w:color w:val="000000"/>
          </w:rPr>
          <w:delText>/</w:delText>
        </w:r>
        <w:r>
          <w:rPr>
            <w:rStyle w:val="HTMLCode"/>
            <w:color w:val="000000"/>
          </w:rPr>
          <w:delText>header</w:delText>
        </w:r>
        <w:r>
          <w:rPr>
            <w:color w:val="000000"/>
          </w:rPr>
          <w:delText>/</w:delText>
        </w:r>
        <w:r>
          <w:rPr>
            <w:rStyle w:val="HTMLCode"/>
            <w:color w:val="000000"/>
          </w:rPr>
          <w:delText>.logo</w:delText>
        </w:r>
        <w:r>
          <w:rPr>
            <w:color w:val="000000"/>
          </w:rPr>
          <w:delText>/</w:delText>
        </w:r>
        <w:r>
          <w:rPr>
            <w:rStyle w:val="HTMLCode"/>
            <w:color w:val="000000"/>
          </w:rPr>
          <w:delText>.back-btn</w:delText>
        </w:r>
        <w:r>
          <w:rPr>
            <w:color w:val="000000"/>
          </w:rPr>
          <w:delText> CSS). Custom header HTML (</w:delText>
        </w:r>
        <w:r>
          <w:rPr>
            <w:rStyle w:val="HTMLCode"/>
            <w:color w:val="000000"/>
          </w:rPr>
          <w:delText>.header</w:delText>
        </w:r>
        <w:r>
          <w:rPr>
            <w:color w:val="000000"/>
          </w:rPr>
          <w:delText> div or </w:delText>
        </w:r>
        <w:r>
          <w:rPr>
            <w:rStyle w:val="HTMLCode"/>
            <w:color w:val="000000"/>
          </w:rPr>
          <w:delText>&lt;header&gt;</w:delText>
        </w:r>
        <w:r>
          <w:rPr>
            <w:color w:val="000000"/>
          </w:rPr>
          <w:delText> element) replaced with </w:delText>
        </w:r>
        <w:r>
          <w:rPr>
            <w:rStyle w:val="HTMLCode"/>
            <w:color w:val="000000"/>
          </w:rPr>
          <w:delText>&lt;div id="site-header-inject"&gt;&lt;/div&gt;</w:delText>
        </w:r>
        <w:r>
          <w:rPr>
            <w:color w:val="000000"/>
          </w:rPr>
          <w:delText> + fetch script on every page. </w:delText>
        </w:r>
        <w:r>
          <w:rPr>
            <w:rStyle w:val="HTMLCode"/>
            <w:color w:val="000000"/>
          </w:rPr>
          <w:delText>&lt;div id="site-footer-inject"&gt;&lt;/div&gt;</w:delText>
        </w:r>
        <w:r>
          <w:rPr>
            <w:color w:val="000000"/>
          </w:rPr>
          <w:delText> + footer fetch script added to every page before </w:delText>
        </w:r>
        <w:r>
          <w:rPr>
            <w:rStyle w:val="HTMLCode"/>
            <w:color w:val="000000"/>
          </w:rPr>
          <w:delText>&lt;/body&gt;</w:delText>
        </w:r>
        <w:r>
          <w:rPr>
            <w:color w:val="000000"/>
          </w:rPr>
          <w:delText>. </w:delText>
        </w:r>
        <w:r>
          <w:rPr>
            <w:rStyle w:val="HTMLCode"/>
            <w:color w:val="000000"/>
          </w:rPr>
          <w:delText>.main</w:delText>
        </w:r>
        <w:r>
          <w:rPr>
            <w:color w:val="000000"/>
          </w:rPr>
          <w:delText>/</w:delText>
        </w:r>
        <w:r>
          <w:rPr>
            <w:rStyle w:val="HTMLCode"/>
            <w:color w:val="000000"/>
          </w:rPr>
          <w:delText>main</w:delText>
        </w:r>
        <w:r>
          <w:rPr>
            <w:color w:val="000000"/>
          </w:rPr>
          <w:delText> padding-top updated to </w:delText>
        </w:r>
        <w:r>
          <w:rPr>
            <w:rStyle w:val="HTMLCode"/>
            <w:color w:val="000000"/>
          </w:rPr>
          <w:delText>120px</w:delText>
        </w:r>
        <w:r>
          <w:rPr>
            <w:color w:val="000000"/>
          </w:rPr>
          <w:delText> desktop / </w:delText>
        </w:r>
        <w:r>
          <w:rPr>
            <w:rStyle w:val="HTMLCode"/>
            <w:color w:val="000000"/>
          </w:rPr>
          <w:delText>56px</w:delText>
        </w:r>
        <w:r>
          <w:rPr>
            <w:color w:val="000000"/>
          </w:rPr>
          <w:delText> mobile to clear the fixed shared header. Onboarding (which already had header inject) received the missing footer inject. All 6 files bumped to </w:delText>
        </w:r>
        <w:r>
          <w:rPr>
            <w:rStyle w:val="HTMLCode"/>
            <w:color w:val="000000"/>
          </w:rPr>
          <w:delText>blastybiz-global.css?v=99</w:delText>
        </w:r>
        <w:r>
          <w:rPr>
            <w:color w:val="000000"/>
          </w:rPr>
          <w:delText>. Every page now carries the full shared site header (logo, nav, Log In / Log Out) and footer without duplicating any global CSS. Confirmed live via curl. | | Jun 28, 2026 | </w:delText>
        </w:r>
        <w:r>
          <w:rPr>
            <w:rStyle w:val="HTMLCode"/>
            <w:color w:val="000000"/>
          </w:rPr>
          <w:delText>BlastyBiz-Admin-Failed-Jobs.html</w:delText>
        </w:r>
        <w:r>
          <w:rPr>
            <w:color w:val="000000"/>
          </w:rPr>
          <w:delText>, </w:delText>
        </w:r>
        <w:r>
          <w:rPr>
            <w:rStyle w:val="HTMLCode"/>
            <w:color w:val="000000"/>
          </w:rPr>
          <w:delText>BlastyBiz-Admin-Platform-Health.html</w:delText>
        </w:r>
        <w:r>
          <w:rPr>
            <w:color w:val="000000"/>
          </w:rPr>
          <w:delText>, </w:delText>
        </w:r>
        <w:r>
          <w:rPr>
            <w:rStyle w:val="HTMLCode"/>
            <w:color w:val="000000"/>
          </w:rPr>
          <w:delText>BlastyBiz-Admin-Subscriptions.html</w:delText>
        </w:r>
        <w:r>
          <w:rPr>
            <w:color w:val="000000"/>
          </w:rPr>
          <w:delText>, </w:delText>
        </w:r>
        <w:r>
          <w:rPr>
            <w:rStyle w:val="HTMLCode"/>
            <w:color w:val="000000"/>
          </w:rPr>
          <w:delText>BlastyBiz-Admin-Users.html</w:delText>
        </w:r>
        <w:r>
          <w:rPr>
            <w:color w:val="000000"/>
          </w:rPr>
          <w:delText> — shared 5,172-char CSS block duplicated in all 4 pages | All four minified admin pages embedded the identical </w:delText>
        </w:r>
        <w:r>
          <w:rPr>
            <w:rStyle w:val="HTMLCode"/>
            <w:color w:val="000000"/>
          </w:rPr>
          <w:delText>&lt;style&gt;…&lt;/style&gt;</w:delText>
        </w:r>
        <w:r>
          <w:rPr>
            <w:color w:val="000000"/>
          </w:rPr>
          <w:delText> block (</w:delText>
        </w:r>
        <w:r>
          <w:rPr>
            <w:rStyle w:val="HTMLCode"/>
            <w:color w:val="000000"/>
          </w:rPr>
          <w:delText>:root</w:delText>
        </w:r>
        <w:r>
          <w:rPr>
            <w:color w:val="000000"/>
          </w:rPr>
          <w:delText> + reset + body + header + admin layout + </w:delText>
        </w:r>
        <w:r>
          <w:rPr>
            <w:rStyle w:val="HTMLCode"/>
            <w:color w:val="000000"/>
          </w:rPr>
          <w:delText>.logo/.top-actions/.icon-btn/.card/.stat/.list/.badge/.btn/.mobile-nav</w:delText>
        </w:r>
        <w:r>
          <w:rPr>
            <w:color w:val="000000"/>
          </w:rPr>
          <w:delText> + media query). Any fix to the shared admin layout required editing 4 files. Created </w:delText>
        </w:r>
        <w:r>
          <w:rPr>
            <w:rStyle w:val="HTMLCode"/>
            <w:color w:val="000000"/>
          </w:rPr>
          <w:delText>blastybiz-admin.css</w:delText>
        </w:r>
        <w:r>
          <w:rPr>
            <w:color w:val="000000"/>
          </w:rPr>
          <w:delText> from the shared block; replaced the embedded </w:delText>
        </w:r>
        <w:r>
          <w:rPr>
            <w:rStyle w:val="HTMLCode"/>
            <w:color w:val="000000"/>
          </w:rPr>
          <w:delText>&lt;style&gt;</w:delText>
        </w:r>
        <w:r>
          <w:rPr>
            <w:color w:val="000000"/>
          </w:rPr>
          <w:delText> tag in all 4 pages with </w:delText>
        </w:r>
        <w:r>
          <w:rPr>
            <w:rStyle w:val="HTMLCode"/>
            <w:color w:val="000000"/>
          </w:rPr>
          <w:delText>&lt;link rel="stylesheet" href="blastybiz-admin.css"&gt;</w:delText>
        </w:r>
        <w:r>
          <w:rPr>
            <w:color w:val="000000"/>
          </w:rPr>
          <w:delText>. Admin layout is now maintained in one file. | | Jun 28, 2026 | </w:delText>
        </w:r>
        <w:r>
          <w:rPr>
            <w:rStyle w:val="HTMLCode"/>
            <w:color w:val="000000"/>
          </w:rPr>
          <w:delText>BlastyBiz-Onboarding.html</w:delText>
        </w:r>
        <w:r>
          <w:rPr>
            <w:color w:val="000000"/>
          </w:rPr>
          <w:delText>, </w:delText>
        </w:r>
        <w:r>
          <w:rPr>
            <w:rStyle w:val="HTMLCode"/>
            <w:color w:val="000000"/>
          </w:rPr>
          <w:delText>BlastyBiz-Publishing-Status.html</w:delText>
        </w:r>
        <w:r>
          <w:rPr>
            <w:color w:val="000000"/>
          </w:rPr>
          <w:delText>, </w:delText>
        </w:r>
        <w:r>
          <w:rPr>
            <w:rStyle w:val="HTMLCode"/>
            <w:color w:val="000000"/>
          </w:rPr>
          <w:delText>BlastyBiz-Connect.html</w:delText>
        </w:r>
        <w:r>
          <w:rPr>
            <w:color w:val="000000"/>
          </w:rPr>
          <w:delText>, </w:delText>
        </w:r>
        <w:r>
          <w:rPr>
            <w:rStyle w:val="HTMLCode"/>
            <w:color w:val="000000"/>
          </w:rPr>
          <w:delText>BlastyBiz-Admin-Failed-Jobs.html</w:delText>
        </w:r>
        <w:r>
          <w:rPr>
            <w:color w:val="000000"/>
          </w:rPr>
          <w:delText> | </w:delText>
        </w:r>
        <w:r>
          <w:rPr>
            <w:rStyle w:val="Strong"/>
            <w:color w:val="000000"/>
          </w:rPr>
          <w:delText>Inline style extraction — second wave + Onboarding backbone.</w:delText>
        </w:r>
        <w:r>
          <w:rPr>
            <w:color w:val="000000"/>
          </w:rPr>
          <w:delText> (1) Onboarding: added shared site header inject (</w:delText>
        </w:r>
        <w:r>
          <w:rPr>
            <w:rStyle w:val="HTMLCode"/>
            <w:color w:val="000000"/>
          </w:rPr>
          <w:delText>#site-header-inject</w:delText>
        </w:r>
        <w:r>
          <w:rPr>
            <w:color w:val="000000"/>
          </w:rPr>
          <w:delText> + fetch script); </w:delText>
        </w:r>
        <w:r>
          <w:rPr>
            <w:rStyle w:val="HTMLCode"/>
            <w:color w:val="000000"/>
          </w:rPr>
          <w:delText>.wizard</w:delText>
        </w:r>
        <w:r>
          <w:rPr>
            <w:color w:val="000000"/>
          </w:rPr>
          <w:delText> given </w:delText>
        </w:r>
        <w:r>
          <w:rPr>
            <w:rStyle w:val="HTMLCode"/>
            <w:color w:val="000000"/>
          </w:rPr>
          <w:delText>padding-top: 120px</w:delText>
        </w:r>
        <w:r>
          <w:rPr>
            <w:color w:val="000000"/>
          </w:rPr>
          <w:delText> desktop / </w:delText>
        </w:r>
        <w:r>
          <w:rPr>
            <w:rStyle w:val="HTMLCode"/>
            <w:color w:val="000000"/>
          </w:rPr>
          <w:delText>56px</w:delText>
        </w:r>
        <w:r>
          <w:rPr>
            <w:color w:val="000000"/>
          </w:rPr>
          <w:delText> mobile so wizard fills space below the fixed header; dead </w:delText>
        </w:r>
        <w:r>
          <w:rPr>
            <w:rStyle w:val="HTMLCode"/>
            <w:color w:val="000000"/>
          </w:rPr>
          <w:delText>.wiz-logo</w:delText>
        </w:r>
        <w:r>
          <w:rPr>
            <w:color w:val="000000"/>
          </w:rPr>
          <w:delText xml:space="preserve"> CSS block removed (div removed in prior step). 26 </w:delText>
        </w:r>
        <w:r>
          <w:rPr>
            <w:color w:val="000000"/>
          </w:rPr>
          <w:lastRenderedPageBreak/>
          <w:delText>static </w:delText>
        </w:r>
        <w:r>
          <w:rPr>
            <w:rStyle w:val="HTMLCode"/>
            <w:color w:val="000000"/>
          </w:rPr>
          <w:delText>style=""</w:delText>
        </w:r>
        <w:r>
          <w:rPr>
            <w:color w:val="000000"/>
          </w:rPr>
          <w:delText> attributes extracted to 17 CSS utility classes (</w:delText>
        </w:r>
        <w:r>
          <w:rPr>
            <w:rStyle w:val="HTMLCode"/>
            <w:color w:val="000000"/>
          </w:rPr>
          <w:delText>.loc-type-btn</w:delText>
        </w:r>
        <w:r>
          <w:rPr>
            <w:color w:val="000000"/>
          </w:rPr>
          <w:delText>, </w:delText>
        </w:r>
        <w:r>
          <w:rPr>
            <w:rStyle w:val="HTMLCode"/>
            <w:color w:val="000000"/>
          </w:rPr>
          <w:delText>.loc-btn-row</w:delText>
        </w:r>
        <w:r>
          <w:rPr>
            <w:color w:val="000000"/>
          </w:rPr>
          <w:delText>, </w:delText>
        </w:r>
        <w:r>
          <w:rPr>
            <w:rStyle w:val="HTMLCode"/>
            <w:color w:val="000000"/>
          </w:rPr>
          <w:delText>.cat-divider-row/.line/.label</w:delText>
        </w:r>
        <w:r>
          <w:rPr>
            <w:color w:val="000000"/>
          </w:rPr>
          <w:delText>, </w:delText>
        </w:r>
        <w:r>
          <w:rPr>
            <w:rStyle w:val="HTMLCode"/>
            <w:color w:val="000000"/>
          </w:rPr>
          <w:delText>.cat-note</w:delText>
        </w:r>
        <w:r>
          <w:rPr>
            <w:color w:val="000000"/>
          </w:rPr>
          <w:delText>, </w:delText>
        </w:r>
        <w:r>
          <w:rPr>
            <w:rStyle w:val="HTMLCode"/>
            <w:color w:val="000000"/>
          </w:rPr>
          <w:delText>.btn-cat-resolve</w:delText>
        </w:r>
        <w:r>
          <w:rPr>
            <w:color w:val="000000"/>
          </w:rPr>
          <w:delText>, </w:delText>
        </w:r>
        <w:r>
          <w:rPr>
            <w:rStyle w:val="HTMLCode"/>
            <w:color w:val="000000"/>
          </w:rPr>
          <w:delText>.days-grid</w:delText>
        </w:r>
        <w:r>
          <w:rPr>
            <w:color w:val="000000"/>
          </w:rPr>
          <w:delText>, </w:delText>
        </w:r>
        <w:r>
          <w:rPr>
            <w:rStyle w:val="HTMLCode"/>
            <w:color w:val="000000"/>
          </w:rPr>
          <w:delText>.btn-coming-soon</w:delText>
        </w:r>
        <w:r>
          <w:rPr>
            <w:color w:val="000000"/>
          </w:rPr>
          <w:delText>, </w:delText>
        </w:r>
        <w:r>
          <w:rPr>
            <w:rStyle w:val="HTMLCode"/>
            <w:color w:val="000000"/>
          </w:rPr>
          <w:delText>.sstat-unit</w:delText>
        </w:r>
        <w:r>
          <w:rPr>
            <w:color w:val="000000"/>
          </w:rPr>
          <w:delText>, </w:delText>
        </w:r>
        <w:r>
          <w:rPr>
            <w:rStyle w:val="HTMLCode"/>
            <w:color w:val="000000"/>
          </w:rPr>
          <w:delText>.cat-loading-msg</w:delText>
        </w:r>
        <w:r>
          <w:rPr>
            <w:color w:val="000000"/>
          </w:rPr>
          <w:delText>, </w:delText>
        </w:r>
        <w:r>
          <w:rPr>
            <w:rStyle w:val="HTMLCode"/>
            <w:color w:val="000000"/>
          </w:rPr>
          <w:delText>.cat-qs-wrap/.note</w:delText>
        </w:r>
        <w:r>
          <w:rPr>
            <w:color w:val="000000"/>
          </w:rPr>
          <w:delText>, </w:delText>
        </w:r>
        <w:r>
          <w:rPr>
            <w:rStyle w:val="HTMLCode"/>
            <w:color w:val="000000"/>
          </w:rPr>
          <w:delText>.cat-q-field/.label/.input/.submit</w:delText>
        </w:r>
        <w:r>
          <w:rPr>
            <w:color w:val="000000"/>
          </w:rPr>
          <w:delText>) in page </w:delText>
        </w:r>
        <w:r>
          <w:rPr>
            <w:rStyle w:val="HTMLCode"/>
            <w:color w:val="000000"/>
          </w:rPr>
          <w:delText>&lt;style&gt;</w:delText>
        </w:r>
        <w:r>
          <w:rPr>
            <w:color w:val="000000"/>
          </w:rPr>
          <w:delText> block; JS template literals in </w:delText>
        </w:r>
        <w:r>
          <w:rPr>
            <w:rStyle w:val="HTMLCode"/>
            <w:color w:val="000000"/>
          </w:rPr>
          <w:delText>resolveCats()</w:delText>
        </w:r>
        <w:r>
          <w:rPr>
            <w:color w:val="000000"/>
          </w:rPr>
          <w:delText> updated to use class names. 4 intentional </w:delText>
        </w:r>
        <w:r>
          <w:rPr>
            <w:rStyle w:val="HTMLCode"/>
            <w:color w:val="000000"/>
          </w:rPr>
          <w:delText>style=</w:delText>
        </w:r>
        <w:r>
          <w:rPr>
            <w:color w:val="000000"/>
          </w:rPr>
          <w:delText> remain (progress </w:delText>
        </w:r>
        <w:r>
          <w:rPr>
            <w:rStyle w:val="HTMLCode"/>
            <w:color w:val="000000"/>
          </w:rPr>
          <w:delText>width:0%</w:delText>
        </w:r>
        <w:r>
          <w:rPr>
            <w:color w:val="000000"/>
          </w:rPr>
          <w:delText>, 3× JS-toggled </w:delText>
        </w:r>
        <w:r>
          <w:rPr>
            <w:rStyle w:val="HTMLCode"/>
            <w:color w:val="000000"/>
          </w:rPr>
          <w:delText>display:none</w:delText>
        </w:r>
        <w:r>
          <w:rPr>
            <w:color w:val="000000"/>
          </w:rPr>
          <w:delText>). (2) Publishing-Status: extracted static design from </w:delText>
        </w:r>
        <w:r>
          <w:rPr>
            <w:rStyle w:val="HTMLCode"/>
            <w:color w:val="000000"/>
          </w:rPr>
          <w:delText>#sched-refire-link</w:delText>
        </w:r>
        <w:r>
          <w:rPr>
            <w:color w:val="000000"/>
          </w:rPr>
          <w:delText> into </w:delText>
        </w:r>
        <w:r>
          <w:rPr>
            <w:rStyle w:val="HTMLCode"/>
            <w:color w:val="000000"/>
          </w:rPr>
          <w:delText>.dash-btn-ghost</w:delText>
        </w:r>
        <w:r>
          <w:rPr>
            <w:color w:val="000000"/>
          </w:rPr>
          <w:delText> class; element now carries only </w:delText>
        </w:r>
        <w:r>
          <w:rPr>
            <w:rStyle w:val="HTMLCode"/>
            <w:color w:val="000000"/>
          </w:rPr>
          <w:delText>style="display:none"</w:delText>
        </w:r>
        <w:r>
          <w:rPr>
            <w:color w:val="000000"/>
          </w:rPr>
          <w:delText>. (3) Connect: removed </w:delText>
        </w:r>
        <w:r>
          <w:rPr>
            <w:rStyle w:val="HTMLCode"/>
            <w:color w:val="000000"/>
          </w:rPr>
          <w:delText>style="display:block;margin-bottom:16px"</w:delText>
        </w:r>
        <w:r>
          <w:rPr>
            <w:color w:val="000000"/>
          </w:rPr>
          <w:delText> from always-visible </w:delText>
        </w:r>
        <w:r>
          <w:rPr>
            <w:rStyle w:val="HTMLCode"/>
            <w:color w:val="000000"/>
          </w:rPr>
          <w:delText>.setup-note</w:delText>
        </w:r>
        <w:r>
          <w:rPr>
            <w:color w:val="000000"/>
          </w:rPr>
          <w:delText> div — </w:delText>
        </w:r>
        <w:r>
          <w:rPr>
            <w:rStyle w:val="HTMLCode"/>
            <w:color w:val="000000"/>
          </w:rPr>
          <w:delText>display:block</w:delText>
        </w:r>
        <w:r>
          <w:rPr>
            <w:color w:val="000000"/>
          </w:rPr>
          <w:delText> is the div default and </w:delText>
        </w:r>
        <w:r>
          <w:rPr>
            <w:rStyle w:val="HTMLCode"/>
            <w:color w:val="000000"/>
          </w:rPr>
          <w:delText>.setup-note</w:delText>
        </w:r>
        <w:r>
          <w:rPr>
            <w:color w:val="000000"/>
          </w:rPr>
          <w:delText> already carries </w:delText>
        </w:r>
        <w:r>
          <w:rPr>
            <w:rStyle w:val="HTMLCode"/>
            <w:color w:val="000000"/>
          </w:rPr>
          <w:delText>margin-bottom:20px</w:delText>
        </w:r>
        <w:r>
          <w:rPr>
            <w:color w:val="000000"/>
          </w:rPr>
          <w:delText> in CSS. (4) Admin-Failed-Jobs: added </w:delText>
        </w:r>
        <w:r>
          <w:rPr>
            <w:rStyle w:val="HTMLCode"/>
            <w:color w:val="000000"/>
          </w:rPr>
          <w:delText>.th-cb</w:delText>
        </w:r>
        <w:r>
          <w:rPr>
            <w:color w:val="000000"/>
          </w:rPr>
          <w:delText>, </w:delText>
        </w:r>
        <w:r>
          <w:rPr>
            <w:rStyle w:val="HTMLCode"/>
            <w:color w:val="000000"/>
          </w:rPr>
          <w:delText>.cb-styled</w:delText>
        </w:r>
        <w:r>
          <w:rPr>
            <w:color w:val="000000"/>
          </w:rPr>
          <w:delText>, </w:delText>
        </w:r>
        <w:r>
          <w:rPr>
            <w:rStyle w:val="HTMLCode"/>
            <w:color w:val="000000"/>
          </w:rPr>
          <w:delText>.td-empty</w:delText>
        </w:r>
        <w:r>
          <w:rPr>
            <w:color w:val="000000"/>
          </w:rPr>
          <w:delText> classes; replaced 3 static inline styles in HTML and 2 JS </w:delText>
        </w:r>
        <w:r>
          <w:rPr>
            <w:rStyle w:val="HTMLCode"/>
            <w:color w:val="000000"/>
          </w:rPr>
          <w:delText>innerHTML</w:delText>
        </w:r>
        <w:r>
          <w:rPr>
            <w:color w:val="000000"/>
          </w:rPr>
          <w:delText> template strings. All 6 files now have zero static inline </w:delText>
        </w:r>
        <w:r>
          <w:rPr>
            <w:rStyle w:val="HTMLCode"/>
            <w:color w:val="000000"/>
          </w:rPr>
          <w:delText>style=""</w:delText>
        </w:r>
        <w:r>
          <w:rPr>
            <w:color w:val="000000"/>
          </w:rPr>
          <w:delText> attributes. | | Jun 27, 2026 | </w:delText>
        </w:r>
        <w:r>
          <w:rPr>
            <w:rStyle w:val="HTMLCode"/>
            <w:color w:val="000000"/>
          </w:rPr>
          <w:delText>BlastyBiz-Login.html</w:delText>
        </w:r>
        <w:r>
          <w:rPr>
            <w:color w:val="000000"/>
          </w:rPr>
          <w:delText> + </w:delText>
        </w:r>
        <w:r>
          <w:rPr>
            <w:rStyle w:val="HTMLCode"/>
            <w:color w:val="000000"/>
          </w:rPr>
          <w:delText>blastybiz-global.css</w:delText>
        </w:r>
        <w:r>
          <w:rPr>
            <w:color w:val="000000"/>
          </w:rPr>
          <w:delText> | Login page showed a mobile card layout even on desktop/tablet. Image panel was on the left. Card had visible border, background, and rounded corners. Split-panel layout only activated at 1100px. | Moved all split-panel layout rules out of the login page's inline </w:delText>
        </w:r>
        <w:r>
          <w:rPr>
            <w:rStyle w:val="HTMLCode"/>
            <w:color w:val="000000"/>
          </w:rPr>
          <w:delText>&lt;style&gt;</w:delText>
        </w:r>
        <w:r>
          <w:rPr>
            <w:color w:val="000000"/>
          </w:rPr>
          <w:delText> and into </w:delText>
        </w:r>
        <w:r>
          <w:rPr>
            <w:rStyle w:val="HTMLCode"/>
            <w:color w:val="000000"/>
          </w:rPr>
          <w:delText>blastybiz-global.css</w:delText>
        </w:r>
        <w:r>
          <w:rPr>
            <w:color w:val="000000"/>
          </w:rPr>
          <w:delText> scoped to </w:delText>
        </w:r>
        <w:r>
          <w:rPr>
            <w:rStyle w:val="HTMLCode"/>
            <w:color w:val="000000"/>
          </w:rPr>
          <w:delText>body.login-page</w:delText>
        </w:r>
        <w:r>
          <w:rPr>
            <w:color w:val="000000"/>
          </w:rPr>
          <w:delText>. Split now activates at 768px (tablet+). Image panel moved to DOM after </w:delText>
        </w:r>
        <w:r>
          <w:rPr>
            <w:rStyle w:val="HTMLCode"/>
            <w:color w:val="000000"/>
          </w:rPr>
          <w:delText>.main</w:delText>
        </w:r>
        <w:r>
          <w:rPr>
            <w:color w:val="000000"/>
          </w:rPr>
          <w:delText> with </w:delText>
        </w:r>
        <w:r>
          <w:rPr>
            <w:rStyle w:val="HTMLCode"/>
            <w:color w:val="000000"/>
          </w:rPr>
          <w:delText>order:2</w:delText>
        </w:r>
        <w:r>
          <w:rPr>
            <w:color w:val="000000"/>
          </w:rPr>
          <w:delText> so it renders on the right. Removed all card styling from </w:delText>
        </w:r>
        <w:r>
          <w:rPr>
            <w:rStyle w:val="HTMLCode"/>
            <w:color w:val="000000"/>
          </w:rPr>
          <w:delText>.auth-card</w:delText>
        </w:r>
        <w:r>
          <w:rPr>
            <w:color w:val="000000"/>
          </w:rPr>
          <w:delText> (border, background, border-radius, backdrop-filter). Expanded form max-width from 400px to 520px. Mobile stacked layout preserved. Playwright confirmed desktop, tablet, and mobile all correct. | | Jun 27, 2026 | </w:delText>
        </w:r>
        <w:r>
          <w:rPr>
            <w:rStyle w:val="HTMLCode"/>
            <w:color w:val="000000"/>
          </w:rPr>
          <w:delText>blastybiz-global.css</w:delText>
        </w:r>
        <w:r>
          <w:rPr>
            <w:color w:val="000000"/>
          </w:rPr>
          <w:delText> + all 14 HTML pages | No responsive layout — every page was mobile-only width on tablet/desktop. Images were 1.3–1.6 MB PNGs. | Compressed all 7 people images from PNG (</w:delText>
        </w:r>
      </w:del>
      <w:r>
        <w:rPr>
          <w:color w:val="000000"/>
        </w:rPr>
        <w:t>1.5 MB each) to JPEG (</w:t>
      </w:r>
      <w:del w:id="9" w:author="Unknown">
        <w:r>
          <w:rPr>
            <w:color w:val="000000"/>
          </w:rPr>
          <w:delText>80–144 KB each) using Pillow. Rewrote </w:delText>
        </w:r>
        <w:r>
          <w:rPr>
            <w:rStyle w:val="HTMLCode"/>
            <w:color w:val="000000"/>
          </w:rPr>
          <w:delText>blastybiz-global.css</w:delText>
        </w:r>
        <w:r>
          <w:rPr>
            <w:color w:val="000000"/>
          </w:rPr>
          <w:delText> with three layout sizes (Mobile default · Tablet 768px · Desktop 1100px) using </w:delText>
        </w:r>
        <w:r>
          <w:rPr>
            <w:rStyle w:val="HTMLCode"/>
            <w:color w:val="000000"/>
          </w:rPr>
          <w:delText>html</w:delText>
        </w:r>
        <w:r>
          <w:rPr>
            <w:color w:val="000000"/>
          </w:rPr>
          <w:delText> selector prefix for specificity. Added </w:delText>
        </w:r>
        <w:r>
          <w:rPr>
            <w:rStyle w:val="HTMLCode"/>
            <w:color w:val="000000"/>
          </w:rPr>
          <w:delText>blastybiz-global.css</w:delText>
        </w:r>
        <w:r>
          <w:rPr>
            <w:color w:val="000000"/>
          </w:rPr>
          <w:delText> link to 4 marketing pages that were missing it (About, Contact, Privacy, Terms). Added </w:delText>
        </w:r>
        <w:r>
          <w:rPr>
            <w:rStyle w:val="HTMLCode"/>
            <w:color w:val="000000"/>
          </w:rPr>
          <w:delText>.text-section</w:delText>
        </w:r>
        <w:r>
          <w:rPr>
            <w:color w:val="000000"/>
          </w:rPr>
          <w:delText> class to Privacy/Terms content wrappers and Contact sections. Contact page gets a split layout with </w:delText>
        </w:r>
        <w:r>
          <w:rPr>
            <w:rStyle w:val="HTMLCode"/>
            <w:color w:val="000000"/>
          </w:rPr>
          <w:delText>people-contact.jpg</w:delText>
        </w:r>
        <w:r>
          <w:rPr>
            <w:color w:val="000000"/>
          </w:rPr>
          <w:delText> image panel on desktop. | | Jun 28, 2026 | </w:delText>
        </w:r>
        <w:r>
          <w:rPr>
            <w:rStyle w:val="HTMLCode"/>
            <w:color w:val="000000"/>
          </w:rPr>
          <w:delText>blastybiz-admin.css</w:delText>
        </w:r>
        <w:r>
          <w:rPr>
            <w:color w:val="000000"/>
          </w:rPr>
          <w:delText> + all 8 admin pages — </w:delText>
        </w:r>
        <w:r>
          <w:rPr>
            <w:rStyle w:val="HTMLCode"/>
            <w:color w:val="000000"/>
          </w:rPr>
          <w:delText>main</w:delText>
        </w:r>
        <w:r>
          <w:rPr>
            <w:color w:val="000000"/>
          </w:rPr>
          <w:delText>/</w:delText>
        </w:r>
        <w:r>
          <w:rPr>
            <w:rStyle w:val="HTMLCode"/>
            <w:color w:val="000000"/>
          </w:rPr>
          <w:delText>.main-inner</w:delText>
        </w:r>
        <w:r>
          <w:rPr>
            <w:color w:val="000000"/>
          </w:rPr>
          <w:delText> split + guard/CSS link consistency | </w:delText>
        </w:r>
        <w:r>
          <w:rPr>
            <w:rStyle w:val="Strong"/>
            <w:color w:val="000000"/>
          </w:rPr>
          <w:delText>CSS architecture — admin layout two-layer pattern.</w:delText>
        </w:r>
        <w:r>
          <w:rPr>
            <w:color w:val="000000"/>
          </w:rPr>
          <w:delText> (1) </w:delText>
        </w:r>
        <w:r>
          <w:rPr>
            <w:rStyle w:val="HTMLCode"/>
            <w:color w:val="000000"/>
          </w:rPr>
          <w:delText>blastybiz-admin.css</w:delText>
        </w:r>
        <w:r>
          <w:rPr>
            <w:color w:val="000000"/>
          </w:rPr>
          <w:delText>: split the single </w:delText>
        </w:r>
        <w:r>
          <w:rPr>
            <w:rStyle w:val="HTMLCode"/>
            <w:color w:val="000000"/>
          </w:rPr>
          <w:delText>main { width: min(1220px,100%); ... }</w:delText>
        </w:r>
        <w:r>
          <w:rPr>
            <w:color w:val="000000"/>
          </w:rPr>
          <w:delText> rule into </w:delText>
        </w:r>
        <w:r>
          <w:rPr>
            <w:rStyle w:val="HTMLCode"/>
            <w:color w:val="000000"/>
          </w:rPr>
          <w:delText>main { width: 100%; }</w:delText>
        </w:r>
        <w:r>
          <w:rPr>
            <w:color w:val="000000"/>
          </w:rPr>
          <w:delText> (outer wrapper, full-width, reserved for future edge-bleed use) + </w:delText>
        </w:r>
        <w:r>
          <w:rPr>
            <w:rStyle w:val="HTMLCode"/>
            <w:color w:val="000000"/>
          </w:rPr>
          <w:delText>.main-inner { width: min(1220px,100%); margin: 0 auto; padding: 20px; }</w:delText>
        </w:r>
        <w:r>
          <w:rPr>
            <w:color w:val="000000"/>
          </w:rPr>
          <w:delText> (guttered content container). Responsive block updated to target </w:delText>
        </w:r>
        <w:r>
          <w:rPr>
            <w:rStyle w:val="HTMLCode"/>
            <w:color w:val="000000"/>
          </w:rPr>
          <w:delText>.main-inner</w:delText>
        </w:r>
        <w:r>
          <w:rPr>
            <w:color w:val="000000"/>
          </w:rPr>
          <w:delText> instead of </w:delText>
        </w:r>
        <w:r>
          <w:rPr>
            <w:rStyle w:val="HTMLCode"/>
            <w:color w:val="000000"/>
          </w:rPr>
          <w:delText>main</w:delText>
        </w:r>
        <w:r>
          <w:rPr>
            <w:color w:val="000000"/>
          </w:rPr>
          <w:delText>. Matches the same two-layer pattern already established in </w:delText>
        </w:r>
        <w:r>
          <w:rPr>
            <w:rStyle w:val="HTMLCode"/>
            <w:color w:val="000000"/>
          </w:rPr>
          <w:delText>blastybiz-global.css</w:delText>
        </w:r>
        <w:r>
          <w:rPr>
            <w:color w:val="000000"/>
          </w:rPr>
          <w:delText>. (2) All 8 admin pages: added </w:delText>
        </w:r>
        <w:r>
          <w:rPr>
            <w:rStyle w:val="HTMLCode"/>
            <w:color w:val="000000"/>
          </w:rPr>
          <w:delText>&lt;div class="main-inner"&gt;…&lt;/div&gt;</w:delText>
        </w:r>
        <w:r>
          <w:rPr>
            <w:color w:val="000000"/>
          </w:rPr>
          <w:delText> wrapper inside </w:delText>
        </w:r>
        <w:r>
          <w:rPr>
            <w:rStyle w:val="HTMLCode"/>
            <w:color w:val="000000"/>
          </w:rPr>
          <w:delText>&lt;main&gt;</w:delText>
        </w:r>
        <w:r>
          <w:rPr>
            <w:color w:val="000000"/>
          </w:rPr>
          <w:delText> on every admin page (multi-line and minified). Admin-Operate page-specific </w:delText>
        </w:r>
        <w:r>
          <w:rPr>
            <w:rStyle w:val="HTMLCode"/>
            <w:color w:val="000000"/>
          </w:rPr>
          <w:delText>main{max-width:860px}</w:delText>
        </w:r>
        <w:r>
          <w:rPr>
            <w:color w:val="000000"/>
          </w:rPr>
          <w:delText> override updated to </w:delText>
        </w:r>
        <w:r>
          <w:rPr>
            <w:rStyle w:val="HTMLCode"/>
            <w:color w:val="000000"/>
          </w:rPr>
          <w:delText>.main-inner{max-width:860px}</w:delText>
        </w:r>
        <w:r>
          <w:rPr>
            <w:color w:val="000000"/>
          </w:rPr>
          <w:delText>. (3) </w:delText>
        </w:r>
        <w:r>
          <w:rPr>
            <w:rStyle w:val="HTMLCode"/>
            <w:color w:val="000000"/>
          </w:rPr>
          <w:delText>BlastyBiz-Admin.html</w:delText>
        </w:r>
        <w:r>
          <w:rPr>
            <w:color w:val="000000"/>
          </w:rPr>
          <w:delText>: was missing </w:delText>
        </w:r>
        <w:r>
          <w:rPr>
            <w:rStyle w:val="HTMLCode"/>
            <w:color w:val="000000"/>
          </w:rPr>
          <w:delText>blastybiz-admin.css</w:delText>
        </w:r>
        <w:r>
          <w:rPr>
            <w:color w:val="000000"/>
          </w:rPr>
          <w:delText> link entirely — had a full 18-line duplicate embedded </w:delText>
        </w:r>
        <w:r>
          <w:rPr>
            <w:rStyle w:val="HTMLCode"/>
            <w:color w:val="000000"/>
          </w:rPr>
          <w:delText>&lt;style&gt;</w:delText>
        </w:r>
        <w:r>
          <w:rPr>
            <w:color w:val="000000"/>
          </w:rPr>
          <w:delText> block instead. Added CSS link; reduced embedded block to 3 page-specific classes (</w:delText>
        </w:r>
        <w:r>
          <w:rPr>
            <w:rStyle w:val="HTMLCode"/>
            <w:color w:val="000000"/>
          </w:rPr>
          <w:delText>.health-box</w:delText>
        </w:r>
        <w:r>
          <w:rPr>
            <w:color w:val="000000"/>
          </w:rPr>
          <w:delText>, </w:delText>
        </w:r>
        <w:r>
          <w:rPr>
            <w:rStyle w:val="HTMLCode"/>
            <w:color w:val="000000"/>
          </w:rPr>
          <w:delText>.health-main</w:delText>
        </w:r>
        <w:r>
          <w:rPr>
            <w:color w:val="000000"/>
          </w:rPr>
          <w:delText>, </w:delText>
        </w:r>
        <w:r>
          <w:rPr>
            <w:rStyle w:val="HTMLCode"/>
            <w:color w:val="000000"/>
          </w:rPr>
          <w:delText>.health-label</w:delText>
        </w:r>
        <w:r>
          <w:rPr>
            <w:color w:val="000000"/>
          </w:rPr>
          <w:delText>). </w:delText>
        </w:r>
        <w:r>
          <w:rPr>
            <w:rStyle w:val="HTMLCode"/>
            <w:color w:val="000000"/>
          </w:rPr>
          <w:delText>admin-guard.js</w:delText>
        </w:r>
        <w:r>
          <w:rPr>
            <w:color w:val="000000"/>
          </w:rPr>
          <w:delText> was in body (line 303) — moved to </w:delText>
        </w:r>
        <w:r>
          <w:rPr>
            <w:rStyle w:val="HTMLCode"/>
            <w:color w:val="000000"/>
          </w:rPr>
          <w:delText>&lt;head&gt;</w:delText>
        </w:r>
        <w:r>
          <w:rPr>
            <w:color w:val="000000"/>
          </w:rPr>
          <w:delText>. (4) </w:delText>
        </w:r>
        <w:r>
          <w:rPr>
            <w:rStyle w:val="HTMLCode"/>
            <w:color w:val="000000"/>
          </w:rPr>
          <w:delText>BlastyBiz-Admin-Logs.html</w:delText>
        </w:r>
        <w:r>
          <w:rPr>
            <w:color w:val="000000"/>
          </w:rPr>
          <w:delText>: removed duplicate </w:delText>
        </w:r>
        <w:r>
          <w:rPr>
            <w:rStyle w:val="HTMLCode"/>
            <w:color w:val="000000"/>
          </w:rPr>
          <w:delText>input,select</w:delText>
        </w:r>
        <w:r>
          <w:rPr>
            <w:color w:val="000000"/>
          </w:rPr>
          <w:delText>, </w:delText>
        </w:r>
        <w:r>
          <w:rPr>
            <w:rStyle w:val="HTMLCode"/>
            <w:color w:val="000000"/>
          </w:rPr>
          <w:delText>button</w:delText>
        </w:r>
        <w:r>
          <w:rPr>
            <w:color w:val="000000"/>
          </w:rPr>
          <w:delText>, </w:delText>
        </w:r>
        <w:r>
          <w:rPr>
            <w:rStyle w:val="HTMLCode"/>
            <w:color w:val="000000"/>
          </w:rPr>
          <w:delText>h2</w:delText>
        </w:r>
        <w:r>
          <w:rPr>
            <w:color w:val="000000"/>
          </w:rPr>
          <w:delText>, </w:delText>
        </w:r>
        <w:r>
          <w:rPr>
            <w:rStyle w:val="HTMLCode"/>
            <w:color w:val="000000"/>
          </w:rPr>
          <w:delText>.impl-note</w:delText>
        </w:r>
        <w:r>
          <w:rPr>
            <w:color w:val="000000"/>
          </w:rPr>
          <w:delText> rules (all now element defaults in admin.css); changed 3 </w:delText>
        </w:r>
        <w:r>
          <w:rPr>
            <w:rStyle w:val="HTMLCode"/>
            <w:color w:val="000000"/>
          </w:rPr>
          <w:delText>&lt;h2&gt;</w:delText>
        </w:r>
        <w:r>
          <w:rPr>
            <w:color w:val="000000"/>
          </w:rPr>
          <w:delText> section headings → </w:delText>
        </w:r>
        <w:r>
          <w:rPr>
            <w:rStyle w:val="HTMLCode"/>
            <w:color w:val="000000"/>
          </w:rPr>
          <w:delText>&lt;h3&gt;</w:delText>
        </w:r>
        <w:r>
          <w:rPr>
            <w:color w:val="000000"/>
          </w:rPr>
          <w:delText> (semantically correct — card-level, not page-level). (5) </w:delText>
        </w:r>
        <w:r>
          <w:rPr>
            <w:rStyle w:val="HTMLCode"/>
            <w:color w:val="000000"/>
          </w:rPr>
          <w:delText>BlastyBiz-Admin-Queue-Manager.html</w:delText>
        </w:r>
        <w:r>
          <w:rPr>
            <w:color w:val="000000"/>
          </w:rPr>
          <w:delText xml:space="preserve">: removed duplicate element </w:delText>
        </w:r>
        <w:r>
          <w:rPr>
            <w:color w:val="000000"/>
          </w:rPr>
          <w:lastRenderedPageBreak/>
          <w:delText>rules; renamed </w:delText>
        </w:r>
        <w:r>
          <w:rPr>
            <w:rStyle w:val="HTMLCode"/>
            <w:color w:val="000000"/>
          </w:rPr>
          <w:delText>.danger</w:delText>
        </w:r>
        <w:r>
          <w:rPr>
            <w:color w:val="000000"/>
          </w:rPr>
          <w:delText> button class → </w:delText>
        </w:r>
        <w:r>
          <w:rPr>
            <w:rStyle w:val="HTMLCode"/>
            <w:color w:val="000000"/>
          </w:rPr>
          <w:delText>.btn-danger</w:delText>
        </w:r>
        <w:r>
          <w:rPr>
            <w:color w:val="000000"/>
          </w:rPr>
          <w:delText> to avoid conflict with admin.css </w:delText>
        </w:r>
        <w:r>
          <w:rPr>
            <w:rStyle w:val="HTMLCode"/>
            <w:color w:val="000000"/>
          </w:rPr>
          <w:delText>.danger</w:delText>
        </w:r>
        <w:r>
          <w:rPr>
            <w:color w:val="000000"/>
          </w:rPr>
          <w:delText> text-color utility; changed 4 </w:delText>
        </w:r>
        <w:r>
          <w:rPr>
            <w:rStyle w:val="HTMLCode"/>
            <w:color w:val="000000"/>
          </w:rPr>
          <w:delText>&lt;h2&gt;</w:delText>
        </w:r>
        <w:r>
          <w:rPr>
            <w:color w:val="000000"/>
          </w:rPr>
          <w:delText> → </w:delText>
        </w:r>
        <w:r>
          <w:rPr>
            <w:rStyle w:val="HTMLCode"/>
            <w:color w:val="000000"/>
          </w:rPr>
          <w:delText>&lt;h3&gt;</w:delText>
        </w:r>
        <w:r>
          <w:rPr>
            <w:color w:val="000000"/>
          </w:rPr>
          <w:delText>; changed </w:delText>
        </w:r>
        <w:r>
          <w:rPr>
            <w:rStyle w:val="HTMLCode"/>
            <w:color w:val="000000"/>
          </w:rPr>
          <w:delText>class="detail"</w:delText>
        </w:r>
        <w:r>
          <w:rPr>
            <w:color w:val="000000"/>
          </w:rPr>
          <w:delText> → </w:delText>
        </w:r>
        <w:r>
          <w:rPr>
            <w:rStyle w:val="HTMLCode"/>
            <w:color w:val="000000"/>
          </w:rPr>
          <w:delText>class="split"</w:delText>
        </w:r>
        <w:r>
          <w:rPr>
            <w:color w:val="000000"/>
          </w:rPr>
          <w:delText> (layout primitive) in markup; updated all </w:delText>
        </w:r>
        <w:r>
          <w:rPr>
            <w:rStyle w:val="HTMLCode"/>
            <w:color w:val="000000"/>
          </w:rPr>
          <w:delText>.danger</w:delText>
        </w:r>
        <w:r>
          <w:rPr>
            <w:color w:val="000000"/>
          </w:rPr>
          <w:delText> → </w:delText>
        </w:r>
        <w:r>
          <w:rPr>
            <w:rStyle w:val="HTMLCode"/>
            <w:color w:val="000000"/>
          </w:rPr>
          <w:delText>.btn-danger</w:delText>
        </w:r>
        <w:r>
          <w:rPr>
            <w:color w:val="000000"/>
          </w:rPr>
          <w:delText> references in markup and JS template literal. (6) </w:delText>
        </w:r>
        <w:r>
          <w:rPr>
            <w:rStyle w:val="HTMLCode"/>
            <w:color w:val="000000"/>
          </w:rPr>
          <w:delText>BlastyBiz-Admin-Operate.html</w:delText>
        </w:r>
        <w:r>
          <w:rPr>
            <w:color w:val="000000"/>
          </w:rPr>
          <w:delText>: simplified </w:delText>
        </w:r>
        <w:r>
          <w:rPr>
            <w:rStyle w:val="HTMLCode"/>
            <w:color w:val="000000"/>
          </w:rPr>
          <w:delText>.card</w:delText>
        </w:r>
        <w:r>
          <w:rPr>
            <w:color w:val="000000"/>
          </w:rPr>
          <w:delText> override to just </w:delText>
        </w:r>
        <w:r>
          <w:rPr>
            <w:rStyle w:val="HTMLCode"/>
            <w:color w:val="000000"/>
          </w:rPr>
          <w:delText>overflow:hidden;margin-bottom:10px</w:delText>
        </w:r>
        <w:r>
          <w:rPr>
            <w:color w:val="000000"/>
          </w:rPr>
          <w:delText> (base styles come from admin.css); removed </w:delText>
        </w:r>
        <w:r>
          <w:rPr>
            <w:rStyle w:val="HTMLCode"/>
            <w:color w:val="000000"/>
          </w:rPr>
          <w:delText>.divider</w:delText>
        </w:r>
        <w:r>
          <w:rPr>
            <w:color w:val="000000"/>
          </w:rPr>
          <w:delText> CSS; replaced the single </w:delText>
        </w:r>
        <w:r>
          <w:rPr>
            <w:rStyle w:val="HTMLCode"/>
            <w:color w:val="000000"/>
          </w:rPr>
          <w:delText>&lt;div class="divider"&gt;</w:delText>
        </w:r>
        <w:r>
          <w:rPr>
            <w:color w:val="000000"/>
          </w:rPr>
          <w:delText> with </w:delText>
        </w:r>
        <w:r>
          <w:rPr>
            <w:rStyle w:val="HTMLCode"/>
            <w:color w:val="000000"/>
          </w:rPr>
          <w:delText>&lt;hr&gt;</w:delText>
        </w:r>
        <w:r>
          <w:rPr>
            <w:color w:val="000000"/>
          </w:rPr>
          <w:delText> element (already styled in admin.css). (7) Failed-Jobs, Users, Subscriptions, Platform-Health: </w:delText>
        </w:r>
        <w:r>
          <w:rPr>
            <w:rStyle w:val="HTMLCode"/>
            <w:color w:val="000000"/>
          </w:rPr>
          <w:delText>admin-guard.js</w:delText>
        </w:r>
        <w:r>
          <w:rPr>
            <w:color w:val="000000"/>
          </w:rPr>
          <w:delText> was loaded from body — moved to </w:delText>
        </w:r>
        <w:r>
          <w:rPr>
            <w:rStyle w:val="HTMLCode"/>
            <w:color w:val="000000"/>
          </w:rPr>
          <w:delText>&lt;head&gt;</w:delText>
        </w:r>
        <w:r>
          <w:rPr>
            <w:color w:val="000000"/>
          </w:rPr>
          <w:delText> on all four pages. | | Jun 28, 2026 | </w:delText>
        </w:r>
        <w:r>
          <w:rPr>
            <w:rStyle w:val="HTMLCode"/>
            <w:color w:val="000000"/>
          </w:rPr>
          <w:delText>blastybiz-global.css</w:delText>
        </w:r>
        <w:r>
          <w:rPr>
            <w:color w:val="000000"/>
          </w:rPr>
          <w:delText> + all 13 public/sub-flow pages — site-wide </w:delText>
        </w:r>
        <w:r>
          <w:rPr>
            <w:rStyle w:val="HTMLCode"/>
            <w:color w:val="000000"/>
          </w:rPr>
          <w:delText>.main</w:delText>
        </w:r>
        <w:r>
          <w:rPr>
            <w:color w:val="000000"/>
          </w:rPr>
          <w:delText>/</w:delText>
        </w:r>
        <w:r>
          <w:rPr>
            <w:rStyle w:val="HTMLCode"/>
            <w:color w:val="000000"/>
          </w:rPr>
          <w:delText>.main-inner</w:delText>
        </w:r>
        <w:r>
          <w:rPr>
            <w:color w:val="000000"/>
          </w:rPr>
          <w:delText> two-layer nesting | </w:delText>
        </w:r>
        <w:r>
          <w:rPr>
            <w:rStyle w:val="Strong"/>
            <w:color w:val="000000"/>
          </w:rPr>
          <w:delText>CSS architecture — site-wide outer/inner wrapper pattern.</w:delText>
        </w:r>
        <w:r>
          <w:rPr>
            <w:color w:val="000000"/>
          </w:rPr>
          <w:delText> Corrected nesting so </w:delText>
        </w:r>
        <w:r>
          <w:rPr>
            <w:rStyle w:val="HTMLCode"/>
            <w:color w:val="000000"/>
          </w:rPr>
          <w:delText>.main</w:delText>
        </w:r>
        <w:r>
          <w:rPr>
            <w:color w:val="000000"/>
          </w:rPr>
          <w:delText> is always the outer full-width wrapper and </w:delText>
        </w:r>
        <w:r>
          <w:rPr>
            <w:rStyle w:val="HTMLCode"/>
            <w:color w:val="000000"/>
          </w:rPr>
          <w:delText>.main-inner</w:delText>
        </w:r>
        <w:r>
          <w:rPr>
            <w:color w:val="000000"/>
          </w:rPr>
          <w:delText> is always the guttered content container, matching </w:delText>
        </w:r>
        <w:r>
          <w:rPr>
            <w:rStyle w:val="HTMLCode"/>
            <w:color w:val="000000"/>
          </w:rPr>
          <w:delText>&lt;div class="main"&gt;&lt;div class="main-inner"&gt;…&lt;/div&gt;&lt;/div&gt;</w:delText>
        </w:r>
        <w:r>
          <w:rPr>
            <w:color w:val="000000"/>
          </w:rPr>
          <w:delText>. (1) </w:delText>
        </w:r>
        <w:r>
          <w:rPr>
            <w:rStyle w:val="HTMLCode"/>
            <w:color w:val="000000"/>
          </w:rPr>
          <w:delText>blastybiz-global.css</w:delText>
        </w:r>
        <w:r>
          <w:rPr>
            <w:color w:val="000000"/>
          </w:rPr>
          <w:delText>: combined </w:delText>
        </w:r>
        <w:r>
          <w:rPr>
            <w:rStyle w:val="HTMLCode"/>
            <w:color w:val="000000"/>
          </w:rPr>
          <w:delText>main</w:delText>
        </w:r>
        <w:r>
          <w:rPr>
            <w:color w:val="000000"/>
          </w:rPr>
          <w:delText> element selector with </w:delText>
        </w:r>
        <w:r>
          <w:rPr>
            <w:rStyle w:val="HTMLCode"/>
            <w:color w:val="000000"/>
          </w:rPr>
          <w:delText>.main</w:delText>
        </w:r>
        <w:r>
          <w:rPr>
            <w:color w:val="000000"/>
          </w:rPr>
          <w:delText> class (</w:delText>
        </w:r>
        <w:r>
          <w:rPr>
            <w:rStyle w:val="HTMLCode"/>
            <w:color w:val="000000"/>
          </w:rPr>
          <w:delText>main, .main { width: 100%; padding-bottom: 60px; box-sizing: border-box; }</w:delText>
        </w:r>
        <w:r>
          <w:rPr>
            <w:color w:val="000000"/>
          </w:rPr>
          <w:delText>); moved responsive content-width constraints from </w:delText>
        </w:r>
        <w:r>
          <w:rPr>
            <w:rStyle w:val="HTMLCode"/>
            <w:color w:val="000000"/>
          </w:rPr>
          <w:delText>html .main</w:delText>
        </w:r>
        <w:r>
          <w:rPr>
            <w:color w:val="000000"/>
          </w:rPr>
          <w:delText> to </w:delText>
        </w:r>
        <w:r>
          <w:rPr>
            <w:rStyle w:val="HTMLCode"/>
            <w:color w:val="000000"/>
          </w:rPr>
          <w:delText>html .main-inner</w:delText>
        </w:r>
        <w:r>
          <w:rPr>
            <w:color w:val="000000"/>
          </w:rPr>
          <w:delText> at both tablet (600px, max-width 800px) and desktop (1100px, max-width 960px) breakpoints; swapped all </w:delText>
        </w:r>
        <w:r>
          <w:rPr>
            <w:rStyle w:val="HTMLCode"/>
            <w:color w:val="000000"/>
          </w:rPr>
          <w:delText>body.login-page .main</w:delText>
        </w:r>
        <w:r>
          <w:rPr>
            <w:color w:val="000000"/>
          </w:rPr>
          <w:delText> ↔ </w:delText>
        </w:r>
        <w:r>
          <w:rPr>
            <w:rStyle w:val="HTMLCode"/>
            <w:color w:val="000000"/>
          </w:rPr>
          <w:delText>body.login-page .main-inner</w:delText>
        </w:r>
        <w:r>
          <w:rPr>
            <w:color w:val="000000"/>
          </w:rPr>
          <w:delText> rules so Login's form panel styling follows the correct inner container. (2) Group A — Home, About, Contact, Privacy, Terms, Dashboard: all had </w:delText>
        </w:r>
        <w:r>
          <w:rPr>
            <w:rStyle w:val="HTMLCode"/>
            <w:color w:val="000000"/>
          </w:rPr>
          <w:delText>.main-inner</w:delText>
        </w:r>
        <w:r>
          <w:rPr>
            <w:color w:val="000000"/>
          </w:rPr>
          <w:delText> as their only wrapper with no </w:delText>
        </w:r>
        <w:r>
          <w:rPr>
            <w:rStyle w:val="HTMLCode"/>
            <w:color w:val="000000"/>
          </w:rPr>
          <w:delText>.main</w:delText>
        </w:r>
        <w:r>
          <w:rPr>
            <w:color w:val="000000"/>
          </w:rPr>
          <w:delText> outer; added </w:delText>
        </w:r>
        <w:r>
          <w:rPr>
            <w:rStyle w:val="HTMLCode"/>
            <w:color w:val="000000"/>
          </w:rPr>
          <w:delText>&lt;div class="main"&gt;</w:delText>
        </w:r>
        <w:r>
          <w:rPr>
            <w:color w:val="000000"/>
          </w:rPr>
          <w:delText> wrapping each. (3) Group B — Connect, Connected, Publishing-Status: all had </w:delText>
        </w:r>
        <w:r>
          <w:rPr>
            <w:rStyle w:val="HTMLCode"/>
            <w:color w:val="000000"/>
          </w:rPr>
          <w:delText>.main</w:delText>
        </w:r>
        <w:r>
          <w:rPr>
            <w:color w:val="000000"/>
          </w:rPr>
          <w:delText> outer but no </w:delText>
        </w:r>
        <w:r>
          <w:rPr>
            <w:rStyle w:val="HTMLCode"/>
            <w:color w:val="000000"/>
          </w:rPr>
          <w:delText>.main-inner</w:delText>
        </w:r>
        <w:r>
          <w:rPr>
            <w:color w:val="000000"/>
          </w:rPr>
          <w:delText> inner; added </w:delText>
        </w:r>
        <w:r>
          <w:rPr>
            <w:rStyle w:val="HTMLCode"/>
            <w:color w:val="000000"/>
          </w:rPr>
          <w:delText>&lt;div class="main-inner"&gt;</w:delText>
        </w:r>
        <w:r>
          <w:rPr>
            <w:color w:val="000000"/>
          </w:rPr>
          <w:delText> inside each </w:delText>
        </w:r>
        <w:r>
          <w:rPr>
            <w:rStyle w:val="HTMLCode"/>
            <w:color w:val="000000"/>
          </w:rPr>
          <w:delText>.main</w:delText>
        </w:r>
        <w:r>
          <w:rPr>
            <w:color w:val="000000"/>
          </w:rPr>
          <w:delText>; stripped </w:delText>
        </w:r>
        <w:r>
          <w:rPr>
            <w:rStyle w:val="HTMLCode"/>
            <w:color w:val="000000"/>
          </w:rPr>
          <w:delText>padding</w:delText>
        </w:r>
        <w:r>
          <w:rPr>
            <w:color w:val="000000"/>
          </w:rPr>
          <w:delText> from page-specific </w:delText>
        </w:r>
        <w:r>
          <w:rPr>
            <w:rStyle w:val="HTMLCode"/>
            <w:color w:val="000000"/>
          </w:rPr>
          <w:delText>.main</w:delText>
        </w:r>
        <w:r>
          <w:rPr>
            <w:color w:val="000000"/>
          </w:rPr>
          <w:delText> CSS rule (padding now handled by </w:delText>
        </w:r>
        <w:r>
          <w:rPr>
            <w:rStyle w:val="HTMLCode"/>
            <w:color w:val="000000"/>
          </w:rPr>
          <w:delText>.main-inner</w:delText>
        </w:r>
        <w:r>
          <w:rPr>
            <w:color w:val="000000"/>
          </w:rPr>
          <w:delText>). (4) BizContext, Listing-Preview: used bare </w:delText>
        </w:r>
        <w:r>
          <w:rPr>
            <w:rStyle w:val="HTMLCode"/>
            <w:color w:val="000000"/>
          </w:rPr>
          <w:delText>&lt;main&gt;</w:delText>
        </w:r>
        <w:r>
          <w:rPr>
            <w:color w:val="000000"/>
          </w:rPr>
          <w:delText> element with no classes; changed to </w:delText>
        </w:r>
        <w:r>
          <w:rPr>
            <w:rStyle w:val="HTMLCode"/>
            <w:color w:val="000000"/>
          </w:rPr>
          <w:delText>&lt;main class="main"&gt;</w:delText>
        </w:r>
        <w:r>
          <w:rPr>
            <w:color w:val="000000"/>
          </w:rPr>
          <w:delText> + </w:delText>
        </w:r>
        <w:r>
          <w:rPr>
            <w:rStyle w:val="HTMLCode"/>
            <w:color w:val="000000"/>
          </w:rPr>
          <w:delText>&lt;div class="main-inner"&gt;</w:delText>
        </w:r>
        <w:r>
          <w:rPr>
            <w:color w:val="000000"/>
          </w:rPr>
          <w:delText> inside; updated page-specific </w:delText>
        </w:r>
        <w:r>
          <w:rPr>
            <w:rStyle w:val="HTMLCode"/>
            <w:color w:val="000000"/>
          </w:rPr>
          <w:delText>main{...}</w:delText>
        </w:r>
        <w:r>
          <w:rPr>
            <w:color w:val="000000"/>
          </w:rPr>
          <w:delText> CSS rules to target </w:delText>
        </w:r>
        <w:r>
          <w:rPr>
            <w:rStyle w:val="HTMLCode"/>
            <w:color w:val="000000"/>
          </w:rPr>
          <w:delText>.main-inner</w:delText>
        </w:r>
        <w:r>
          <w:rPr>
            <w:color w:val="000000"/>
          </w:rPr>
          <w:delText> for padding, leaving only max-width/margin on </w:delText>
        </w:r>
        <w:r>
          <w:rPr>
            <w:rStyle w:val="HTMLCode"/>
            <w:color w:val="000000"/>
          </w:rPr>
          <w:delText>main</w:delText>
        </w:r>
        <w:r>
          <w:rPr>
            <w:color w:val="000000"/>
          </w:rPr>
          <w:delText>. (5) Login: had reversed nesting (</w:delText>
        </w:r>
        <w:r>
          <w:rPr>
            <w:rStyle w:val="HTMLCode"/>
            <w:color w:val="000000"/>
          </w:rPr>
          <w:delText>.main-inner</w:delText>
        </w:r>
        <w:r>
          <w:rPr>
            <w:color w:val="000000"/>
          </w:rPr>
          <w:delText> outside, </w:delText>
        </w:r>
        <w:r>
          <w:rPr>
            <w:rStyle w:val="HTMLCode"/>
            <w:color w:val="000000"/>
          </w:rPr>
          <w:delText>.main</w:delText>
        </w:r>
        <w:r>
          <w:rPr>
            <w:color w:val="000000"/>
          </w:rPr>
          <w:delText> inside); swapped outer/inner class names in HTML while preserving </w:delText>
        </w:r>
        <w:r>
          <w:rPr>
            <w:rStyle w:val="HTMLCode"/>
            <w:color w:val="000000"/>
          </w:rPr>
          <w:delText>&lt;canvas&gt;</w:delText>
        </w:r>
        <w:r>
          <w:rPr>
            <w:color w:val="000000"/>
          </w:rPr>
          <w:delText> and </w:delText>
        </w:r>
        <w:r>
          <w:rPr>
            <w:rStyle w:val="HTMLCode"/>
            <w:color w:val="000000"/>
          </w:rPr>
          <w:delText>.login-img-panel</w:delText>
        </w:r>
        <w:r>
          <w:rPr>
            <w:color w:val="000000"/>
          </w:rPr>
          <w:delText> as siblings in the outer container. | | Jun 28, 2026 | </w:delText>
        </w:r>
        <w:r>
          <w:rPr>
            <w:rStyle w:val="HTMLCode"/>
            <w:color w:val="000000"/>
          </w:rPr>
          <w:delText>BlastyBiz-Listing-Preview.html</w:delText>
        </w:r>
        <w:r>
          <w:rPr>
            <w:color w:val="000000"/>
          </w:rPr>
          <w:delText>, </w:delText>
        </w:r>
        <w:r>
          <w:rPr>
            <w:rStyle w:val="HTMLCode"/>
            <w:color w:val="000000"/>
          </w:rPr>
          <w:delText>BlastyBiz-BizContext.html</w:delText>
        </w:r>
        <w:r>
          <w:rPr>
            <w:color w:val="000000"/>
          </w:rPr>
          <w:delText> — T003 CSS block cleanup | </w:delText>
        </w:r>
        <w:r>
          <w:rPr>
            <w:rStyle w:val="Strong"/>
            <w:color w:val="000000"/>
          </w:rPr>
          <w:delText>T003 — Inline style cleanup (Listing-Preview + BizContext).</w:delText>
        </w:r>
        <w:r>
          <w:rPr>
            <w:color w:val="000000"/>
          </w:rPr>
          <w:delText> Listing-Preview: (1) Media query </w:delText>
        </w:r>
        <w:r>
          <w:rPr>
            <w:rStyle w:val="HTMLCode"/>
            <w:color w:val="000000"/>
          </w:rPr>
          <w:delText>main{padding-top:56px}</w:delText>
        </w:r>
        <w:r>
          <w:rPr>
            <w:color w:val="000000"/>
          </w:rPr>
          <w:delText> → </w:delText>
        </w:r>
        <w:r>
          <w:rPr>
            <w:rStyle w:val="HTMLCode"/>
            <w:color w:val="000000"/>
          </w:rPr>
          <w:delText>.main-inner</w:delText>
        </w:r>
        <w:r>
          <w:rPr>
            <w:color w:val="000000"/>
          </w:rPr>
          <w:delText>; (2) </w:delText>
        </w:r>
        <w:r>
          <w:rPr>
            <w:rStyle w:val="HTMLCode"/>
            <w:color w:val="000000"/>
          </w:rPr>
          <w:delText>main{width:min(1180px,100%);margin:0 auto;padding:120px 20px 20px}</w:delText>
        </w:r>
        <w:r>
          <w:rPr>
            <w:color w:val="000000"/>
          </w:rPr>
          <w:delText> → </w:delText>
        </w:r>
        <w:r>
          <w:rPr>
            <w:rStyle w:val="HTMLCode"/>
            <w:color w:val="000000"/>
          </w:rPr>
          <w:delText>.main-inner{…}</w:delText>
        </w:r>
        <w:r>
          <w:rPr>
            <w:color w:val="000000"/>
          </w:rPr>
          <w:delText> (layout constraints now on inner container); (3) Removed </w:delText>
        </w:r>
        <w:r>
          <w:rPr>
            <w:rStyle w:val="HTMLCode"/>
            <w:color w:val="000000"/>
          </w:rPr>
          <w:delText>.card{…}</w:delText>
        </w:r>
        <w:r>
          <w:rPr>
            <w:color w:val="000000"/>
          </w:rPr>
          <w:delText> from page style block — exact duplicate of </w:delText>
        </w:r>
        <w:r>
          <w:rPr>
            <w:rStyle w:val="HTMLCode"/>
            <w:color w:val="000000"/>
          </w:rPr>
          <w:delText>blastybiz-global.css</w:delText>
        </w:r>
        <w:r>
          <w:rPr>
            <w:color w:val="000000"/>
          </w:rPr>
          <w:delText> line 1081. BizContext: (1) </w:delText>
        </w:r>
        <w:r>
          <w:rPr>
            <w:rStyle w:val="HTMLCode"/>
            <w:color w:val="000000"/>
          </w:rPr>
          <w:delText>textarea{…}</w:delText>
        </w:r>
        <w:r>
          <w:rPr>
            <w:color w:val="000000"/>
          </w:rPr>
          <w:delText> simplified — removed properties already covered by global.css element defaults (background, border, border-radius, color, font-family, font-size, padding, outline, width, focus); kept page-specific additions only (</w:delText>
        </w:r>
        <w:r>
          <w:rPr>
            <w:rStyle w:val="HTMLCode"/>
            <w:color w:val="000000"/>
          </w:rPr>
          <w:delText>background:#081008</w:delText>
        </w:r>
        <w:r>
          <w:rPr>
            <w:color w:val="000000"/>
          </w:rPr>
          <w:delText> override, </w:delText>
        </w:r>
        <w:r>
          <w:rPr>
            <w:rStyle w:val="HTMLCode"/>
            <w:color w:val="000000"/>
          </w:rPr>
          <w:delText>line-height:1.6</w:delText>
        </w:r>
        <w:r>
          <w:rPr>
            <w:color w:val="000000"/>
          </w:rPr>
          <w:delText>, </w:delText>
        </w:r>
        <w:r>
          <w:rPr>
            <w:rStyle w:val="HTMLCode"/>
            <w:color w:val="000000"/>
          </w:rPr>
          <w:delText>resize:vertical</w:delText>
        </w:r>
        <w:r>
          <w:rPr>
            <w:color w:val="000000"/>
          </w:rPr>
          <w:delText>, </w:delText>
        </w:r>
        <w:r>
          <w:rPr>
            <w:rStyle w:val="HTMLCode"/>
            <w:color w:val="000000"/>
          </w:rPr>
          <w:delText>min-height:90px</w:delText>
        </w:r>
        <w:r>
          <w:rPr>
            <w:color w:val="000000"/>
          </w:rPr>
          <w:delText>); removed </w:delText>
        </w:r>
        <w:r>
          <w:rPr>
            <w:rStyle w:val="HTMLCode"/>
            <w:color w:val="000000"/>
          </w:rPr>
          <w:delText>textarea:focus</w:delText>
        </w:r>
        <w:r>
          <w:rPr>
            <w:color w:val="000000"/>
          </w:rPr>
          <w:delText> (covered by global.css); (2) </w:delText>
        </w:r>
        <w:r>
          <w:rPr>
            <w:rStyle w:val="HTMLCode"/>
            <w:color w:val="000000"/>
          </w:rPr>
          <w:delText>.section</w:delText>
        </w:r>
        <w:r>
          <w:rPr>
            <w:color w:val="000000"/>
          </w:rPr>
          <w:delText> renamed → </w:delText>
        </w:r>
        <w:r>
          <w:rPr>
            <w:rStyle w:val="HTMLCode"/>
            <w:color w:val="000000"/>
          </w:rPr>
          <w:delText>.card</w:delText>
        </w:r>
        <w:r>
          <w:rPr>
            <w:color w:val="000000"/>
          </w:rPr>
          <w:delText> in both CSS and all HTML references, with rule simplified to override-only (</w:delText>
        </w:r>
        <w:r>
          <w:rPr>
            <w:rStyle w:val="HTMLCode"/>
            <w:color w:val="000000"/>
          </w:rPr>
          <w:delText>padding:22px;margin-bottom:16px</w:delText>
        </w:r>
        <w:r>
          <w:rPr>
            <w:color w:val="000000"/>
          </w:rPr>
          <w:delText>) since global.css provides base card styles; (3) All </w:delText>
        </w:r>
        <w:r>
          <w:rPr>
            <w:rStyle w:val="HTMLCode"/>
            <w:color w:val="000000"/>
          </w:rPr>
          <w:delText>main{padding:…}</w:delText>
        </w:r>
        <w:r>
          <w:rPr>
            <w:color w:val="000000"/>
          </w:rPr>
          <w:delText> responsive rules moved to </w:delText>
        </w:r>
        <w:r>
          <w:rPr>
            <w:rStyle w:val="HTMLCode"/>
            <w:color w:val="000000"/>
          </w:rPr>
          <w:delText>.main-inner</w:delText>
        </w:r>
        <w:r>
          <w:rPr>
            <w:color w:val="000000"/>
          </w:rPr>
          <w:delText>. | | Jun 28, 2026 | </w:delText>
        </w:r>
        <w:r>
          <w:rPr>
            <w:rStyle w:val="HTMLCode"/>
            <w:color w:val="000000"/>
          </w:rPr>
          <w:delText>BlastyBiz-Login.html</w:delText>
        </w:r>
        <w:r>
          <w:rPr>
            <w:color w:val="000000"/>
          </w:rPr>
          <w:delText> — toast div containment violation | </w:delText>
        </w:r>
        <w:r>
          <w:rPr>
            <w:rStyle w:val="Strong"/>
            <w:color w:val="000000"/>
          </w:rPr>
          <w:delText>Pass 2 audit fix — Login toast moved inside </w:delText>
        </w:r>
        <w:r>
          <w:rPr>
            <w:rStyle w:val="HTMLCode"/>
            <w:b/>
            <w:bCs/>
            <w:color w:val="000000"/>
          </w:rPr>
          <w:delText>.main</w:delText>
        </w:r>
        <w:r>
          <w:rPr>
            <w:rStyle w:val="Strong"/>
            <w:color w:val="000000"/>
          </w:rPr>
          <w:delText>.</w:delText>
        </w:r>
        <w:r>
          <w:rPr>
            <w:color w:val="000000"/>
          </w:rPr>
          <w:delText> </w:delText>
        </w:r>
        <w:r>
          <w:rPr>
            <w:rStyle w:val="HTMLCode"/>
            <w:color w:val="000000"/>
          </w:rPr>
          <w:delText>&lt;div class="toast" id="toast"&gt;</w:delText>
        </w:r>
        <w:r>
          <w:rPr>
            <w:color w:val="000000"/>
          </w:rPr>
          <w:delText> was sitting at line 198, after </w:delText>
        </w:r>
        <w:r>
          <w:rPr>
            <w:rStyle w:val="HTMLCode"/>
            <w:color w:val="000000"/>
          </w:rPr>
          <w:delText>&lt;/div&gt;&lt;!-- /.main --&gt;</w:delText>
        </w:r>
        <w:r>
          <w:rPr>
            <w:color w:val="000000"/>
          </w:rPr>
          <w:delText> closes (line 198) and after the footer inject — a containment violation under the strict "nothing outside wrapper" rule. Moved to immediately before </w:delText>
        </w:r>
        <w:r>
          <w:rPr>
            <w:rStyle w:val="HTMLCode"/>
            <w:color w:val="000000"/>
          </w:rPr>
          <w:delText>&lt;/div&gt;&lt;!-- /.main --&gt;</w:delText>
        </w:r>
        <w:r>
          <w:rPr>
            <w:color w:val="000000"/>
          </w:rPr>
          <w:delText xml:space="preserve">. No ID or class change; JS </w:delText>
        </w:r>
        <w:r>
          <w:rPr>
            <w:color w:val="000000"/>
          </w:rPr>
          <w:lastRenderedPageBreak/>
          <w:delText>references </w:delText>
        </w:r>
        <w:r>
          <w:rPr>
            <w:rStyle w:val="HTMLCode"/>
            <w:color w:val="000000"/>
          </w:rPr>
          <w:delText>#toast</w:delText>
        </w:r>
        <w:r>
          <w:rPr>
            <w:color w:val="000000"/>
          </w:rPr>
          <w:delText> directly and behavior is unchanged. | | Jun 28, 2026 | </w:delText>
        </w:r>
        <w:r>
          <w:rPr>
            <w:rStyle w:val="HTMLCode"/>
            <w:color w:val="000000"/>
          </w:rPr>
          <w:delText>blastybiz-header.html</w:delText>
        </w:r>
        <w:r>
          <w:rPr>
            <w:color w:val="000000"/>
          </w:rPr>
          <w:delText> + </w:delText>
        </w:r>
        <w:r>
          <w:rPr>
            <w:rStyle w:val="HTMLCode"/>
            <w:color w:val="000000"/>
          </w:rPr>
          <w:delText>blastybiz-global.css</w:delText>
        </w:r>
        <w:r>
          <w:rPr>
            <w:color w:val="000000"/>
          </w:rPr>
          <w:delText> — mobile hamburger menu restored | </w:delText>
        </w:r>
        <w:r>
          <w:rPr>
            <w:rStyle w:val="Strong"/>
            <w:color w:val="000000"/>
          </w:rPr>
          <w:delText>Pass 2 audit regression fix — mobile hamburger was silently non-functional site-wide.</w:delText>
        </w:r>
        <w:r>
          <w:rPr>
            <w:color w:val="000000"/>
          </w:rPr>
          <w:delText> During an earlier duplicate-nav cleanup, the per-page mobile menu panel and </w:delText>
        </w:r>
        <w:r>
          <w:rPr>
            <w:rStyle w:val="HTMLCode"/>
            <w:color w:val="000000"/>
          </w:rPr>
          <w:delText>toggleMenu()</w:delText>
        </w:r>
        <w:r>
          <w:rPr>
            <w:color w:val="000000"/>
          </w:rPr>
          <w:delText> function were removed without being re-added to the shared header partial. Result: hamburger button visible at ≤599px on every Cluster 1 page, but tapping it did nothing (onclick guard </w:delText>
        </w:r>
        <w:r>
          <w:rPr>
            <w:rStyle w:val="HTMLCode"/>
            <w:color w:val="000000"/>
          </w:rPr>
          <w:delText>typeof toggleMenu==='function'</w:delText>
        </w:r>
        <w:r>
          <w:rPr>
            <w:color w:val="000000"/>
          </w:rPr>
          <w:delText> prevented a JS error, so it failed silently). Fix: (1) Added </w:delText>
        </w:r>
        <w:r>
          <w:rPr>
            <w:rStyle w:val="HTMLCode"/>
            <w:color w:val="000000"/>
          </w:rPr>
          <w:delText>&lt;nav class="mobile-menu" id="mobile-menu"&gt;</w:delText>
        </w:r>
        <w:r>
          <w:rPr>
            <w:color w:val="000000"/>
          </w:rPr>
          <w:delText> panel directly to </w:delText>
        </w:r>
        <w:r>
          <w:rPr>
            <w:rStyle w:val="HTMLCode"/>
            <w:color w:val="000000"/>
          </w:rPr>
          <w:delText>blastybiz-header.html</w:delText>
        </w:r>
        <w:r>
          <w:rPr>
            <w:color w:val="000000"/>
          </w:rPr>
          <w:delText> with About / Contact / Create Listing / Log In / Log Out / Try It Free links, reusing existing auth-state IDs (</w:delText>
        </w:r>
        <w:r>
          <w:rPr>
            <w:rStyle w:val="HTMLCode"/>
            <w:color w:val="000000"/>
          </w:rPr>
          <w:delText>#menu-login-link</w:delText>
        </w:r>
        <w:r>
          <w:rPr>
            <w:color w:val="000000"/>
          </w:rPr>
          <w:delText>, </w:delText>
        </w:r>
        <w:r>
          <w:rPr>
            <w:rStyle w:val="HTMLCode"/>
            <w:color w:val="000000"/>
          </w:rPr>
          <w:delText>#menu-logout-btn</w:delText>
        </w:r>
        <w:r>
          <w:rPr>
            <w:color w:val="000000"/>
          </w:rPr>
          <w:delText>) so body.logged-in CSS toggles them correctly without extra JS. (2) Added </w:delText>
        </w:r>
        <w:r>
          <w:rPr>
            <w:rStyle w:val="HTMLCode"/>
            <w:color w:val="000000"/>
          </w:rPr>
          <w:delText>toggleMenu()</w:delText>
        </w:r>
        <w:r>
          <w:rPr>
            <w:color w:val="000000"/>
          </w:rPr>
          <w:delText> and </w:delText>
        </w:r>
        <w:r>
          <w:rPr>
            <w:rStyle w:val="HTMLCode"/>
            <w:color w:val="000000"/>
          </w:rPr>
          <w:delText>closeMenu()</w:delText>
        </w:r>
        <w:r>
          <w:rPr>
            <w:color w:val="000000"/>
          </w:rPr>
          <w:delText> as global functions in a </w:delText>
        </w:r>
        <w:r>
          <w:rPr>
            <w:rStyle w:val="HTMLCode"/>
            <w:color w:val="000000"/>
          </w:rPr>
          <w:delText>&lt;script&gt;</w:delText>
        </w:r>
        <w:r>
          <w:rPr>
            <w:color w:val="000000"/>
          </w:rPr>
          <w:delText> block inside </w:delText>
        </w:r>
        <w:r>
          <w:rPr>
            <w:rStyle w:val="HTMLCode"/>
            <w:color w:val="000000"/>
          </w:rPr>
          <w:delText>blastybiz-header.html</w:delText>
        </w:r>
        <w:r>
          <w:rPr>
            <w:color w:val="000000"/>
          </w:rPr>
          <w:delText> — one shared definition, not per-page copies. (3) All mobile-link items call </w:delText>
        </w:r>
        <w:r>
          <w:rPr>
            <w:rStyle w:val="HTMLCode"/>
            <w:color w:val="000000"/>
          </w:rPr>
          <w:delText>closeMenu()</w:delText>
        </w:r>
        <w:r>
          <w:rPr>
            <w:color w:val="000000"/>
          </w:rPr>
          <w:delText> on tap so the menu closes after navigation. (4) Added two CSS rules to </w:delText>
        </w:r>
        <w:r>
          <w:rPr>
            <w:rStyle w:val="HTMLCode"/>
            <w:color w:val="000000"/>
          </w:rPr>
          <w:delText>blastybiz-global.css</w:delText>
        </w:r>
        <w:r>
          <w:rPr>
            <w:color w:val="000000"/>
          </w:rPr>
          <w:delText>: </w:delText>
        </w:r>
        <w:r>
          <w:rPr>
            <w:rStyle w:val="HTMLCode"/>
            <w:color w:val="000000"/>
          </w:rPr>
          <w:delText>.mobile-menu #menu-login-link { display: block; }</w:delText>
        </w:r>
        <w:r>
          <w:rPr>
            <w:color w:val="000000"/>
          </w:rPr>
          <w:delText> (shows Log In by default in mobile menu, overriding the global </w:delText>
        </w:r>
        <w:r>
          <w:rPr>
            <w:rStyle w:val="HTMLCode"/>
            <w:color w:val="000000"/>
          </w:rPr>
          <w:delText>#menu-login-link { display: none; }</w:delText>
        </w:r>
        <w:r>
          <w:rPr>
            <w:color w:val="000000"/>
          </w:rPr>
          <w:delText> reset) and </w:delText>
        </w:r>
        <w:r>
          <w:rPr>
            <w:rStyle w:val="HTMLCode"/>
            <w:color w:val="000000"/>
          </w:rPr>
          <w:delText>body.logged-in .mobile-menu #menu-login-link { display: none; }</w:delText>
        </w:r>
        <w:r>
          <w:rPr>
            <w:color w:val="000000"/>
          </w:rPr>
          <w:delText> (hides it when authenticated). All </w:delText>
        </w:r>
        <w:r>
          <w:rPr>
            <w:rStyle w:val="HTMLCode"/>
            <w:color w:val="000000"/>
          </w:rPr>
          <w:delText>.mobile-link</w:delText>
        </w:r>
        <w:r>
          <w:rPr>
            <w:color w:val="000000"/>
          </w:rPr>
          <w:delText> element styling was already present in global.css (lines 333-335) and required no changes. | | Jun 28, 2026 | </w:delText>
        </w:r>
        <w:r>
          <w:rPr>
            <w:rStyle w:val="HTMLCode"/>
            <w:color w:val="000000"/>
          </w:rPr>
          <w:delText>blastybiz-global.css</w:delText>
        </w:r>
        <w:r>
          <w:rPr>
            <w:color w:val="000000"/>
          </w:rPr>
          <w:delText> — responsive </w:delText>
        </w:r>
        <w:r>
          <w:rPr>
            <w:rStyle w:val="HTMLCode"/>
            <w:color w:val="000000"/>
          </w:rPr>
          <w:delText>.main-inner</w:delText>
        </w:r>
        <w:r>
          <w:rPr>
            <w:color w:val="000000"/>
          </w:rPr>
          <w:delText> max-width caused homepage layout collapse | </w:delText>
        </w:r>
        <w:r>
          <w:rPr>
            <w:rStyle w:val="Strong"/>
            <w:color w:val="000000"/>
          </w:rPr>
          <w:delText>Homepage layout fix.</w:delText>
        </w:r>
        <w:r>
          <w:rPr>
            <w:color w:val="000000"/>
          </w:rPr>
          <w:delText> During the site-wide </w:delText>
        </w:r>
        <w:r>
          <w:rPr>
            <w:rStyle w:val="HTMLCode"/>
            <w:color w:val="000000"/>
          </w:rPr>
          <w:delText>.main</w:delText>
        </w:r>
        <w:r>
          <w:rPr>
            <w:color w:val="000000"/>
          </w:rPr>
          <w:delText>/</w:delText>
        </w:r>
        <w:r>
          <w:rPr>
            <w:rStyle w:val="HTMLCode"/>
            <w:color w:val="000000"/>
          </w:rPr>
          <w:delText>.main-inner</w:delText>
        </w:r>
        <w:r>
          <w:rPr>
            <w:color w:val="000000"/>
          </w:rPr>
          <w:delText> nesting pass, the responsive </w:delText>
        </w:r>
        <w:r>
          <w:rPr>
            <w:rStyle w:val="HTMLCode"/>
            <w:color w:val="000000"/>
          </w:rPr>
          <w:delText>max-width: 800px/960px</w:delText>
        </w:r>
        <w:r>
          <w:rPr>
            <w:color w:val="000000"/>
          </w:rPr>
          <w:delText> rule was moved from </w:delText>
        </w:r>
        <w:r>
          <w:rPr>
            <w:rStyle w:val="HTMLCode"/>
            <w:color w:val="000000"/>
          </w:rPr>
          <w:delText>html .main</w:delText>
        </w:r>
        <w:r>
          <w:rPr>
            <w:color w:val="000000"/>
          </w:rPr>
          <w:delText> to </w:delText>
        </w:r>
        <w:r>
          <w:rPr>
            <w:rStyle w:val="HTMLCode"/>
            <w:color w:val="000000"/>
          </w:rPr>
          <w:delText>html .main-inner</w:delText>
        </w:r>
        <w:r>
          <w:rPr>
            <w:color w:val="000000"/>
          </w:rPr>
          <w:delText>. This had no effect before (Home didn't have </w:delText>
        </w:r>
        <w:r>
          <w:rPr>
            <w:rStyle w:val="HTMLCode"/>
            <w:color w:val="000000"/>
          </w:rPr>
          <w:delText>.main</w:delText>
        </w:r>
        <w:r>
          <w:rPr>
            <w:color w:val="000000"/>
          </w:rPr>
          <w:delText>, so </w:delText>
        </w:r>
        <w:r>
          <w:rPr>
            <w:rStyle w:val="HTMLCode"/>
            <w:color w:val="000000"/>
          </w:rPr>
          <w:delText>html .main</w:delText>
        </w:r>
        <w:r>
          <w:rPr>
            <w:color w:val="000000"/>
          </w:rPr>
          <w:delText> never matched it). After giving every page a </w:delText>
        </w:r>
        <w:r>
          <w:rPr>
            <w:rStyle w:val="HTMLCode"/>
            <w:color w:val="000000"/>
          </w:rPr>
          <w:delText>.main</w:delText>
        </w:r>
        <w:r>
          <w:rPr>
            <w:color w:val="000000"/>
          </w:rPr>
          <w:delText> outer wrapper, all pages with </w:delText>
        </w:r>
        <w:r>
          <w:rPr>
            <w:rStyle w:val="HTMLCode"/>
            <w:color w:val="000000"/>
          </w:rPr>
          <w:delText>.main-inner</w:delText>
        </w:r>
        <w:r>
          <w:rPr>
            <w:color w:val="000000"/>
          </w:rPr>
          <w:delText> (including the homepage) inherited </w:delText>
        </w:r>
        <w:r>
          <w:rPr>
            <w:rStyle w:val="HTMLCode"/>
            <w:color w:val="000000"/>
          </w:rPr>
          <w:delText>max-width: 800px</w:delText>
        </w:r>
        <w:r>
          <w:rPr>
            <w:color w:val="000000"/>
          </w:rPr>
          <w:delText> at ≥600px, collapsing the hero/section content into a narrow 800px column. Fix: removed </w:delText>
        </w:r>
        <w:r>
          <w:rPr>
            <w:rStyle w:val="HTMLCode"/>
            <w:color w:val="000000"/>
          </w:rPr>
          <w:delText>max-width</w:delText>
        </w:r>
        <w:r>
          <w:rPr>
            <w:color w:val="000000"/>
          </w:rPr>
          <w:delText> from both responsive </w:delText>
        </w:r>
        <w:r>
          <w:rPr>
            <w:rStyle w:val="HTMLCode"/>
            <w:color w:val="000000"/>
          </w:rPr>
          <w:delText>html .main-inner</w:delText>
        </w:r>
        <w:r>
          <w:rPr>
            <w:color w:val="000000"/>
          </w:rPr>
          <w:delText> breakpoint rules (≥600px and ≥960px), keeping only the </w:delText>
        </w:r>
        <w:r>
          <w:rPr>
            <w:rStyle w:val="HTMLCode"/>
            <w:color w:val="000000"/>
          </w:rPr>
          <w:delText>padding-left/right</w:delText>
        </w:r>
        <w:r>
          <w:rPr>
            <w:color w:val="000000"/>
          </w:rPr>
          <w:delText> overrides. Sub-flow pages (Connect, Connected, Publishing-Status) already have their own page-specific </w:delText>
        </w:r>
        <w:r>
          <w:rPr>
            <w:rStyle w:val="HTMLCode"/>
            <w:color w:val="000000"/>
          </w:rPr>
          <w:delText>.main { max-width: 680px/560px/600px; margin: 0 auto; }</w:delText>
        </w:r>
        <w:r>
          <w:rPr>
            <w:color w:val="000000"/>
          </w:rPr>
          <w:delText> rules and are unaffected. Public pages now render full-width as intended, with sections self-constraining via </w:delText>
        </w:r>
        <w:r>
          <w:rPr>
            <w:rStyle w:val="HTMLCode"/>
            <w:color w:val="000000"/>
          </w:rPr>
          <w:delText>body.has-site-header section { max-width }</w:delText>
        </w:r>
        <w:r>
          <w:rPr>
            <w:color w:val="000000"/>
          </w:rPr>
          <w:delText> rules. | | Jun 28, 2026 | </w:delText>
        </w:r>
        <w:r>
          <w:rPr>
            <w:rStyle w:val="HTMLCode"/>
            <w:color w:val="000000"/>
          </w:rPr>
          <w:delText>BlastyBiz-Connect.html</w:delText>
        </w:r>
        <w:r>
          <w:rPr>
            <w:color w:val="000000"/>
          </w:rPr>
          <w:delText> + </w:delText>
        </w:r>
        <w:r>
          <w:rPr>
            <w:rStyle w:val="HTMLCode"/>
            <w:color w:val="000000"/>
          </w:rPr>
          <w:delText>BlastyBiz-Connected.html</w:delText>
        </w:r>
        <w:r>
          <w:rPr>
            <w:color w:val="000000"/>
          </w:rPr>
          <w:delText> — mangled </w:delText>
        </w:r>
        <w:r>
          <w:rPr>
            <w:rStyle w:val="HTMLCode"/>
            <w:color w:val="000000"/>
          </w:rPr>
          <w:delText>.main{}</w:delText>
        </w:r>
        <w:r>
          <w:rPr>
            <w:color w:val="000000"/>
          </w:rPr>
          <w:delText> CSS rules | </w:delText>
        </w:r>
        <w:r>
          <w:rPr>
            <w:rStyle w:val="Strong"/>
            <w:color w:val="000000"/>
          </w:rPr>
          <w:delText>Two CSS rule corruption fixes.</w:delText>
        </w:r>
        <w:r>
          <w:rPr>
            <w:color w:val="000000"/>
          </w:rPr>
          <w:delText> The T003 padding-strip regex (</w:delText>
        </w:r>
        <w:r>
          <w:rPr>
            <w:rStyle w:val="HTMLCode"/>
            <w:color w:val="000000"/>
          </w:rPr>
          <w:delText>\.main\{[^}]*?padding:[^;]+;[^}]*\}</w:delText>
        </w:r>
        <w:r>
          <w:rPr>
            <w:color w:val="000000"/>
          </w:rPr>
          <w:delText>) matched greedily across a missing closing brace in Connect.html's original source, consuming a downstream class's properties and merging them into </w:delText>
        </w:r>
        <w:r>
          <w:rPr>
            <w:rStyle w:val="HTMLCode"/>
            <w:color w:val="000000"/>
          </w:rPr>
          <w:delText>.main{}</w:delText>
        </w:r>
        <w:r>
          <w:rPr>
            <w:color w:val="000000"/>
          </w:rPr>
          <w:delText>. Result: </w:delText>
        </w:r>
        <w:r>
          <w:rPr>
            <w:rStyle w:val="HTMLCode"/>
            <w:color w:val="000000"/>
          </w:rPr>
          <w:delText>.main{max-width:680px;margin:0 autoletter-spacing:2.5px;text-transform:uppercase;color:var(--silver);font-weight:700;margin-bottom:8px}</w:delText>
        </w:r>
        <w:r>
          <w:rPr>
            <w:color w:val="000000"/>
          </w:rPr>
          <w:delText> — </w:delText>
        </w:r>
        <w:r>
          <w:rPr>
            <w:rStyle w:val="HTMLCode"/>
            <w:color w:val="000000"/>
          </w:rPr>
          <w:delText>margin: 0 auto</w:delText>
        </w:r>
        <w:r>
          <w:rPr>
            <w:color w:val="000000"/>
          </w:rPr>
          <w:delText> lost its semicolon, and orphaned label properties (identical to the already-present </w:delText>
        </w:r>
        <w:r>
          <w:rPr>
            <w:rStyle w:val="HTMLCode"/>
            <w:color w:val="000000"/>
          </w:rPr>
          <w:delText>.section-label</w:delText>
        </w:r>
        <w:r>
          <w:rPr>
            <w:color w:val="000000"/>
          </w:rPr>
          <w:delText> rule) were appended. In Connected.html the same regex dropped a semicolon between </w:delText>
        </w:r>
        <w:r>
          <w:rPr>
            <w:rStyle w:val="HTMLCode"/>
            <w:color w:val="000000"/>
          </w:rPr>
          <w:delText>auto</w:delText>
        </w:r>
        <w:r>
          <w:rPr>
            <w:color w:val="000000"/>
          </w:rPr>
          <w:delText> and </w:delText>
        </w:r>
        <w:r>
          <w:rPr>
            <w:rStyle w:val="HTMLCode"/>
            <w:color w:val="000000"/>
          </w:rPr>
          <w:delText>padding</w:delText>
        </w:r>
        <w:r>
          <w:rPr>
            <w:color w:val="000000"/>
          </w:rPr>
          <w:delText>, yielding </w:delText>
        </w:r>
        <w:r>
          <w:rPr>
            <w:rStyle w:val="HTMLCode"/>
            <w:color w:val="000000"/>
          </w:rPr>
          <w:delText>margin:0 autopadding:0 0 36px</w:delText>
        </w:r>
        <w:r>
          <w:rPr>
            <w:color w:val="000000"/>
          </w:rPr>
          <w:delText>. Fix: Connect.html </w:delText>
        </w:r>
        <w:r>
          <w:rPr>
            <w:rStyle w:val="HTMLCode"/>
            <w:color w:val="000000"/>
          </w:rPr>
          <w:delText>.main</w:delText>
        </w:r>
        <w:r>
          <w:rPr>
            <w:color w:val="000000"/>
          </w:rPr>
          <w:delText> restored to </w:delText>
        </w:r>
        <w:r>
          <w:rPr>
            <w:rStyle w:val="HTMLCode"/>
            <w:color w:val="000000"/>
          </w:rPr>
          <w:delText>{max-width:680px;margin:0 auto}</w:delText>
        </w:r>
        <w:r>
          <w:rPr>
            <w:color w:val="000000"/>
          </w:rPr>
          <w:delText> (duplicate label properties dropped — </w:delText>
        </w:r>
        <w:r>
          <w:rPr>
            <w:rStyle w:val="HTMLCode"/>
            <w:color w:val="000000"/>
          </w:rPr>
          <w:delText>.section-label</w:delText>
        </w:r>
        <w:r>
          <w:rPr>
            <w:color w:val="000000"/>
          </w:rPr>
          <w:delText> already covers them). Connected.html </w:delText>
        </w:r>
        <w:r>
          <w:rPr>
            <w:rStyle w:val="HTMLCode"/>
            <w:color w:val="000000"/>
          </w:rPr>
          <w:delText>.main</w:delText>
        </w:r>
        <w:r>
          <w:rPr>
            <w:color w:val="000000"/>
          </w:rPr>
          <w:delText> restored to </w:delText>
        </w:r>
        <w:r>
          <w:rPr>
            <w:rStyle w:val="HTMLCode"/>
            <w:color w:val="000000"/>
          </w:rPr>
          <w:delText>{max-width:560px;margin:0 auto;padding:0 0 36px}</w:delText>
        </w:r>
        <w:r>
          <w:rPr>
            <w:color w:val="000000"/>
          </w:rPr>
          <w:delText>. | | Jun 28, 2026 | </w:delText>
        </w:r>
        <w:r>
          <w:rPr>
            <w:rStyle w:val="HTMLCode"/>
            <w:color w:val="000000"/>
          </w:rPr>
          <w:delText>auth-guard.js</w:delText>
        </w:r>
        <w:r>
          <w:rPr>
            <w:color w:val="000000"/>
          </w:rPr>
          <w:delText> — does not add </w:delText>
        </w:r>
        <w:r>
          <w:rPr>
            <w:rStyle w:val="HTMLCode"/>
            <w:color w:val="000000"/>
          </w:rPr>
          <w:delText>body.logged-in</w:delText>
        </w:r>
        <w:r>
          <w:rPr>
            <w:color w:val="000000"/>
          </w:rPr>
          <w:delText> class | </w:delText>
        </w:r>
        <w:r>
          <w:rPr>
            <w:rStyle w:val="Strong"/>
            <w:color w:val="000000"/>
          </w:rPr>
          <w:delText>Auth-guard logged-in class fix.</w:delText>
        </w:r>
        <w:r>
          <w:rPr>
            <w:color w:val="000000"/>
          </w:rPr>
          <w:delText> The guard revealed the body on successful auth (</w:delText>
        </w:r>
        <w:r>
          <w:rPr>
            <w:rStyle w:val="HTMLCode"/>
            <w:color w:val="000000"/>
          </w:rPr>
          <w:delText>document.body.style.visibility = 'visible'</w:delText>
        </w:r>
        <w:r>
          <w:rPr>
            <w:color w:val="000000"/>
          </w:rPr>
          <w:delText>) but never added </w:delText>
        </w:r>
        <w:r>
          <w:rPr>
            <w:rStyle w:val="HTMLCode"/>
            <w:color w:val="000000"/>
          </w:rPr>
          <w:delText>body.logged-in</w:delText>
        </w:r>
        <w:r>
          <w:rPr>
            <w:color w:val="000000"/>
          </w:rPr>
          <w:delText xml:space="preserve">, so all auth-gated pages using only auth-guard had </w:delText>
        </w:r>
        <w:r>
          <w:rPr>
            <w:color w:val="000000"/>
          </w:rPr>
          <w:lastRenderedPageBreak/>
          <w:delText>nav stuck in logged-out state (Log In visible, Log Out/Create Listing hidden). Added </w:delText>
        </w:r>
        <w:r>
          <w:rPr>
            <w:rStyle w:val="HTMLCode"/>
            <w:color w:val="000000"/>
          </w:rPr>
          <w:delText>document.body.classList.add('logged-in')</w:delText>
        </w:r>
        <w:r>
          <w:rPr>
            <w:color w:val="000000"/>
          </w:rPr>
          <w:delText> immediately before </w:delText>
        </w:r>
        <w:r>
          <w:rPr>
            <w:rStyle w:val="HTMLCode"/>
            <w:color w:val="000000"/>
          </w:rPr>
          <w:delText>style.visibility = 'visible'</w:delText>
        </w:r>
        <w:r>
          <w:rPr>
            <w:color w:val="000000"/>
          </w:rPr>
          <w:delText> in the authenticated branch. Covers every page that uses auth-guard.js. | | Jun 28, 2026 | </w:delText>
        </w:r>
        <w:r>
          <w:rPr>
            <w:rStyle w:val="HTMLCode"/>
            <w:color w:val="000000"/>
          </w:rPr>
          <w:delText>BlastyBiz-Dashboard.html</w:delText>
        </w:r>
        <w:r>
          <w:rPr>
            <w:color w:val="000000"/>
          </w:rPr>
          <w:delText> — hardcoded </w:delText>
        </w:r>
        <w:r>
          <w:rPr>
            <w:rStyle w:val="HTMLCode"/>
            <w:color w:val="000000"/>
          </w:rPr>
          <w:delText>body.logged-in</w:delText>
        </w:r>
        <w:r>
          <w:rPr>
            <w:color w:val="000000"/>
          </w:rPr>
          <w:delText>, no </w:delText>
        </w:r>
        <w:r>
          <w:rPr>
            <w:rStyle w:val="HTMLCode"/>
            <w:color w:val="000000"/>
          </w:rPr>
          <w:delText>visibility:hidden</w:delText>
        </w:r>
        <w:r>
          <w:rPr>
            <w:color w:val="000000"/>
          </w:rPr>
          <w:delText> | </w:delText>
        </w:r>
        <w:r>
          <w:rPr>
            <w:rStyle w:val="Strong"/>
            <w:color w:val="000000"/>
          </w:rPr>
          <w:delText>Dashboard auth fixes.</w:delText>
        </w:r>
        <w:r>
          <w:rPr>
            <w:color w:val="000000"/>
          </w:rPr>
          <w:delText> (1) </w:delText>
        </w:r>
        <w:r>
          <w:rPr>
            <w:rStyle w:val="HTMLCode"/>
            <w:color w:val="000000"/>
          </w:rPr>
          <w:delText>&lt;body class="logged-in has-site-header"&gt;</w:delText>
        </w:r>
        <w:r>
          <w:rPr>
            <w:color w:val="000000"/>
          </w:rPr>
          <w:delText> → </w:delText>
        </w:r>
        <w:r>
          <w:rPr>
            <w:rStyle w:val="HTMLCode"/>
            <w:color w:val="000000"/>
          </w:rPr>
          <w:delText>&lt;body class="has-site-header"&gt;</w:delText>
        </w:r>
        <w:r>
          <w:rPr>
            <w:color w:val="000000"/>
          </w:rPr>
          <w:delText> — removing hardcoded class that kept nav showing logged-in state even for unauthenticated visitors before Firebase resolved. (2) Added </w:delText>
        </w:r>
        <w:r>
          <w:rPr>
            <w:rStyle w:val="HTMLCode"/>
            <w:color w:val="000000"/>
          </w:rPr>
          <w:delText>&lt;style&gt;body{visibility:hidden}&lt;/style&gt;</w:delText>
        </w:r>
        <w:r>
          <w:rPr>
            <w:color w:val="000000"/>
          </w:rPr>
          <w:delText> + </w:delText>
        </w:r>
        <w:r>
          <w:rPr>
            <w:rStyle w:val="HTMLCode"/>
            <w:color w:val="000000"/>
          </w:rPr>
          <w:delText>&lt;script type="module" src="./auth-guard.js"&gt;&lt;/script&gt;</w:delText>
        </w:r>
        <w:r>
          <w:rPr>
            <w:color w:val="000000"/>
          </w:rPr>
          <w:delText> to </w:delText>
        </w:r>
        <w:r>
          <w:rPr>
            <w:rStyle w:val="HTMLCode"/>
            <w:color w:val="000000"/>
          </w:rPr>
          <w:delText>&lt;head&gt;</w:delText>
        </w:r>
        <w:r>
          <w:rPr>
            <w:color w:val="000000"/>
          </w:rPr>
          <w:delText> — auth-guard now handles flash prevention and adds </w:delText>
        </w:r>
        <w:r>
          <w:rPr>
            <w:rStyle w:val="HTMLCode"/>
            <w:color w:val="000000"/>
          </w:rPr>
          <w:delText>body.logged-in</w:delText>
        </w:r>
        <w:r>
          <w:rPr>
            <w:color w:val="000000"/>
          </w:rPr>
          <w:delText> on auth resolution; the existing inline </w:delText>
        </w:r>
        <w:r>
          <w:rPr>
            <w:rStyle w:val="HTMLCode"/>
            <w:color w:val="000000"/>
          </w:rPr>
          <w:delText>onAuthStateChanged</w:delText>
        </w:r>
        <w:r>
          <w:rPr>
            <w:color w:val="000000"/>
          </w:rPr>
          <w:delText> (which redirects unauthenticated users and loads data) coexists safely. | | Jun 28, 2026 | </w:delText>
        </w:r>
        <w:r>
          <w:rPr>
            <w:rStyle w:val="HTMLCode"/>
            <w:color w:val="000000"/>
          </w:rPr>
          <w:delText>BlastyBiz.html</w:delText>
        </w:r>
        <w:r>
          <w:rPr>
            <w:color w:val="000000"/>
          </w:rPr>
          <w:delText> (Create Listing) — missing </w:delText>
        </w:r>
        <w:r>
          <w:rPr>
            <w:rStyle w:val="HTMLCode"/>
            <w:color w:val="000000"/>
          </w:rPr>
          <w:delText>.main</w:delText>
        </w:r>
        <w:r>
          <w:rPr>
            <w:color w:val="000000"/>
          </w:rPr>
          <w:delText> wrapper, hardcoded </w:delText>
        </w:r>
        <w:r>
          <w:rPr>
            <w:rStyle w:val="HTMLCode"/>
            <w:color w:val="000000"/>
          </w:rPr>
          <w:delText>body.logged-in</w:delText>
        </w:r>
        <w:r>
          <w:rPr>
            <w:color w:val="000000"/>
          </w:rPr>
          <w:delText>, no auth-guard | </w:delText>
        </w:r>
        <w:r>
          <w:rPr>
            <w:rStyle w:val="Strong"/>
            <w:color w:val="000000"/>
          </w:rPr>
          <w:delText>Create Listing page structural + auth fixes.</w:delText>
        </w:r>
        <w:r>
          <w:rPr>
            <w:color w:val="000000"/>
          </w:rPr>
          <w:delText> Three issues resolved: (1) </w:delText>
        </w:r>
        <w:r>
          <w:rPr>
            <w:rStyle w:val="HTMLCode"/>
            <w:color w:val="000000"/>
          </w:rPr>
          <w:delText>.main-inner</w:delText>
        </w:r>
        <w:r>
          <w:rPr>
            <w:color w:val="000000"/>
          </w:rPr>
          <w:delText> was sitting directly on </w:delText>
        </w:r>
        <w:r>
          <w:rPr>
            <w:rStyle w:val="HTMLCode"/>
            <w:color w:val="000000"/>
          </w:rPr>
          <w:delText>&lt;body&gt;</w:delText>
        </w:r>
        <w:r>
          <w:rPr>
            <w:color w:val="000000"/>
          </w:rPr>
          <w:delText> with no outer </w:delText>
        </w:r>
        <w:r>
          <w:rPr>
            <w:rStyle w:val="HTMLCode"/>
            <w:color w:val="000000"/>
          </w:rPr>
          <w:delText>.main</w:delText>
        </w:r>
        <w:r>
          <w:rPr>
            <w:color w:val="000000"/>
          </w:rPr>
          <w:delText> wrapper — added </w:delText>
        </w:r>
        <w:r>
          <w:rPr>
            <w:rStyle w:val="HTMLCode"/>
            <w:color w:val="000000"/>
          </w:rPr>
          <w:delText>&lt;div class="main"&gt;</w:delText>
        </w:r>
        <w:r>
          <w:rPr>
            <w:color w:val="000000"/>
          </w:rPr>
          <w:delText> immediately after </w:delText>
        </w:r>
        <w:r>
          <w:rPr>
            <w:rStyle w:val="HTMLCode"/>
            <w:color w:val="000000"/>
          </w:rPr>
          <w:delText>&lt;div id="site-header-inject"&gt;&lt;/div&gt;</w:delText>
        </w:r>
        <w:r>
          <w:rPr>
            <w:color w:val="000000"/>
          </w:rPr>
          <w:delText> and </w:delText>
        </w:r>
        <w:r>
          <w:rPr>
            <w:rStyle w:val="HTMLCode"/>
            <w:color w:val="000000"/>
          </w:rPr>
          <w:delText>&lt;/div&gt;&lt;!-- /.main --&gt;</w:delText>
        </w:r>
        <w:r>
          <w:rPr>
            <w:color w:val="000000"/>
          </w:rPr>
          <w:delText> paired to </w:delText>
        </w:r>
        <w:r>
          <w:rPr>
            <w:rStyle w:val="HTMLCode"/>
            <w:color w:val="000000"/>
          </w:rPr>
          <w:delText>&lt;/div&gt;&lt;!-- /.main-inner --&gt;</w:delText>
        </w:r>
        <w:r>
          <w:rPr>
            <w:color w:val="000000"/>
          </w:rPr>
          <w:delText> at the page bottom. No content removed. (2) </w:delText>
        </w:r>
        <w:r>
          <w:rPr>
            <w:rStyle w:val="HTMLCode"/>
            <w:color w:val="000000"/>
          </w:rPr>
          <w:delText>&lt;body class="logged-in has-site-header"&gt;</w:delText>
        </w:r>
        <w:r>
          <w:rPr>
            <w:color w:val="000000"/>
          </w:rPr>
          <w:delText> → </w:delText>
        </w:r>
        <w:r>
          <w:rPr>
            <w:rStyle w:val="HTMLCode"/>
            <w:color w:val="000000"/>
          </w:rPr>
          <w:delText>&lt;body class="has-site-header"&gt;</w:delText>
        </w:r>
        <w:r>
          <w:rPr>
            <w:color w:val="000000"/>
          </w:rPr>
          <w:delText> — same hardcoded class issue as Dashboard. (3) Added </w:delText>
        </w:r>
        <w:r>
          <w:rPr>
            <w:rStyle w:val="HTMLCode"/>
            <w:color w:val="000000"/>
          </w:rPr>
          <w:delText>&lt;style&gt;body{visibility:hidden}&lt;/style&gt;</w:delText>
        </w:r>
        <w:r>
          <w:rPr>
            <w:color w:val="000000"/>
          </w:rPr>
          <w:delText> + </w:delText>
        </w:r>
        <w:r>
          <w:rPr>
            <w:rStyle w:val="HTMLCode"/>
            <w:color w:val="000000"/>
          </w:rPr>
          <w:delText>&lt;script type="module" src="./auth-guard.js"&gt;&lt;/script&gt;</w:delText>
        </w:r>
        <w:r>
          <w:rPr>
            <w:color w:val="000000"/>
          </w:rPr>
          <w:delText> to </w:delText>
        </w:r>
        <w:r>
          <w:rPr>
            <w:rStyle w:val="HTMLCode"/>
            <w:color w:val="000000"/>
          </w:rPr>
          <w:delText>&lt;head&gt;</w:delText>
        </w:r>
        <w:r>
          <w:rPr>
            <w:color w:val="000000"/>
          </w:rPr>
          <w:delText>. Auth-guard handles redirect, flash prevention, and </w:delText>
        </w:r>
        <w:r>
          <w:rPr>
            <w:rStyle w:val="HTMLCode"/>
            <w:color w:val="000000"/>
          </w:rPr>
          <w:delText>body.logged-in</w:delText>
        </w:r>
        <w:r>
          <w:rPr>
            <w:color w:val="000000"/>
          </w:rPr>
          <w:delText> class; the page's existing Firebase module (line 3554) and </w:delText>
        </w:r>
        <w:r>
          <w:rPr>
            <w:rStyle w:val="HTMLCode"/>
            <w:color w:val="000000"/>
          </w:rPr>
          <w:delText>window.doSignOut</w:delText>
        </w:r>
        <w:r>
          <w:rPr>
            <w:color w:val="000000"/>
          </w:rPr>
          <w:delText> definition are untouched. | | Jun 28, 2026 | </w:delText>
        </w:r>
        <w:r>
          <w:rPr>
            <w:rStyle w:val="HTMLCode"/>
            <w:color w:val="000000"/>
          </w:rPr>
          <w:delText>blastybiz-global.css</w:delText>
        </w:r>
        <w:r>
          <w:rPr>
            <w:color w:val="000000"/>
          </w:rPr>
          <w:delText> — bare </w:delText>
        </w:r>
        <w:r>
          <w:rPr>
            <w:rStyle w:val="HTMLCode"/>
            <w:color w:val="000000"/>
          </w:rPr>
          <w:delText>html header</w:delText>
        </w:r>
        <w:r>
          <w:rPr>
            <w:color w:val="000000"/>
          </w:rPr>
          <w:delText> selector hitting content </w:delText>
        </w:r>
        <w:r>
          <w:rPr>
            <w:rStyle w:val="HTMLCode"/>
            <w:color w:val="000000"/>
          </w:rPr>
          <w:delText>&lt;header&gt;</w:delText>
        </w:r>
        <w:r>
          <w:rPr>
            <w:color w:val="000000"/>
          </w:rPr>
          <w:delText> tags sitewide | </w:delText>
        </w:r>
        <w:r>
          <w:rPr>
            <w:rStyle w:val="Strong"/>
            <w:color w:val="000000"/>
          </w:rPr>
          <w:delText>Cascade/selector bug fix (Pass 3 Cascade Sweep).</w:delText>
        </w:r>
        <w:r>
          <w:rPr>
            <w:color w:val="000000"/>
          </w:rPr>
          <w:delText> Two responsive breakpoint rules (</w:delText>
        </w:r>
        <w:r>
          <w:rPr>
            <w:rStyle w:val="HTMLCode"/>
            <w:color w:val="000000"/>
          </w:rPr>
          <w:delText>@media (min-width: 600px)</w:delText>
        </w:r>
        <w:r>
          <w:rPr>
            <w:color w:val="000000"/>
          </w:rPr>
          <w:delText> and </w:delText>
        </w:r>
        <w:r>
          <w:rPr>
            <w:rStyle w:val="HTMLCode"/>
            <w:color w:val="000000"/>
          </w:rPr>
          <w:delText>@media (min-width: 1100px)</w:delText>
        </w:r>
        <w:r>
          <w:rPr>
            <w:color w:val="000000"/>
          </w:rPr>
          <w:delText>) used </w:delText>
        </w:r>
        <w:r>
          <w:rPr>
            <w:rStyle w:val="HTMLCode"/>
            <w:color w:val="000000"/>
          </w:rPr>
          <w:delText>html header, html .header { padding: 16px 48px/60px; }</w:delText>
        </w:r>
        <w:r>
          <w:rPr>
            <w:color w:val="000000"/>
          </w:rPr>
          <w:delText>. The </w:delText>
        </w:r>
        <w:r>
          <w:rPr>
            <w:rStyle w:val="HTMLCode"/>
            <w:color w:val="000000"/>
          </w:rPr>
          <w:delText>html header</w:delText>
        </w:r>
        <w:r>
          <w:rPr>
            <w:color w:val="000000"/>
          </w:rPr>
          <w:delText> bare-element selector was intended to target only the shared site navigation </w:delText>
        </w:r>
        <w:r>
          <w:rPr>
            <w:rStyle w:val="HTMLCode"/>
            <w:color w:val="000000"/>
          </w:rPr>
          <w:delText>&lt;header class="site-header"&gt;</w:delText>
        </w:r>
        <w:r>
          <w:rPr>
            <w:color w:val="000000"/>
          </w:rPr>
          <w:delText>, but it also matched every page's own content </w:delText>
        </w:r>
        <w:r>
          <w:rPr>
            <w:rStyle w:val="HTMLCode"/>
            <w:color w:val="000000"/>
          </w:rPr>
          <w:delText>&lt;header class="page-hero"&gt;</w:delText>
        </w:r>
        <w:r>
          <w:rPr>
            <w:color w:val="000000"/>
          </w:rPr>
          <w:delText> element. On About, Contact, Privacy, and Terms, this added unwanted top/bottom padding to the </w:delText>
        </w:r>
        <w:r>
          <w:rPr>
            <w:rStyle w:val="HTMLCode"/>
            <w:color w:val="000000"/>
          </w:rPr>
          <w:delText>.page-hero</w:delText>
        </w:r>
        <w:r>
          <w:rPr>
            <w:color w:val="000000"/>
          </w:rPr>
          <w:delText> section at tablet and desktop widths. Home.html was unaffected only because a separate deliberate rule </w:delText>
        </w:r>
        <w:r>
          <w:rPr>
            <w:rStyle w:val="HTMLCode"/>
            <w:color w:val="000000"/>
          </w:rPr>
          <w:delText>html .hero { padding: 0; }</w:delText>
        </w:r>
        <w:r>
          <w:rPr>
            <w:color w:val="000000"/>
          </w:rPr>
          <w:delText> already cancelled the leaked padding — not because the underlying bug didn't apply. The </w:delText>
        </w:r>
        <w:r>
          <w:rPr>
            <w:rStyle w:val="HTMLCode"/>
            <w:color w:val="000000"/>
          </w:rPr>
          <w:delText>.header</w:delText>
        </w:r>
        <w:r>
          <w:rPr>
            <w:color w:val="000000"/>
          </w:rPr>
          <w:delText> class was confirmed unused in any HTML file. Fix: (1) replaced </w:delText>
        </w:r>
        <w:r>
          <w:rPr>
            <w:rStyle w:val="HTMLCode"/>
            <w:color w:val="000000"/>
          </w:rPr>
          <w:delText>html header, html .header</w:delText>
        </w:r>
        <w:r>
          <w:rPr>
            <w:color w:val="000000"/>
          </w:rPr>
          <w:delText> with </w:delText>
        </w:r>
        <w:r>
          <w:rPr>
            <w:rStyle w:val="HTMLCode"/>
            <w:color w:val="000000"/>
          </w:rPr>
          <w:delText>.site-header</w:delText>
        </w:r>
        <w:r>
          <w:rPr>
            <w:color w:val="000000"/>
          </w:rPr>
          <w:delText> in both responsive breakpoints — same padding applied to the exact same real element, no longer leaking to content headers. (2) Added </w:delText>
        </w:r>
        <w:r>
          <w:rPr>
            <w:rStyle w:val="HTMLCode"/>
            <w:color w:val="000000"/>
          </w:rPr>
          <w:delText>padding-top: 0; padding-bottom: 0</w:delText>
        </w:r>
        <w:r>
          <w:rPr>
            <w:color w:val="000000"/>
          </w:rPr>
          <w:delText> directly to the </w:delText>
        </w:r>
        <w:r>
          <w:rPr>
            <w:rStyle w:val="HTMLCode"/>
            <w:color w:val="000000"/>
          </w:rPr>
          <w:delText>.page-hero</w:delText>
        </w:r>
        <w:r>
          <w:rPr>
            <w:color w:val="000000"/>
          </w:rPr>
          <w:delText> base rule as a belt-and-suspenders reset — protects against any future rule making the same mistake. Both changes deployed and confirmed live. | | Jun 30, 2026 | </w:delText>
        </w:r>
        <w:r>
          <w:rPr>
            <w:rStyle w:val="HTMLCode"/>
            <w:color w:val="000000"/>
          </w:rPr>
          <w:delText>BlastyBiz-Onboarding.html</w:delText>
        </w:r>
        <w:r>
          <w:rPr>
            <w:color w:val="000000"/>
          </w:rPr>
          <w:delText> — migrated to </w:delText>
        </w:r>
        <w:r>
          <w:rPr>
            <w:rStyle w:val="HTMLCode"/>
            <w:color w:val="000000"/>
          </w:rPr>
          <w:delText>global-style.css?v=121</w:delText>
        </w:r>
        <w:r>
          <w:rPr>
            <w:color w:val="000000"/>
          </w:rPr>
          <w:delText> | Page still loaded </w:delText>
        </w:r>
        <w:r>
          <w:rPr>
            <w:rStyle w:val="HTMLCode"/>
            <w:color w:val="000000"/>
          </w:rPr>
          <w:delText>blastybiz-global.css?v=100</w:delText>
        </w:r>
        <w:r>
          <w:rPr>
            <w:color w:val="000000"/>
          </w:rPr>
          <w:delText> with a 652-line embedded </w:delText>
        </w:r>
        <w:r>
          <w:rPr>
            <w:rStyle w:val="HTMLCode"/>
            <w:color w:val="000000"/>
          </w:rPr>
          <w:delText>&lt;style&gt;</w:delText>
        </w:r>
        <w:r>
          <w:rPr>
            <w:color w:val="000000"/>
          </w:rPr>
          <w:delText> block. Promoted bare </w:delText>
        </w:r>
        <w:r>
          <w:rPr>
            <w:rStyle w:val="HTMLCode"/>
            <w:color w:val="000000"/>
          </w:rPr>
          <w:delText>label</w:delText>
        </w:r>
        <w:r>
          <w:rPr>
            <w:color w:val="000000"/>
          </w:rPr>
          <w:delText>, </w:delText>
        </w:r>
        <w:r>
          <w:rPr>
            <w:rStyle w:val="HTMLCode"/>
            <w:color w:val="000000"/>
          </w:rPr>
          <w:delText>input/textarea/select</w:delText>
        </w:r>
        <w:r>
          <w:rPr>
            <w:color w:val="000000"/>
          </w:rPr>
          <w:delText>, focus states, </w:delText>
        </w:r>
        <w:r>
          <w:rPr>
            <w:rStyle w:val="HTMLCode"/>
            <w:color w:val="000000"/>
          </w:rPr>
          <w:delText>select option</w:delText>
        </w:r>
        <w:r>
          <w:rPr>
            <w:color w:val="000000"/>
          </w:rPr>
          <w:delText> to global element defaults in </w:delText>
        </w:r>
        <w:r>
          <w:rPr>
            <w:rStyle w:val="HTMLCode"/>
            <w:color w:val="000000"/>
          </w:rPr>
          <w:delText>global-style.css</w:delText>
        </w:r>
        <w:r>
          <w:rPr>
            <w:color w:val="000000"/>
          </w:rPr>
          <w:delText> (first time any bare form element defaults were global — previously only </w:delText>
        </w:r>
        <w:r>
          <w:rPr>
            <w:rStyle w:val="HTMLCode"/>
            <w:color w:val="000000"/>
          </w:rPr>
          <w:delText>.field label/input</w:delText>
        </w:r>
        <w:r>
          <w:rPr>
            <w:color w:val="000000"/>
          </w:rPr>
          <w:delText> existed). Added </w:delText>
        </w:r>
        <w:r>
          <w:rPr>
            <w:rStyle w:val="HTMLCode"/>
            <w:color w:val="000000"/>
          </w:rPr>
          <w:delText>@keyframes fadeUp</w:delText>
        </w:r>
        <w:r>
          <w:rPr>
            <w:color w:val="000000"/>
          </w:rPr>
          <w:delText> globally (was missing — login page was silently referencing it without a definition). Added </w:delText>
        </w:r>
        <w:r>
          <w:rPr>
            <w:rStyle w:val="HTMLCode"/>
            <w:color w:val="000000"/>
          </w:rPr>
          <w:delText>.btn-next</w:delText>
        </w:r>
        <w:r>
          <w:rPr>
            <w:color w:val="000000"/>
          </w:rPr>
          <w:delText> as an alias alongside </w:delText>
        </w:r>
        <w:r>
          <w:rPr>
            <w:rStyle w:val="HTMLCode"/>
            <w:color w:val="000000"/>
          </w:rPr>
          <w:delText>.btn-submit</w:delText>
        </w:r>
        <w:r>
          <w:rPr>
            <w:color w:val="000000"/>
          </w:rPr>
          <w:delText> in the shared CTA block; added </w:delText>
        </w:r>
        <w:r>
          <w:rPr>
            <w:rStyle w:val="HTMLCode"/>
            <w:color w:val="000000"/>
          </w:rPr>
          <w:delText>.btn-back</w:delText>
        </w:r>
        <w:r>
          <w:rPr>
            <w:color w:val="000000"/>
          </w:rPr>
          <w:delText> as a global ghost button. All wizard-specific CSS (</w:delText>
        </w:r>
        <w:r>
          <w:rPr>
            <w:rStyle w:val="HTMLCode"/>
            <w:color w:val="000000"/>
          </w:rPr>
          <w:delText>.wizard</w:delText>
        </w:r>
        <w:r>
          <w:rPr>
            <w:color w:val="000000"/>
          </w:rPr>
          <w:delText>, </w:delText>
        </w:r>
        <w:r>
          <w:rPr>
            <w:rStyle w:val="HTMLCode"/>
            <w:color w:val="000000"/>
          </w:rPr>
          <w:delText>.slide</w:delText>
        </w:r>
        <w:r>
          <w:rPr>
            <w:color w:val="000000"/>
          </w:rPr>
          <w:delText>, </w:delText>
        </w:r>
        <w:r>
          <w:rPr>
            <w:rStyle w:val="HTMLCode"/>
            <w:color w:val="000000"/>
          </w:rPr>
          <w:delText>.dot</w:delText>
        </w:r>
        <w:r>
          <w:rPr>
            <w:color w:val="000000"/>
          </w:rPr>
          <w:delText>, </w:delText>
        </w:r>
        <w:r>
          <w:rPr>
            <w:rStyle w:val="HTMLCode"/>
            <w:color w:val="000000"/>
          </w:rPr>
          <w:delText>.cat-btn</w:delText>
        </w:r>
        <w:r>
          <w:rPr>
            <w:color w:val="000000"/>
          </w:rPr>
          <w:delText>, </w:delText>
        </w:r>
        <w:r>
          <w:rPr>
            <w:rStyle w:val="HTMLCode"/>
            <w:color w:val="000000"/>
          </w:rPr>
          <w:delText>.tone-btn</w:delText>
        </w:r>
        <w:r>
          <w:rPr>
            <w:color w:val="000000"/>
          </w:rPr>
          <w:delText>, </w:delText>
        </w:r>
        <w:r>
          <w:rPr>
            <w:rStyle w:val="HTMLCode"/>
            <w:color w:val="000000"/>
          </w:rPr>
          <w:delText>.connect-card</w:delText>
        </w:r>
        <w:r>
          <w:rPr>
            <w:color w:val="000000"/>
          </w:rPr>
          <w:delText xml:space="preserve">, </w:delText>
        </w:r>
        <w:r>
          <w:rPr>
            <w:color w:val="000000"/>
          </w:rPr>
          <w:lastRenderedPageBreak/>
          <w:delText>welcome/success screens, particle canvas backdrop-blur override) moved to a </w:delText>
        </w:r>
        <w:r>
          <w:rPr>
            <w:rStyle w:val="HTMLCode"/>
            <w:color w:val="000000"/>
          </w:rPr>
          <w:delText>body.onboarding-page</w:delText>
        </w:r>
        <w:r>
          <w:rPr>
            <w:color w:val="000000"/>
          </w:rPr>
          <w:delText> section in </w:delText>
        </w:r>
        <w:r>
          <w:rPr>
            <w:rStyle w:val="HTMLCode"/>
            <w:color w:val="000000"/>
          </w:rPr>
          <w:delText>global-style.css</w:delText>
        </w:r>
        <w:r>
          <w:rPr>
            <w:color w:val="000000"/>
          </w:rPr>
          <w:delText>. Page </w:delText>
        </w:r>
        <w:r>
          <w:rPr>
            <w:rStyle w:val="HTMLCode"/>
            <w:color w:val="000000"/>
          </w:rPr>
          <w:delText>&lt;style&gt;</w:delText>
        </w:r>
        <w:r>
          <w:rPr>
            <w:color w:val="000000"/>
          </w:rPr>
          <w:delText> block reduced from 652 lines to 1: </w:delText>
        </w:r>
        <w:r>
          <w:rPr>
            <w:rStyle w:val="HTMLCode"/>
            <w:color w:val="000000"/>
          </w:rPr>
          <w:delText>html { height: 100%; overflow: hidden; }</w:delText>
        </w:r>
        <w:r>
          <w:rPr>
            <w:color w:val="000000"/>
          </w:rPr>
          <w:delText> (kept because </w:delText>
        </w:r>
        <w:r>
          <w:rPr>
            <w:rStyle w:val="HTMLCode"/>
            <w:color w:val="000000"/>
          </w:rPr>
          <w:delText>html</w:delText>
        </w:r>
        <w:r>
          <w:rPr>
            <w:color w:val="000000"/>
          </w:rPr>
          <w:delText> cannot be class-scoped). Switched to </w:delText>
        </w:r>
        <w:r>
          <w:rPr>
            <w:rStyle w:val="HTMLCode"/>
            <w:color w:val="000000"/>
          </w:rPr>
          <w:delText>global-style.css?v=121</w:delText>
        </w:r>
        <w:r>
          <w:rPr>
            <w:color w:val="000000"/>
          </w:rPr>
          <w:delText>, added </w:delText>
        </w:r>
        <w:r>
          <w:rPr>
            <w:rStyle w:val="HTMLCode"/>
            <w:color w:val="000000"/>
          </w:rPr>
          <w:delText>body class="onboarding-page"</w:delText>
        </w:r>
        <w:r>
          <w:rPr>
            <w:color w:val="000000"/>
          </w:rPr>
          <w:delText>. Playwright confirmed auth-guard redirect works, login and home pages render correctly after element-default promotion. | | Jun 30, 2026 | </w:delText>
        </w:r>
        <w:r>
          <w:rPr>
            <w:rStyle w:val="HTMLCode"/>
            <w:color w:val="000000"/>
          </w:rPr>
          <w:delText>global-style.css</w:delText>
        </w:r>
        <w:r>
          <w:rPr>
            <w:color w:val="000000"/>
          </w:rPr>
          <w:delText> — layout/utility helper classes had </w:delText>
        </w:r>
        <w:r>
          <w:rPr>
            <w:rStyle w:val="HTMLCode"/>
            <w:color w:val="000000"/>
          </w:rPr>
          <w:delText>.home</w:delText>
        </w:r>
        <w:r>
          <w:rPr>
            <w:color w:val="000000"/>
          </w:rPr>
          <w:delText> scope | </w:delText>
        </w:r>
        <w:r>
          <w:rPr>
            <w:rStyle w:val="HTMLCode"/>
            <w:color w:val="000000"/>
          </w:rPr>
          <w:delText>.reveal</w:delText>
        </w:r>
        <w:r>
          <w:rPr>
            <w:color w:val="000000"/>
          </w:rPr>
          <w:delText>, </w:delText>
        </w:r>
        <w:r>
          <w:rPr>
            <w:rStyle w:val="HTMLCode"/>
            <w:color w:val="000000"/>
          </w:rPr>
          <w:delText>.reveal.visible</w:delText>
        </w:r>
        <w:r>
          <w:rPr>
            <w:color w:val="000000"/>
          </w:rPr>
          <w:delText>, and </w:delText>
        </w:r>
        <w:r>
          <w:rPr>
            <w:rStyle w:val="HTMLCode"/>
            <w:color w:val="000000"/>
          </w:rPr>
          <w:delText>.main-inner</w:delText>
        </w:r>
        <w:r>
          <w:rPr>
            <w:color w:val="000000"/>
          </w:rPr>
          <w:delText> mobile padding-top were all prefixed with </w:delText>
        </w:r>
        <w:r>
          <w:rPr>
            <w:rStyle w:val="HTMLCode"/>
            <w:color w:val="000000"/>
          </w:rPr>
          <w:delText>.home</w:delText>
        </w:r>
        <w:r>
          <w:rPr>
            <w:color w:val="000000"/>
          </w:rPr>
          <w:delText>, making them home-page-only. </w:delText>
        </w:r>
        <w:r>
          <w:rPr>
            <w:rStyle w:val="HTMLCode"/>
            <w:color w:val="000000"/>
          </w:rPr>
          <w:delText>.layout__split-*</w:delText>
        </w:r>
        <w:r>
          <w:rPr>
            <w:color w:val="000000"/>
          </w:rPr>
          <w:delText> helpers had also been scoped to </w:delText>
        </w:r>
        <w:r>
          <w:rPr>
            <w:rStyle w:val="HTMLCode"/>
            <w:color w:val="000000"/>
          </w:rPr>
          <w:delText>.home</w:delText>
        </w:r>
        <w:r>
          <w:rPr>
            <w:color w:val="000000"/>
          </w:rPr>
          <w:delText> in a prior session. Removed all </w:delText>
        </w:r>
        <w:r>
          <w:rPr>
            <w:rStyle w:val="HTMLCode"/>
            <w:color w:val="000000"/>
          </w:rPr>
          <w:delText>.home</w:delText>
        </w:r>
        <w:r>
          <w:rPr>
            <w:color w:val="000000"/>
          </w:rPr>
          <w:delText> prefixes — all layout and utility classes are now fully global. </w:delText>
        </w:r>
        <w:r>
          <w:rPr>
            <w:rStyle w:val="HTMLCode"/>
            <w:color w:val="000000"/>
          </w:rPr>
          <w:delText>main.home { width:100% }</w:delText>
        </w:r>
        <w:r>
          <w:rPr>
            <w:color w:val="000000"/>
          </w:rPr>
          <w:delText> retained as a page-level width reset (no scope removal needed). Zero </w:delText>
        </w:r>
        <w:r>
          <w:rPr>
            <w:rStyle w:val="HTMLCode"/>
            <w:color w:val="000000"/>
          </w:rPr>
          <w:delText>.home</w:delText>
        </w:r>
        <w:r>
          <w:rPr>
            <w:color w:val="000000"/>
          </w:rPr>
          <w:delText>-scoped rules remain in </w:delText>
        </w:r>
        <w:r>
          <w:rPr>
            <w:rStyle w:val="HTMLCode"/>
            <w:color w:val="000000"/>
          </w:rPr>
          <w:delText>global-style.css</w:delText>
        </w:r>
        <w:r>
          <w:rPr>
            <w:color w:val="000000"/>
          </w:rPr>
          <w:delText>. Playwright confirmed all 6 migrated pages (Home, About, Contact, Privacy, Terms, Login) render correctly after de-scoping. | | Jun 30, 2026 | </w:delText>
        </w:r>
        <w:r>
          <w:rPr>
            <w:rStyle w:val="HTMLCode"/>
            <w:color w:val="000000"/>
          </w:rPr>
          <w:delText>BlastyBiz-Login.html</w:delText>
        </w:r>
        <w:r>
          <w:rPr>
            <w:color w:val="000000"/>
          </w:rPr>
          <w:delText> — migrated to </w:delText>
        </w:r>
        <w:r>
          <w:rPr>
            <w:rStyle w:val="HTMLCode"/>
            <w:color w:val="000000"/>
          </w:rPr>
          <w:delText>global-style.css</w:delText>
        </w:r>
        <w:r>
          <w:rPr>
            <w:color w:val="000000"/>
          </w:rPr>
          <w:delText> + layout grid helpers | Login page was still loading </w:delText>
        </w:r>
        <w:r>
          <w:rPr>
            <w:rStyle w:val="HTMLCode"/>
            <w:color w:val="000000"/>
          </w:rPr>
          <w:delText>blastybiz-global.css?v=94</w:delText>
        </w:r>
        <w:r>
          <w:rPr>
            <w:color w:val="000000"/>
          </w:rPr>
          <w:delText>. Migrated to </w:delText>
        </w:r>
        <w:r>
          <w:rPr>
            <w:rStyle w:val="HTMLCode"/>
            <w:color w:val="000000"/>
          </w:rPr>
          <w:delText>global-style.css?v=120</w:delText>
        </w:r>
        <w:r>
          <w:rPr>
            <w:color w:val="000000"/>
          </w:rPr>
          <w:delText>. Replaced the bespoke split-panel layout (canvas, mobile image strip, </w:delText>
        </w:r>
        <w:r>
          <w:rPr>
            <w:rStyle w:val="HTMLCode"/>
            <w:color w:val="000000"/>
          </w:rPr>
          <w:delText>body.login-page</w:delText>
        </w:r>
        <w:r>
          <w:rPr>
            <w:color w:val="000000"/>
          </w:rPr>
          <w:delText> flex row) with </w:delText>
        </w:r>
        <w:r>
          <w:rPr>
            <w:rStyle w:val="HTMLCode"/>
            <w:color w:val="000000"/>
          </w:rPr>
          <w:delText>.row &gt; .layout__split-2-1</w:delText>
        </w:r>
        <w:r>
          <w:rPr>
            <w:color w:val="000000"/>
          </w:rPr>
          <w:delText> (2fr form, 1fr image). Image column uses universal </w:delText>
        </w:r>
        <w:r>
          <w:rPr>
            <w:rStyle w:val="HTMLCode"/>
            <w:color w:val="000000"/>
          </w:rPr>
          <w:delText>.hero-img-col</w:delText>
        </w:r>
        <w:r>
          <w:rPr>
            <w:color w:val="000000"/>
          </w:rPr>
          <w:delText> — </w:delText>
        </w:r>
        <w:r>
          <w:rPr>
            <w:rStyle w:val="HTMLCode"/>
            <w:color w:val="000000"/>
          </w:rPr>
          <w:delText>display:none</w:delText>
        </w:r>
        <w:r>
          <w:rPr>
            <w:color w:val="000000"/>
          </w:rPr>
          <w:delText> on mobile, </w:delText>
        </w:r>
        <w:r>
          <w:rPr>
            <w:rStyle w:val="HTMLCode"/>
            <w:color w:val="000000"/>
          </w:rPr>
          <w:delText>flex</w:delText>
        </w:r>
        <w:r>
          <w:rPr>
            <w:color w:val="000000"/>
          </w:rPr>
          <w:delText> on 600px+, so no image appears on mobile at all. Form column uses </w:delText>
        </w:r>
        <w:r>
          <w:rPr>
            <w:rStyle w:val="HTMLCode"/>
            <w:color w:val="000000"/>
          </w:rPr>
          <w:delText>.login-form-col</w:delText>
        </w:r>
        <w:r>
          <w:rPr>
            <w:color w:val="000000"/>
          </w:rPr>
          <w:delText> to center the card vertically. Shared form CSS (</w:delText>
        </w:r>
        <w:r>
          <w:rPr>
            <w:rStyle w:val="HTMLCode"/>
            <w:color w:val="000000"/>
          </w:rPr>
          <w:delText>.field</w:delText>
        </w:r>
        <w:r>
          <w:rPr>
            <w:color w:val="000000"/>
          </w:rPr>
          <w:delText>, </w:delText>
        </w:r>
        <w:r>
          <w:rPr>
            <w:rStyle w:val="HTMLCode"/>
            <w:color w:val="000000"/>
          </w:rPr>
          <w:delText>.btn-submit</w:delText>
        </w:r>
        <w:r>
          <w:rPr>
            <w:color w:val="000000"/>
          </w:rPr>
          <w:delText>, </w:delText>
        </w:r>
        <w:r>
          <w:rPr>
            <w:rStyle w:val="HTMLCode"/>
            <w:color w:val="000000"/>
          </w:rPr>
          <w:delText>.spinner</w:delText>
        </w:r>
        <w:r>
          <w:rPr>
            <w:color w:val="000000"/>
          </w:rPr>
          <w:delText>, </w:delText>
        </w:r>
        <w:r>
          <w:rPr>
            <w:rStyle w:val="HTMLCode"/>
            <w:color w:val="000000"/>
          </w:rPr>
          <w:delText>.or-divider</w:delText>
        </w:r>
        <w:r>
          <w:rPr>
            <w:color w:val="000000"/>
          </w:rPr>
          <w:delText>, </w:delText>
        </w:r>
        <w:r>
          <w:rPr>
            <w:rStyle w:val="HTMLCode"/>
            <w:color w:val="000000"/>
          </w:rPr>
          <w:delText>.toast</w:delText>
        </w:r>
        <w:r>
          <w:rPr>
            <w:color w:val="000000"/>
          </w:rPr>
          <w:delText>) added to </w:delText>
        </w:r>
        <w:r>
          <w:rPr>
            <w:rStyle w:val="HTMLCode"/>
            <w:color w:val="000000"/>
          </w:rPr>
          <w:delText>global-style.css</w:delText>
        </w:r>
        <w:r>
          <w:rPr>
            <w:color w:val="000000"/>
          </w:rPr>
          <w:delText> as a universal section. Login-specific CSS (</w:delText>
        </w:r>
        <w:r>
          <w:rPr>
            <w:rStyle w:val="HTMLCode"/>
            <w:color w:val="000000"/>
          </w:rPr>
          <w:delText>body.login-page</w:delText>
        </w:r>
        <w:r>
          <w:rPr>
            <w:color w:val="000000"/>
          </w:rPr>
          <w:delText>, </w:delText>
        </w:r>
        <w:r>
          <w:rPr>
            <w:rStyle w:val="HTMLCode"/>
            <w:color w:val="000000"/>
          </w:rPr>
          <w:delText>.auth-card</w:delText>
        </w:r>
        <w:r>
          <w:rPr>
            <w:color w:val="000000"/>
          </w:rPr>
          <w:delText>, </w:delText>
        </w:r>
        <w:r>
          <w:rPr>
            <w:rStyle w:val="HTMLCode"/>
            <w:color w:val="000000"/>
          </w:rPr>
          <w:delText>.auth-tabs</w:delText>
        </w:r>
        <w:r>
          <w:rPr>
            <w:color w:val="000000"/>
          </w:rPr>
          <w:delText>, </w:delText>
        </w:r>
        <w:r>
          <w:rPr>
            <w:rStyle w:val="HTMLCode"/>
            <w:color w:val="000000"/>
          </w:rPr>
          <w:delText>.auth-form</w:delText>
        </w:r>
        <w:r>
          <w:rPr>
            <w:color w:val="000000"/>
          </w:rPr>
          <w:delText>, strength meter, forgot, social buttons, reset view, image overlay) added to </w:delText>
        </w:r>
        <w:r>
          <w:rPr>
            <w:rStyle w:val="HTMLCode"/>
            <w:color w:val="000000"/>
          </w:rPr>
          <w:delText>global-style.css</w:delText>
        </w:r>
        <w:r>
          <w:rPr>
            <w:color w:val="000000"/>
          </w:rPr>
          <w:delText> in a </w:delText>
        </w:r>
        <w:r>
          <w:rPr>
            <w:rStyle w:val="HTMLCode"/>
            <w:color w:val="000000"/>
          </w:rPr>
          <w:delText>body.login-page</w:delText>
        </w:r>
        <w:r>
          <w:rPr>
            <w:color w:val="000000"/>
          </w:rPr>
          <w:delText> section. Canvas element and mobile login image removed entirely. Playwright confirmed: header visible, tabs switch correctly, signup/reset views toggle, image hidden on 390px mobile, image visible at 1280px desktop. | | Jun 30, 2026 | </w:delText>
        </w:r>
        <w:r>
          <w:rPr>
            <w:rStyle w:val="HTMLCode"/>
            <w:color w:val="000000"/>
          </w:rPr>
          <w:delText>global-style.css</w:delText>
        </w:r>
        <w:r>
          <w:rPr>
            <w:color w:val="000000"/>
          </w:rPr>
          <w:delText> — </w:delText>
        </w:r>
        <w:r>
          <w:rPr>
            <w:rStyle w:val="HTMLCode"/>
            <w:color w:val="000000"/>
          </w:rPr>
          <w:delText>.cta__img-wrap</w:delText>
        </w:r>
        <w:r>
          <w:rPr>
            <w:color w:val="000000"/>
          </w:rPr>
          <w:delText> on homepage bottom CTA section | CTA image (cta-worker.png) was filling the full column — visually too large. Added </w:delText>
        </w:r>
        <w:r>
          <w:rPr>
            <w:rStyle w:val="HTMLCode"/>
            <w:color w:val="000000"/>
          </w:rPr>
          <w:delText>padding: 15%</w:delText>
        </w:r>
        <w:r>
          <w:rPr>
            <w:color w:val="000000"/>
          </w:rPr>
          <w:delText> to </w:delText>
        </w:r>
        <w:r>
          <w:rPr>
            <w:rStyle w:val="HTMLCode"/>
            <w:color w:val="000000"/>
          </w:rPr>
          <w:delText>.cta__img-wrap</w:delText>
        </w:r>
        <w:r>
          <w:rPr>
            <w:color w:val="000000"/>
          </w:rPr>
          <w:delText> to give the image breathing room on all sides. | | Jun 30, 2026 | </w:delText>
        </w:r>
        <w:r>
          <w:rPr>
            <w:rStyle w:val="HTMLCode"/>
            <w:color w:val="000000"/>
          </w:rPr>
          <w:delText>global-style.css</w:delText>
        </w:r>
        <w:r>
          <w:rPr>
            <w:color w:val="000000"/>
          </w:rPr>
          <w:delText> — </w:delText>
        </w:r>
        <w:r>
          <w:rPr>
            <w:rStyle w:val="HTMLCode"/>
            <w:color w:val="000000"/>
          </w:rPr>
          <w:delText>.biz-bar</w:delText>
        </w:r>
        <w:r>
          <w:rPr>
            <w:color w:val="000000"/>
          </w:rPr>
          <w:delText> had </w:delText>
        </w:r>
        <w:r>
          <w:rPr>
            <w:rStyle w:val="HTMLCode"/>
            <w:color w:val="000000"/>
          </w:rPr>
          <w:delText>padding-left/right: 80px</w:delText>
        </w:r>
        <w:r>
          <w:rPr>
            <w:color w:val="000000"/>
          </w:rPr>
          <w:delText> at 1100px+ | Extra desktop padding on the Dashboard biz-bar was double-indenting the business switcher strip (once from </w:delText>
        </w:r>
        <w:r>
          <w:rPr>
            <w:rStyle w:val="HTMLCode"/>
            <w:color w:val="000000"/>
          </w:rPr>
          <w:delText>.main-inner</w:delText>
        </w:r>
        <w:r>
          <w:rPr>
            <w:color w:val="000000"/>
          </w:rPr>
          <w:delText> gutter, again from the rogue </w:delText>
        </w:r>
        <w:r>
          <w:rPr>
            <w:rStyle w:val="HTMLCode"/>
            <w:color w:val="000000"/>
          </w:rPr>
          <w:delText>@media (min-width:1100px)</w:delText>
        </w:r>
        <w:r>
          <w:rPr>
            <w:color w:val="000000"/>
          </w:rPr>
          <w:delText> rule). Removed the entire </w:delText>
        </w:r>
        <w:r>
          <w:rPr>
            <w:rStyle w:val="HTMLCode"/>
            <w:color w:val="000000"/>
          </w:rPr>
          <w:delText>@media (min-width:1100px)</w:delText>
        </w:r>
        <w:r>
          <w:rPr>
            <w:color w:val="000000"/>
          </w:rPr>
          <w:delText> block. Gutter now comes solely from </w:delText>
        </w:r>
        <w:r>
          <w:rPr>
            <w:rStyle w:val="HTMLCode"/>
            <w:color w:val="000000"/>
          </w:rPr>
          <w:delText>.main-inner</w:delText>
        </w:r>
        <w:r>
          <w:rPr>
            <w:color w:val="000000"/>
          </w:rPr>
          <w:delText>. | | Jun 30, 2026 | </w:delText>
        </w:r>
        <w:r>
          <w:rPr>
            <w:rStyle w:val="HTMLCode"/>
            <w:color w:val="000000"/>
          </w:rPr>
          <w:delText>BlastyBiz-Connected.html</w:delText>
        </w:r>
        <w:r>
          <w:rPr>
            <w:color w:val="000000"/>
          </w:rPr>
          <w:delText> — migrated to </w:delText>
        </w:r>
        <w:r>
          <w:rPr>
            <w:rStyle w:val="HTMLCode"/>
            <w:color w:val="000000"/>
          </w:rPr>
          <w:delText>global-style.css?v=125</w:delText>
        </w:r>
        <w:r>
          <w:rPr>
            <w:color w:val="000000"/>
          </w:rPr>
          <w:delText>; zero page styles remain | Page was on </w:delText>
        </w:r>
        <w:r>
          <w:rPr>
            <w:rStyle w:val="HTMLCode"/>
            <w:color w:val="000000"/>
          </w:rPr>
          <w:delText>blastybiz-global.css?v=99</w:delText>
        </w:r>
        <w:r>
          <w:rPr>
            <w:color w:val="000000"/>
          </w:rPr>
          <w:delText> with a 63-line </w:delText>
        </w:r>
        <w:r>
          <w:rPr>
            <w:rStyle w:val="HTMLCode"/>
            <w:color w:val="000000"/>
          </w:rPr>
          <w:delText>&lt;style&gt;</w:delText>
        </w:r>
        <w:r>
          <w:rPr>
            <w:color w:val="000000"/>
          </w:rPr>
          <w:delText> block. All styles promoted to </w:delText>
        </w:r>
        <w:r>
          <w:rPr>
            <w:rStyle w:val="HTMLCode"/>
            <w:color w:val="000000"/>
          </w:rPr>
          <w:delText>global-style.css</w:delText>
        </w:r>
        <w:r>
          <w:rPr>
            <w:color w:val="000000"/>
          </w:rPr>
          <w:delText> in a new </w:delText>
        </w:r>
        <w:r>
          <w:rPr>
            <w:rStyle w:val="HTMLCode"/>
            <w:color w:val="000000"/>
          </w:rPr>
          <w:delText>body.connected-page</w:delText>
        </w:r>
        <w:r>
          <w:rPr>
            <w:color w:val="000000"/>
          </w:rPr>
          <w:delText> section. Globally promoted: </w:delText>
        </w:r>
        <w:r>
          <w:rPr>
            <w:rStyle w:val="HTMLCode"/>
            <w:color w:val="000000"/>
          </w:rPr>
          <w:delText>@keyframes pop</w:delText>
        </w:r>
        <w:r>
          <w:rPr>
            <w:color w:val="000000"/>
          </w:rPr>
          <w:delText>, </w:delText>
        </w:r>
        <w:r>
          <w:rPr>
            <w:rStyle w:val="HTMLCode"/>
            <w:color w:val="000000"/>
          </w:rPr>
          <w:delText>.page-loading</w:delText>
        </w:r>
        <w:r>
          <w:rPr>
            <w:color w:val="000000"/>
          </w:rPr>
          <w:delText> + </w:delText>
        </w:r>
        <w:r>
          <w:rPr>
            <w:rStyle w:val="HTMLCode"/>
            <w:color w:val="000000"/>
          </w:rPr>
          <w:delText>.spinner-lg</w:delText>
        </w:r>
        <w:r>
          <w:rPr>
            <w:color w:val="000000"/>
          </w:rPr>
          <w:delText> (32px reusable loading state), </w:delText>
        </w:r>
        <w:r>
          <w:rPr>
            <w:rStyle w:val="HTMLCode"/>
            <w:color w:val="000000"/>
          </w:rPr>
          <w:delText>.text-danger</w:delText>
        </w:r>
        <w:r>
          <w:rPr>
            <w:color w:val="000000"/>
          </w:rPr>
          <w:delText> utility. Page-scoped: hero block, account card, ig-pill, step list, cta-group, error card, full-width </w:delText>
        </w:r>
        <w:r>
          <w:rPr>
            <w:rStyle w:val="HTMLCode"/>
            <w:color w:val="000000"/>
          </w:rPr>
          <w:delText>.btn-primary</w:delText>
        </w:r>
        <w:r>
          <w:rPr>
            <w:color w:val="000000"/>
          </w:rPr>
          <w:delText>/</w:delText>
        </w:r>
        <w:r>
          <w:rPr>
            <w:rStyle w:val="HTMLCode"/>
            <w:color w:val="000000"/>
          </w:rPr>
          <w:delText>.btn-secondary</w:delText>
        </w:r>
        <w:r>
          <w:rPr>
            <w:color w:val="000000"/>
          </w:rPr>
          <w:delText> and silver </w:delText>
        </w:r>
        <w:r>
          <w:rPr>
            <w:rStyle w:val="HTMLCode"/>
            <w:color w:val="000000"/>
          </w:rPr>
          <w:delText>.section-label</w:delText>
        </w:r>
        <w:r>
          <w:rPr>
            <w:color w:val="000000"/>
          </w:rPr>
          <w:delText> overrides (both conflict with global definitions). HTML: switched CSS, removed </w:delText>
        </w:r>
        <w:r>
          <w:rPr>
            <w:rStyle w:val="HTMLCode"/>
            <w:color w:val="000000"/>
          </w:rPr>
          <w:delText>&lt;style&gt;</w:delText>
        </w:r>
        <w:r>
          <w:rPr>
            <w:color w:val="000000"/>
          </w:rPr>
          <w:delText> block, moved </w:delText>
        </w:r>
        <w:r>
          <w:rPr>
            <w:rStyle w:val="HTMLCode"/>
            <w:color w:val="000000"/>
          </w:rPr>
          <w:delText>auth-guard.js</w:delText>
        </w:r>
        <w:r>
          <w:rPr>
            <w:color w:val="000000"/>
          </w:rPr>
          <w:delText> to </w:delText>
        </w:r>
        <w:r>
          <w:rPr>
            <w:rStyle w:val="HTMLCode"/>
            <w:color w:val="000000"/>
          </w:rPr>
          <w:delText>&lt;head&gt;</w:delText>
        </w:r>
        <w:r>
          <w:rPr>
            <w:color w:val="000000"/>
          </w:rPr>
          <w:delText>, added </w:delText>
        </w:r>
        <w:r>
          <w:rPr>
            <w:rStyle w:val="HTMLCode"/>
            <w:color w:val="000000"/>
          </w:rPr>
          <w:delText>class="app-page connected-page"</w:delText>
        </w:r>
        <w:r>
          <w:rPr>
            <w:color w:val="000000"/>
          </w:rPr>
          <w:delText> to </w:delText>
        </w:r>
        <w:r>
          <w:rPr>
            <w:rStyle w:val="HTMLCode"/>
            <w:color w:val="000000"/>
          </w:rPr>
          <w:delText>&lt;body&gt;</w:delText>
        </w:r>
        <w:r>
          <w:rPr>
            <w:color w:val="000000"/>
          </w:rPr>
          <w:delText>, changed </w:delText>
        </w:r>
        <w:r>
          <w:rPr>
            <w:rStyle w:val="HTMLCode"/>
            <w:color w:val="000000"/>
          </w:rPr>
          <w:delText>&lt;div class="main"&gt;</w:delText>
        </w:r>
        <w:r>
          <w:rPr>
            <w:color w:val="000000"/>
          </w:rPr>
          <w:delText> → </w:delText>
        </w:r>
        <w:r>
          <w:rPr>
            <w:rStyle w:val="HTMLCode"/>
            <w:color w:val="000000"/>
          </w:rPr>
          <w:delText>&lt;main class="main w-narrow"&gt;</w:delText>
        </w:r>
        <w:r>
          <w:rPr>
            <w:color w:val="000000"/>
          </w:rPr>
          <w:delText>, updated loading state to </w:delText>
        </w:r>
        <w:r>
          <w:rPr>
            <w:rStyle w:val="HTMLCode"/>
            <w:color w:val="000000"/>
          </w:rPr>
          <w:delText>.page-loading</w:delText>
        </w:r>
        <w:r>
          <w:rPr>
            <w:color w:val="000000"/>
          </w:rPr>
          <w:delText> + </w:delText>
        </w:r>
        <w:r>
          <w:rPr>
            <w:rStyle w:val="HTMLCode"/>
            <w:color w:val="000000"/>
          </w:rPr>
          <w:delText>.spinner-lg</w:delText>
        </w:r>
        <w:r>
          <w:rPr>
            <w:color w:val="000000"/>
          </w:rPr>
          <w:delText xml:space="preserve">. Playwright </w:delText>
        </w:r>
        <w:r>
          <w:rPr>
            <w:rFonts w:ascii="Segoe UI Emoji" w:hAnsi="Segoe UI Emoji" w:cs="Segoe UI Emoji"/>
            <w:color w:val="000000"/>
          </w:rPr>
          <w:delText>✅</w:delText>
        </w:r>
        <w:r>
          <w:rPr>
            <w:color w:val="000000"/>
          </w:rPr>
          <w:delText>. | | Jun 30, 2026 | </w:delText>
        </w:r>
        <w:r>
          <w:rPr>
            <w:rStyle w:val="HTMLCode"/>
            <w:color w:val="000000"/>
          </w:rPr>
          <w:delText>BlastyBiz-BizContext.html</w:delText>
        </w:r>
        <w:r>
          <w:rPr>
            <w:color w:val="000000"/>
          </w:rPr>
          <w:delText> — migrated to </w:delText>
        </w:r>
        <w:r>
          <w:rPr>
            <w:rStyle w:val="HTMLCode"/>
            <w:color w:val="000000"/>
          </w:rPr>
          <w:delText>global-style.css?v=124</w:delText>
        </w:r>
        <w:r>
          <w:rPr>
            <w:color w:val="000000"/>
          </w:rPr>
          <w:delText>; no page styles remain | Page had a 4-rule </w:delText>
        </w:r>
        <w:r>
          <w:rPr>
            <w:rStyle w:val="HTMLCode"/>
            <w:color w:val="000000"/>
          </w:rPr>
          <w:delText>&lt;style&gt;</w:delText>
        </w:r>
        <w:r>
          <w:rPr>
            <w:color w:val="000000"/>
          </w:rPr>
          <w:delText> block: </w:delText>
        </w:r>
        <w:r>
          <w:rPr>
            <w:rStyle w:val="HTMLCode"/>
            <w:color w:val="000000"/>
          </w:rPr>
          <w:delText xml:space="preserve">.main-inner { padding: 120px </w:delText>
        </w:r>
        <w:r>
          <w:rPr>
            <w:rStyle w:val="HTMLCode"/>
            <w:color w:val="000000"/>
          </w:rPr>
          <w:lastRenderedPageBreak/>
          <w:delText>20px }</w:delText>
        </w:r>
        <w:r>
          <w:rPr>
            <w:color w:val="000000"/>
          </w:rPr>
          <w:delText>, </w:delText>
        </w:r>
        <w:r>
          <w:rPr>
            <w:rStyle w:val="HTMLCode"/>
            <w:color w:val="000000"/>
          </w:rPr>
          <w:delText>.card { margin-bottom: 16px }</w:delText>
        </w:r>
        <w:r>
          <w:rPr>
            <w:color w:val="000000"/>
          </w:rPr>
          <w:delText>, and mobile overrides for both + </w:delText>
        </w:r>
        <w:r>
          <w:rPr>
            <w:rStyle w:val="HTMLCode"/>
            <w:color w:val="000000"/>
          </w:rPr>
          <w:delText>.page-title</w:delText>
        </w:r>
        <w:r>
          <w:rPr>
            <w:color w:val="000000"/>
          </w:rPr>
          <w:delText>. All promoted globally: (1) </w:delText>
        </w:r>
        <w:r>
          <w:rPr>
            <w:rStyle w:val="HTMLCode"/>
            <w:color w:val="000000"/>
          </w:rPr>
          <w:delText>.card</w:delText>
        </w:r>
        <w:r>
          <w:rPr>
            <w:color w:val="000000"/>
          </w:rPr>
          <w:delText> gained </w:delText>
        </w:r>
        <w:r>
          <w:rPr>
            <w:rStyle w:val="HTMLCode"/>
            <w:color w:val="000000"/>
          </w:rPr>
          <w:delText>margin-bottom: 16px</w:delText>
        </w:r>
        <w:r>
          <w:rPr>
            <w:color w:val="000000"/>
          </w:rPr>
          <w:delText> in its global definition. (2) New </w:delText>
        </w:r>
        <w:r>
          <w:rPr>
            <w:rStyle w:val="HTMLCode"/>
            <w:color w:val="000000"/>
          </w:rPr>
          <w:delText>body.app-page .main-inner { padding: 120px 20px }</w:delText>
        </w:r>
        <w:r>
          <w:rPr>
            <w:color w:val="000000"/>
          </w:rPr>
          <w:delText> + mobile override added as a reusable section for all authenticated app pages. (3) New </w:delText>
        </w:r>
        <w:r>
          <w:rPr>
            <w:rStyle w:val="HTMLCode"/>
            <w:color w:val="000000"/>
          </w:rPr>
          <w:delText>body.app-page .page-title { font-size: 30px }</w:delText>
        </w:r>
        <w:r>
          <w:rPr>
            <w:color w:val="000000"/>
          </w:rPr>
          <w:delText> mobile rule added globally. (4) </w:delText>
        </w:r>
        <w:r>
          <w:rPr>
            <w:rStyle w:val="HTMLCode"/>
            <w:color w:val="000000"/>
          </w:rPr>
          <w:delText>max-width: 700px</w:delText>
        </w:r>
        <w:r>
          <w:rPr>
            <w:color w:val="000000"/>
          </w:rPr>
          <w:delText> removed from page style and replaced with global </w:delText>
        </w:r>
        <w:r>
          <w:rPr>
            <w:rStyle w:val="HTMLCode"/>
            <w:color w:val="000000"/>
          </w:rPr>
          <w:delText>.w-form</w:delText>
        </w:r>
        <w:r>
          <w:rPr>
            <w:color w:val="000000"/>
          </w:rPr>
          <w:delText> utility class applied to </w:delText>
        </w:r>
        <w:r>
          <w:rPr>
            <w:rStyle w:val="HTMLCode"/>
            <w:color w:val="000000"/>
          </w:rPr>
          <w:delText>&lt;main&gt;</w:delText>
        </w:r>
        <w:r>
          <w:rPr>
            <w:color w:val="000000"/>
          </w:rPr>
          <w:delText>. Added </w:delText>
        </w:r>
        <w:r>
          <w:rPr>
            <w:rStyle w:val="HTMLCode"/>
            <w:color w:val="000000"/>
          </w:rPr>
          <w:delText>class="app-page"</w:delText>
        </w:r>
        <w:r>
          <w:rPr>
            <w:color w:val="000000"/>
          </w:rPr>
          <w:delText> to </w:delText>
        </w:r>
        <w:r>
          <w:rPr>
            <w:rStyle w:val="HTMLCode"/>
            <w:color w:val="000000"/>
          </w:rPr>
          <w:delText>&lt;body&gt;</w:delText>
        </w:r>
        <w:r>
          <w:rPr>
            <w:color w:val="000000"/>
          </w:rPr>
          <w:delText> and </w:delText>
        </w:r>
        <w:r>
          <w:rPr>
            <w:rStyle w:val="HTMLCode"/>
            <w:color w:val="000000"/>
          </w:rPr>
          <w:delText>w-form</w:delText>
        </w:r>
        <w:r>
          <w:rPr>
            <w:color w:val="000000"/>
          </w:rPr>
          <w:delText> to </w:delText>
        </w:r>
        <w:r>
          <w:rPr>
            <w:rStyle w:val="HTMLCode"/>
            <w:color w:val="000000"/>
          </w:rPr>
          <w:delText>&lt;main&gt;</w:delText>
        </w:r>
        <w:r>
          <w:rPr>
            <w:color w:val="000000"/>
          </w:rPr>
          <w:delText>. Page </w:delText>
        </w:r>
        <w:r>
          <w:rPr>
            <w:rStyle w:val="HTMLCode"/>
            <w:color w:val="000000"/>
          </w:rPr>
          <w:delText>&lt;style&gt;</w:delText>
        </w:r>
        <w:r>
          <w:rPr>
            <w:color w:val="000000"/>
          </w:rPr>
          <w:delText> block reduced to zero page-specific rules (only </w:delText>
        </w:r>
        <w:r>
          <w:rPr>
            <w:rStyle w:val="HTMLCode"/>
            <w:color w:val="000000"/>
          </w:rPr>
          <w:delText>body{visibility:hidden}</w:delText>
        </w:r>
        <w:r>
          <w:rPr>
            <w:color w:val="000000"/>
          </w:rPr>
          <w:delText> remains). Playwright confirmed layout, card spacing, width constraint, and zero page-specific styles. | | Jun 30, 2026 | </w:delText>
        </w:r>
        <w:r>
          <w:rPr>
            <w:rStyle w:val="HTMLCode"/>
            <w:color w:val="000000"/>
          </w:rPr>
          <w:delText>BlastyBiz-Login.html</w:delText>
        </w:r>
        <w:r>
          <w:rPr>
            <w:color w:val="000000"/>
          </w:rPr>
          <w:delText> — </w:delText>
        </w:r>
        <w:r>
          <w:rPr>
            <w:rStyle w:val="HTMLCode"/>
            <w:color w:val="000000"/>
          </w:rPr>
          <w:delText>hideReset()</w:delText>
        </w:r>
        <w:r>
          <w:rPr>
            <w:color w:val="000000"/>
          </w:rPr>
          <w:delText> inline style blocked tab switching | </w:delText>
        </w:r>
        <w:r>
          <w:rPr>
            <w:rStyle w:val="HTMLCode"/>
            <w:color w:val="000000"/>
          </w:rPr>
          <w:delText>hideReset()</w:delText>
        </w:r>
        <w:r>
          <w:rPr>
            <w:color w:val="000000"/>
          </w:rPr>
          <w:delText> set </w:delText>
        </w:r>
        <w:r>
          <w:rPr>
            <w:rStyle w:val="HTMLCode"/>
            <w:color w:val="000000"/>
          </w:rPr>
          <w:delText>form-signin.style.display = 'block'</w:delText>
        </w:r>
        <w:r>
          <w:rPr>
            <w:color w:val="000000"/>
          </w:rPr>
          <w:delText> as an inline style. When called at the end of </w:delText>
        </w:r>
        <w:r>
          <w:rPr>
            <w:rStyle w:val="HTMLCode"/>
            <w:color w:val="000000"/>
          </w:rPr>
          <w:delText>switchTab('signup')</w:delText>
        </w:r>
        <w:r>
          <w:rPr>
            <w:color w:val="000000"/>
          </w:rPr>
          <w:delText>, this overrode the class-based </w:delText>
        </w:r>
        <w:r>
          <w:rPr>
            <w:rStyle w:val="HTMLCode"/>
            <w:color w:val="000000"/>
          </w:rPr>
          <w:delText>display:none</w:delText>
        </w:r>
        <w:r>
          <w:rPr>
            <w:color w:val="000000"/>
          </w:rPr>
          <w:delText>, keeping the Sign In form visible after switching tabs. Fixed by setting </w:delText>
        </w:r>
        <w:r>
          <w:rPr>
            <w:rStyle w:val="HTMLCode"/>
            <w:color w:val="000000"/>
          </w:rPr>
          <w:delText>form-signin.style.display = ''</w:delText>
        </w:r>
        <w:r>
          <w:rPr>
            <w:color w:val="000000"/>
          </w:rPr>
          <w:delText> (clears inline style, lets CSS class system control visibility). Playwright caught this during automated regression testing and confirmed the fix. | | Jun 30, 2026 | </w:delText>
        </w:r>
        <w:r>
          <w:rPr>
            <w:rStyle w:val="HTMLCode"/>
            <w:color w:val="000000"/>
          </w:rPr>
          <w:delText>BlastyBiz-Publishing-Status.html</w:delText>
        </w:r>
        <w:r>
          <w:rPr>
            <w:color w:val="000000"/>
          </w:rPr>
          <w:delText> — migrated to </w:delText>
        </w:r>
        <w:r>
          <w:rPr>
            <w:rStyle w:val="HTMLCode"/>
            <w:color w:val="000000"/>
          </w:rPr>
          <w:delText>global-style.css?v=126</w:delText>
        </w:r>
        <w:r>
          <w:rPr>
            <w:color w:val="000000"/>
          </w:rPr>
          <w:delText>; zero page styles remain | Page was on </w:delText>
        </w:r>
        <w:r>
          <w:rPr>
            <w:rStyle w:val="HTMLCode"/>
            <w:color w:val="000000"/>
          </w:rPr>
          <w:delText>blastybiz-global.css?v=100</w:delText>
        </w:r>
        <w:r>
          <w:rPr>
            <w:color w:val="000000"/>
          </w:rPr>
          <w:delText> with a 118-line </w:delText>
        </w:r>
        <w:r>
          <w:rPr>
            <w:rStyle w:val="HTMLCode"/>
            <w:color w:val="000000"/>
          </w:rPr>
          <w:delText>&lt;style&gt;</w:delText>
        </w:r>
        <w:r>
          <w:rPr>
            <w:color w:val="000000"/>
          </w:rPr>
          <w:delText> block. Globally promoted: </w:delText>
        </w:r>
        <w:r>
          <w:rPr>
            <w:rStyle w:val="HTMLCode"/>
            <w:color w:val="000000"/>
          </w:rPr>
          <w:delText>.w-mid</w:delText>
        </w:r>
        <w:r>
          <w:rPr>
            <w:color w:val="000000"/>
          </w:rPr>
          <w:delText> (600px width utility), </w:delText>
        </w:r>
        <w:r>
          <w:rPr>
            <w:rStyle w:val="HTMLCode"/>
            <w:color w:val="000000"/>
          </w:rPr>
          <w:delText>.dash-btn</w:delText>
        </w:r>
        <w:r>
          <w:rPr>
            <w:color w:val="000000"/>
          </w:rPr>
          <w:delText>/</w:delText>
        </w:r>
        <w:r>
          <w:rPr>
            <w:rStyle w:val="HTMLCode"/>
            <w:color w:val="000000"/>
          </w:rPr>
          <w:delText>.dash-btn-outline</w:delText>
        </w:r>
        <w:r>
          <w:rPr>
            <w:color w:val="000000"/>
          </w:rPr>
          <w:delText>/</w:delText>
        </w:r>
        <w:r>
          <w:rPr>
            <w:rStyle w:val="HTMLCode"/>
            <w:color w:val="000000"/>
          </w:rPr>
          <w:delText>.dash-btn-ghost</w:delText>
        </w:r>
        <w:r>
          <w:rPr>
            <w:color w:val="000000"/>
          </w:rPr>
          <w:delText> (full-width block CTA buttons, reusable across app pages), </w:delText>
        </w:r>
        <w:r>
          <w:rPr>
            <w:rStyle w:val="HTMLCode"/>
            <w:color w:val="000000"/>
          </w:rPr>
          <w:delText>.status-pill</w:delText>
        </w:r>
        <w:r>
          <w:rPr>
            <w:color w:val="000000"/>
          </w:rPr>
          <w:delText> + </w:delText>
        </w:r>
        <w:r>
          <w:rPr>
            <w:rStyle w:val="HTMLCode"/>
            <w:color w:val="000000"/>
          </w:rPr>
          <w:delText>pill-live/manual/running/failed/pending</w:delText>
        </w:r>
        <w:r>
          <w:rPr>
            <w:color w:val="000000"/>
          </w:rPr>
          <w:delText> colour variants (JS-rendered row pills), </w:delText>
        </w:r>
        <w:r>
          <w:rPr>
            <w:rStyle w:val="HTMLCode"/>
            <w:color w:val="000000"/>
          </w:rPr>
          <w:delText>.badge-running</w:delText>
        </w:r>
        <w:r>
          <w:rPr>
            <w:color w:val="000000"/>
          </w:rPr>
          <w:delText>/</w:delText>
        </w:r>
        <w:r>
          <w:rPr>
            <w:rStyle w:val="HTMLCode"/>
            <w:color w:val="000000"/>
          </w:rPr>
          <w:delText>.badge-pending</w:delText>
        </w:r>
        <w:r>
          <w:rPr>
            <w:color w:val="000000"/>
          </w:rPr>
          <w:delText> (new badge colour variants), </w:delText>
        </w:r>
        <w:r>
          <w:rPr>
            <w:rStyle w:val="HTMLCode"/>
            <w:color w:val="000000"/>
          </w:rPr>
          <w:delText>.empty-state-msg</w:delText>
        </w:r>
        <w:r>
          <w:rPr>
            <w:color w:val="000000"/>
          </w:rPr>
          <w:delText>. Page-scoped under </w:delText>
        </w:r>
        <w:r>
          <w:rPr>
            <w:rStyle w:val="HTMLCode"/>
            <w:color w:val="000000"/>
          </w:rPr>
          <w:delText>body.publishing-page</w:delText>
        </w:r>
        <w:r>
          <w:rPr>
            <w:color w:val="000000"/>
          </w:rPr>
          <w:delText>: progress card, platform list/row + status border variants, platform icon/info/name/msg (36px icon, overrides global 48px), action card + btns, stat card. HTML: switched CSS, added </w:delText>
        </w:r>
        <w:r>
          <w:rPr>
            <w:rStyle w:val="HTMLCode"/>
            <w:color w:val="000000"/>
          </w:rPr>
          <w:delText>class="app-page publishing-page"</w:delText>
        </w:r>
        <w:r>
          <w:rPr>
            <w:color w:val="000000"/>
          </w:rPr>
          <w:delText> to </w:delText>
        </w:r>
        <w:r>
          <w:rPr>
            <w:rStyle w:val="HTMLCode"/>
            <w:color w:val="000000"/>
          </w:rPr>
          <w:delText>&lt;body&gt;</w:delText>
        </w:r>
        <w:r>
          <w:rPr>
            <w:color w:val="000000"/>
          </w:rPr>
          <w:delText>, </w:delText>
        </w:r>
        <w:r>
          <w:rPr>
            <w:rStyle w:val="HTMLCode"/>
            <w:color w:val="000000"/>
          </w:rPr>
          <w:delText>&lt;div class="main"&gt;</w:delText>
        </w:r>
        <w:r>
          <w:rPr>
            <w:color w:val="000000"/>
          </w:rPr>
          <w:delText> → </w:delText>
        </w:r>
        <w:r>
          <w:rPr>
            <w:rStyle w:val="HTMLCode"/>
            <w:color w:val="000000"/>
          </w:rPr>
          <w:delText>&lt;main class="main w-mid"&gt;</w:delText>
        </w:r>
        <w:r>
          <w:rPr>
            <w:color w:val="000000"/>
          </w:rPr>
          <w:delText>, </w:delText>
        </w:r>
        <w:r>
          <w:rPr>
            <w:rStyle w:val="HTMLCode"/>
            <w:color w:val="000000"/>
          </w:rPr>
          <w:delText>.loading-state</w:delText>
        </w:r>
        <w:r>
          <w:rPr>
            <w:color w:val="000000"/>
          </w:rPr>
          <w:delText>/</w:delText>
        </w:r>
        <w:r>
          <w:rPr>
            <w:rStyle w:val="HTMLCode"/>
            <w:color w:val="000000"/>
          </w:rPr>
          <w:delText>.loading-spinner</w:delText>
        </w:r>
        <w:r>
          <w:rPr>
            <w:color w:val="000000"/>
          </w:rPr>
          <w:delText>/</w:delText>
        </w:r>
        <w:r>
          <w:rPr>
            <w:rStyle w:val="HTMLCode"/>
            <w:color w:val="000000"/>
          </w:rPr>
          <w:delText>.loading-text</w:delText>
        </w:r>
        <w:r>
          <w:rPr>
            <w:color w:val="000000"/>
          </w:rPr>
          <w:delText> → global </w:delText>
        </w:r>
        <w:r>
          <w:rPr>
            <w:rStyle w:val="HTMLCode"/>
            <w:color w:val="000000"/>
          </w:rPr>
          <w:delText>.page-loading</w:delText>
        </w:r>
        <w:r>
          <w:rPr>
            <w:color w:val="000000"/>
          </w:rPr>
          <w:delText>/</w:delText>
        </w:r>
        <w:r>
          <w:rPr>
            <w:rStyle w:val="HTMLCode"/>
            <w:color w:val="000000"/>
          </w:rPr>
          <w:delText>.spinner-lg</w:delText>
        </w:r>
        <w:r>
          <w:rPr>
            <w:color w:val="000000"/>
          </w:rPr>
          <w:delText>, </w:delText>
        </w:r>
        <w:r>
          <w:rPr>
            <w:rStyle w:val="HTMLCode"/>
            <w:color w:val="000000"/>
          </w:rPr>
          <w:delText>&lt;style&gt;</w:delText>
        </w:r>
        <w:r>
          <w:rPr>
            <w:color w:val="000000"/>
          </w:rPr>
          <w:delText> block removed (only </w:delText>
        </w:r>
        <w:r>
          <w:rPr>
            <w:rStyle w:val="HTMLCode"/>
            <w:color w:val="000000"/>
          </w:rPr>
          <w:delText>body{visibility:hidden}</w:delText>
        </w:r>
        <w:r>
          <w:rPr>
            <w:color w:val="000000"/>
          </w:rPr>
          <w:delText> remains), JS dynamic </w:delText>
        </w:r>
        <w:r>
          <w:rPr>
            <w:rStyle w:val="HTMLCode"/>
            <w:color w:val="000000"/>
          </w:rPr>
          <w:delText>style="width:0%"</w:delText>
        </w:r>
        <w:r>
          <w:rPr>
            <w:color w:val="000000"/>
          </w:rPr>
          <w:delText> on progress-bar kept. </w:delText>
        </w:r>
        <w:r>
          <w:rPr>
            <w:rStyle w:val="HTMLCode"/>
            <w:color w:val="000000"/>
          </w:rPr>
          <w:delText>@keyframes spin</w:delText>
        </w:r>
        <w:r>
          <w:rPr>
            <w:color w:val="000000"/>
          </w:rPr>
          <w:delText> already global. | | Jun 30, 2026 | </w:delText>
        </w:r>
        <w:r>
          <w:rPr>
            <w:rStyle w:val="HTMLCode"/>
            <w:color w:val="000000"/>
          </w:rPr>
          <w:delText>global-style.css</w:delText>
        </w:r>
        <w:r>
          <w:rPr>
            <w:color w:val="000000"/>
          </w:rPr>
          <w:delText> — hardcoded side padding/margin bypassing </w:delText>
        </w:r>
        <w:r>
          <w:rPr>
            <w:rStyle w:val="HTMLCode"/>
            <w:color w:val="000000"/>
          </w:rPr>
          <w:delText>--gutter</w:delText>
        </w:r>
        <w:r>
          <w:rPr>
            <w:color w:val="000000"/>
          </w:rPr>
          <w:delText> in 2 places | </w:delText>
        </w:r>
        <w:r>
          <w:rPr>
            <w:rStyle w:val="Strong"/>
            <w:color w:val="000000"/>
          </w:rPr>
          <w:delText>Bug: two rules used fixed px/rem values for left/right instead of </w:delText>
        </w:r>
        <w:r>
          <w:rPr>
            <w:rStyle w:val="HTMLCode"/>
            <w:b/>
            <w:bCs/>
            <w:color w:val="000000"/>
          </w:rPr>
          <w:delText>var(--gutter)</w:delText>
        </w:r>
        <w:r>
          <w:rPr>
            <w:rStyle w:val="Strong"/>
            <w:color w:val="000000"/>
          </w:rPr>
          <w:delText>.</w:delText>
        </w:r>
        <w:r>
          <w:rPr>
            <w:color w:val="000000"/>
          </w:rPr>
          <w:delText> (1) </w:delText>
        </w:r>
        <w:r>
          <w:rPr>
            <w:rStyle w:val="HTMLCode"/>
            <w:color w:val="000000"/>
          </w:rPr>
          <w:delText>body.app-page .main-inner { padding: 120px 20px }</w:delText>
        </w:r>
        <w:r>
          <w:rPr>
            <w:color w:val="000000"/>
          </w:rPr>
          <w:delText> — the </w:delText>
        </w:r>
        <w:r>
          <w:rPr>
            <w:rStyle w:val="HTMLCode"/>
            <w:color w:val="000000"/>
          </w:rPr>
          <w:delText>20px</w:delText>
        </w:r>
        <w:r>
          <w:rPr>
            <w:color w:val="000000"/>
          </w:rPr>
          <w:delText> sides applied to every authenticated app page (Connect, Connected, BizContext, Dashboard). Replaced with </w:delText>
        </w:r>
        <w:r>
          <w:rPr>
            <w:rStyle w:val="HTMLCode"/>
            <w:color w:val="000000"/>
          </w:rPr>
          <w:delText>padding-left: var(--gutter); padding-right: var(--gutter)</w:delText>
        </w:r>
        <w:r>
          <w:rPr>
            <w:color w:val="000000"/>
          </w:rPr>
          <w:delText> so gutter scales correctly (1rem mobile → 3rem desktop). Same fix applied to the mobile breakpoint rule (was </w:delText>
        </w:r>
        <w:r>
          <w:rPr>
            <w:rStyle w:val="HTMLCode"/>
            <w:color w:val="000000"/>
          </w:rPr>
          <w:delText>14px</w:delText>
        </w:r>
        <w:r>
          <w:rPr>
            <w:color w:val="000000"/>
          </w:rPr>
          <w:delText>, now </w:delText>
        </w:r>
        <w:r>
          <w:rPr>
            <w:rStyle w:val="HTMLCode"/>
            <w:color w:val="000000"/>
          </w:rPr>
          <w:delText>var(--gutter)</w:delText>
        </w:r>
        <w:r>
          <w:rPr>
            <w:color w:val="000000"/>
          </w:rPr>
          <w:delText>). (2) </w:delText>
        </w:r>
        <w:r>
          <w:rPr>
            <w:rStyle w:val="HTMLCode"/>
            <w:color w:val="000000"/>
          </w:rPr>
          <w:delText>.problem__list--grid { margin-left: 3rem }</w:delText>
        </w:r>
        <w:r>
          <w:rPr>
            <w:color w:val="000000"/>
          </w:rPr>
          <w:delText> on the homepage — hardcoded </w:delText>
        </w:r>
        <w:r>
          <w:rPr>
            <w:rStyle w:val="HTMLCode"/>
            <w:color w:val="000000"/>
          </w:rPr>
          <w:delText>3rem</w:delText>
        </w:r>
        <w:r>
          <w:rPr>
            <w:color w:val="000000"/>
          </w:rPr>
          <w:delText> matched the 600px+ gutter value by coincidence but bypassed the variable. Deleted the separate </w:delText>
        </w:r>
        <w:r>
          <w:rPr>
            <w:rStyle w:val="HTMLCode"/>
            <w:color w:val="000000"/>
          </w:rPr>
          <w:delText>@media (min-width:600px)</w:delText>
        </w:r>
        <w:r>
          <w:rPr>
            <w:color w:val="000000"/>
          </w:rPr>
          <w:delText> override and replaced base rule </w:delText>
        </w:r>
        <w:r>
          <w:rPr>
            <w:rStyle w:val="HTMLCode"/>
            <w:color w:val="000000"/>
          </w:rPr>
          <w:delText>margin-left: 1rem</w:delText>
        </w:r>
        <w:r>
          <w:rPr>
            <w:color w:val="000000"/>
          </w:rPr>
          <w:delText> with </w:delText>
        </w:r>
        <w:r>
          <w:rPr>
            <w:rStyle w:val="HTMLCode"/>
            <w:color w:val="000000"/>
          </w:rPr>
          <w:delText>margin-left: var(--gutter)</w:delText>
        </w:r>
        <w:r>
          <w:rPr>
            <w:color w:val="000000"/>
          </w:rPr>
          <w:delText>. Both confirmed live via curl. | | Jun 30, 2026 | </w:delText>
        </w:r>
        <w:r>
          <w:rPr>
            <w:rStyle w:val="HTMLCode"/>
            <w:color w:val="000000"/>
          </w:rPr>
          <w:delText>BlastyBiz-Connect.html</w:delText>
        </w:r>
        <w:r>
          <w:rPr>
            <w:color w:val="000000"/>
          </w:rPr>
          <w:delText> — migrated to </w:delText>
        </w:r>
        <w:r>
          <w:rPr>
            <w:rStyle w:val="HTMLCode"/>
            <w:color w:val="000000"/>
          </w:rPr>
          <w:delText>global-style.css?v=125</w:delText>
        </w:r>
        <w:r>
          <w:rPr>
            <w:color w:val="000000"/>
          </w:rPr>
          <w:delText>; 3 bugs fixed | Page was on </w:delText>
        </w:r>
        <w:r>
          <w:rPr>
            <w:rStyle w:val="HTMLCode"/>
            <w:color w:val="000000"/>
          </w:rPr>
          <w:delText>blastybiz-global.css?v=100</w:delText>
        </w:r>
        <w:r>
          <w:rPr>
            <w:color w:val="000000"/>
          </w:rPr>
          <w:delText> with a full inline </w:delText>
        </w:r>
        <w:r>
          <w:rPr>
            <w:rStyle w:val="HTMLCode"/>
            <w:color w:val="000000"/>
          </w:rPr>
          <w:delText>&lt;style&gt;</w:delText>
        </w:r>
        <w:r>
          <w:rPr>
            <w:color w:val="000000"/>
          </w:rPr>
          <w:delText> block. Globally promoted: </w:delText>
        </w:r>
        <w:r>
          <w:rPr>
            <w:rStyle w:val="HTMLCode"/>
            <w:color w:val="000000"/>
          </w:rPr>
          <w:delText>.text-light</w:delText>
        </w:r>
        <w:r>
          <w:rPr>
            <w:color w:val="000000"/>
          </w:rPr>
          <w:delText>, </w:delText>
        </w:r>
        <w:r>
          <w:rPr>
            <w:rStyle w:val="HTMLCode"/>
            <w:color w:val="000000"/>
          </w:rPr>
          <w:delText>.link-blue</w:delText>
        </w:r>
        <w:r>
          <w:rPr>
            <w:color w:val="000000"/>
          </w:rPr>
          <w:delText> text utilities; </w:delText>
        </w:r>
        <w:r>
          <w:rPr>
            <w:rStyle w:val="HTMLCode"/>
            <w:color w:val="000000"/>
          </w:rPr>
          <w:delText>pi-google/fb/ig/bing/apple/nd/cl/fbm</w:delText>
        </w:r>
        <w:r>
          <w:rPr>
            <w:color w:val="000000"/>
          </w:rPr>
          <w:delText> platform icon colour classes; </w:delText>
        </w:r>
        <w:r>
          <w:rPr>
            <w:rStyle w:val="HTMLCode"/>
            <w:color w:val="000000"/>
          </w:rPr>
          <w:delText>.page-eyebrow</w:delText>
        </w:r>
        <w:r>
          <w:rPr>
            <w:color w:val="000000"/>
          </w:rPr>
          <w:delText>; </w:delText>
        </w:r>
        <w:r>
          <w:rPr>
            <w:rStyle w:val="HTMLCode"/>
            <w:color w:val="000000"/>
          </w:rPr>
          <w:delText>.status-badge</w:delText>
        </w:r>
        <w:r>
          <w:rPr>
            <w:color w:val="000000"/>
          </w:rPr>
          <w:delText>/</w:delText>
        </w:r>
        <w:r>
          <w:rPr>
            <w:rStyle w:val="HTMLCode"/>
            <w:color w:val="000000"/>
          </w:rPr>
          <w:delText>.badge-live</w:delText>
        </w:r>
        <w:r>
          <w:rPr>
            <w:color w:val="000000"/>
          </w:rPr>
          <w:delText>/</w:delText>
        </w:r>
        <w:r>
          <w:rPr>
            <w:rStyle w:val="HTMLCode"/>
            <w:color w:val="000000"/>
          </w:rPr>
          <w:delText>.badge-error</w:delText>
        </w:r>
        <w:r>
          <w:rPr>
            <w:color w:val="000000"/>
          </w:rPr>
          <w:delText>/</w:delText>
        </w:r>
        <w:r>
          <w:rPr>
            <w:rStyle w:val="HTMLCode"/>
            <w:color w:val="000000"/>
          </w:rPr>
          <w:delText>.badge-manual</w:delText>
        </w:r>
        <w:r>
          <w:rPr>
            <w:color w:val="000000"/>
          </w:rPr>
          <w:delText>/</w:delText>
        </w:r>
        <w:r>
          <w:rPr>
            <w:rStyle w:val="HTMLCode"/>
            <w:color w:val="000000"/>
          </w:rPr>
          <w:delText>.badge-none</w:delText>
        </w:r>
        <w:r>
          <w:rPr>
            <w:color w:val="000000"/>
          </w:rPr>
          <w:delText> pill indicators; </w:delText>
        </w:r>
        <w:r>
          <w:rPr>
            <w:rStyle w:val="HTMLCode"/>
            <w:color w:val="000000"/>
          </w:rPr>
          <w:delText>.modal-overlay</w:delText>
        </w:r>
        <w:r>
          <w:rPr>
            <w:color w:val="000000"/>
          </w:rPr>
          <w:delText>/</w:delText>
        </w:r>
        <w:r>
          <w:rPr>
            <w:rStyle w:val="HTMLCode"/>
            <w:color w:val="000000"/>
          </w:rPr>
          <w:delText>.modal-sheet</w:delText>
        </w:r>
        <w:r>
          <w:rPr>
            <w:color w:val="000000"/>
          </w:rPr>
          <w:delText>/</w:delText>
        </w:r>
        <w:r>
          <w:rPr>
            <w:rStyle w:val="HTMLCode"/>
            <w:color w:val="000000"/>
          </w:rPr>
          <w:delText>.modal-handle</w:delText>
        </w:r>
        <w:r>
          <w:rPr>
            <w:color w:val="000000"/>
          </w:rPr>
          <w:delText> bottom-sheet shell; </w:delText>
        </w:r>
        <w:r>
          <w:rPr>
            <w:rStyle w:val="HTMLCode"/>
            <w:color w:val="000000"/>
          </w:rPr>
          <w:delText>.divider</w:delText>
        </w:r>
        <w:r>
          <w:rPr>
            <w:color w:val="000000"/>
          </w:rPr>
          <w:delText> rule with label. Page-scoped under </w:delText>
        </w:r>
        <w:r>
          <w:rPr>
            <w:rStyle w:val="HTMLCode"/>
            <w:color w:val="000000"/>
          </w:rPr>
          <w:delText>body.connect-page</w:delText>
        </w:r>
        <w:r>
          <w:rPr>
            <w:color w:val="000000"/>
          </w:rPr>
          <w:delText xml:space="preserve">: explainer drawer, Facebook gate modal content, platform cards </w:delText>
        </w:r>
        <w:r>
          <w:rPr>
            <w:color w:val="000000"/>
          </w:rPr>
          <w:lastRenderedPageBreak/>
          <w:delText>(</w:delText>
        </w:r>
        <w:r>
          <w:rPr>
            <w:rStyle w:val="HTMLCode"/>
            <w:color w:val="000000"/>
          </w:rPr>
          <w:delText>.platform-card</w:delText>
        </w:r>
        <w:r>
          <w:rPr>
            <w:color w:val="000000"/>
          </w:rPr>
          <w:delText>, </w:delText>
        </w:r>
        <w:r>
          <w:rPr>
            <w:rStyle w:val="HTMLCode"/>
            <w:color w:val="000000"/>
          </w:rPr>
          <w:delText>.platform-icon</w:delText>
        </w:r>
        <w:r>
          <w:rPr>
            <w:color w:val="000000"/>
          </w:rPr>
          <w:delText>, </w:delText>
        </w:r>
        <w:r>
          <w:rPr>
            <w:rStyle w:val="HTMLCode"/>
            <w:color w:val="000000"/>
          </w:rPr>
          <w:delText>.platform-info</w:delText>
        </w:r>
        <w:r>
          <w:rPr>
            <w:color w:val="000000"/>
          </w:rPr>
          <w:delText>, etc.), </w:delText>
        </w:r>
        <w:r>
          <w:rPr>
            <w:rStyle w:val="HTMLCode"/>
            <w:color w:val="000000"/>
          </w:rPr>
          <w:delText>.btn-connect</w:delText>
        </w:r>
        <w:r>
          <w:rPr>
            <w:color w:val="000000"/>
          </w:rPr>
          <w:delText>/</w:delText>
        </w:r>
        <w:r>
          <w:rPr>
            <w:rStyle w:val="HTMLCode"/>
            <w:color w:val="000000"/>
          </w:rPr>
          <w:delText>.btn-reconnect</w:delText>
        </w:r>
        <w:r>
          <w:rPr>
            <w:color w:val="000000"/>
          </w:rPr>
          <w:delText>/</w:delText>
        </w:r>
        <w:r>
          <w:rPr>
            <w:rStyle w:val="HTMLCode"/>
            <w:color w:val="000000"/>
          </w:rPr>
          <w:delText>.btn-disconnect</w:delText>
        </w:r>
        <w:r>
          <w:rPr>
            <w:color w:val="000000"/>
          </w:rPr>
          <w:delText>, manual cards, setup-note, info card. HTML: switched CSS to </w:delText>
        </w:r>
        <w:r>
          <w:rPr>
            <w:rStyle w:val="HTMLCode"/>
            <w:color w:val="000000"/>
          </w:rPr>
          <w:delText>global-style.css?v=125</w:delText>
        </w:r>
        <w:r>
          <w:rPr>
            <w:color w:val="000000"/>
          </w:rPr>
          <w:delText>, added </w:delText>
        </w:r>
        <w:r>
          <w:rPr>
            <w:rStyle w:val="HTMLCode"/>
            <w:color w:val="000000"/>
          </w:rPr>
          <w:delText>class="app-page connect-page"</w:delText>
        </w:r>
        <w:r>
          <w:rPr>
            <w:color w:val="000000"/>
          </w:rPr>
          <w:delText> to body, moved </w:delText>
        </w:r>
        <w:r>
          <w:rPr>
            <w:rStyle w:val="HTMLCode"/>
            <w:color w:val="000000"/>
          </w:rPr>
          <w:delText>auth-guard.js</w:delText>
        </w:r>
        <w:r>
          <w:rPr>
            <w:color w:val="000000"/>
          </w:rPr>
          <w:delText> to </w:delText>
        </w:r>
        <w:r>
          <w:rPr>
            <w:rStyle w:val="HTMLCode"/>
            <w:color w:val="000000"/>
          </w:rPr>
          <w:delText>&lt;head&gt;</w:delText>
        </w:r>
        <w:r>
          <w:rPr>
            <w:color w:val="000000"/>
          </w:rPr>
          <w:delText>, changed </w:delText>
        </w:r>
        <w:r>
          <w:rPr>
            <w:rStyle w:val="HTMLCode"/>
            <w:color w:val="000000"/>
          </w:rPr>
          <w:delText>&lt;div class="main"&gt;</w:delText>
        </w:r>
        <w:r>
          <w:rPr>
            <w:color w:val="000000"/>
          </w:rPr>
          <w:delText> → </w:delText>
        </w:r>
        <w:r>
          <w:rPr>
            <w:rStyle w:val="HTMLCode"/>
            <w:color w:val="000000"/>
          </w:rPr>
          <w:delText>&lt;main class="main w-form"&gt;</w:delText>
        </w:r>
        <w:r>
          <w:rPr>
            <w:color w:val="000000"/>
          </w:rPr>
          <w:delText>. </w:delText>
        </w:r>
        <w:r>
          <w:rPr>
            <w:rStyle w:val="Strong"/>
            <w:color w:val="000000"/>
          </w:rPr>
          <w:delText>Bug 1 — DOMContentLoaded race on btn-proceed-google:</w:delText>
        </w:r>
        <w:r>
          <w:rPr>
            <w:color w:val="000000"/>
          </w:rPr>
          <w:delText> The Google explainer's proceed button used a </w:delText>
        </w:r>
        <w:r>
          <w:rPr>
            <w:rStyle w:val="HTMLCode"/>
            <w:color w:val="000000"/>
          </w:rPr>
          <w:delText>DOMContentLoaded</w:delText>
        </w:r>
        <w:r>
          <w:rPr>
            <w:color w:val="000000"/>
          </w:rPr>
          <w:delText> listener that checked </w:delText>
        </w:r>
        <w:r>
          <w:rPr>
            <w:rStyle w:val="HTMLCode"/>
            <w:color w:val="000000"/>
          </w:rPr>
          <w:delText>_googleConnectUrl</w:delText>
        </w:r>
        <w:r>
          <w:rPr>
            <w:color w:val="000000"/>
          </w:rPr>
          <w:delText> — a variable only set after Firebase auth resolves. If the user clicked before auth resolved (or the listener lost the race), nothing happened. Fixed by replacing the listener with a direct </w:delText>
        </w:r>
        <w:r>
          <w:rPr>
            <w:rStyle w:val="HTMLCode"/>
            <w:color w:val="000000"/>
          </w:rPr>
          <w:delText>onclick="proceedGoogleConnect()"</w:delText>
        </w:r>
        <w:r>
          <w:rPr>
            <w:color w:val="000000"/>
          </w:rPr>
          <w:delText> global function, matching every other button on the page. </w:delText>
        </w:r>
        <w:r>
          <w:rPr>
            <w:rStyle w:val="Strong"/>
            <w:color w:val="000000"/>
          </w:rPr>
          <w:delText>Bug 2 — </w:delText>
        </w:r>
        <w:r>
          <w:rPr>
            <w:rStyle w:val="HTMLCode"/>
            <w:b/>
            <w:bCs/>
            <w:color w:val="000000"/>
          </w:rPr>
          <w:delText>.hidden</w:delText>
        </w:r>
        <w:r>
          <w:rPr>
            <w:rStyle w:val="Strong"/>
            <w:color w:val="000000"/>
          </w:rPr>
          <w:delText> missing from </w:delText>
        </w:r>
        <w:r>
          <w:rPr>
            <w:rStyle w:val="HTMLCode"/>
            <w:b/>
            <w:bCs/>
            <w:color w:val="000000"/>
          </w:rPr>
          <w:delText>global-style.css</w:delText>
        </w:r>
        <w:r>
          <w:rPr>
            <w:rStyle w:val="Strong"/>
            <w:color w:val="000000"/>
          </w:rPr>
          <w:delText>:</w:delText>
        </w:r>
        <w:r>
          <w:rPr>
            <w:color w:val="000000"/>
          </w:rPr>
          <w:delText> </w:delText>
        </w:r>
        <w:r>
          <w:rPr>
            <w:rStyle w:val="HTMLCode"/>
            <w:color w:val="000000"/>
          </w:rPr>
          <w:delText>.hidden { display: none }</w:delText>
        </w:r>
        <w:r>
          <w:rPr>
            <w:color w:val="000000"/>
          </w:rPr>
          <w:delText> existed only in </w:delText>
        </w:r>
        <w:r>
          <w:rPr>
            <w:rStyle w:val="HTMLCode"/>
            <w:color w:val="000000"/>
          </w:rPr>
          <w:delText>blastybiz-global.css</w:delText>
        </w:r>
        <w:r>
          <w:rPr>
            <w:color w:val="000000"/>
          </w:rPr>
          <w:delText> (line 10) and was never migrated to </w:delText>
        </w:r>
        <w:r>
          <w:rPr>
            <w:rStyle w:val="HTMLCode"/>
            <w:color w:val="000000"/>
          </w:rPr>
          <w:delText>global-style.css</w:delText>
        </w:r>
        <w:r>
          <w:rPr>
            <w:color w:val="000000"/>
          </w:rPr>
          <w:delText>. Any migrated page using </w:delText>
        </w:r>
        <w:r>
          <w:rPr>
            <w:rStyle w:val="HTMLCode"/>
            <w:color w:val="000000"/>
          </w:rPr>
          <w:delText>class="… hidden"</w:delText>
        </w:r>
        <w:r>
          <w:rPr>
            <w:color w:val="000000"/>
          </w:rPr>
          <w:delText> (Connect setup-note, Onboarding, Publishing-Status) had the element visible by default. Added </w:delText>
        </w:r>
        <w:r>
          <w:rPr>
            <w:rStyle w:val="HTMLCode"/>
            <w:color w:val="000000"/>
          </w:rPr>
          <w:delText>.hidden { display: none }</w:delText>
        </w:r>
        <w:r>
          <w:rPr>
            <w:color w:val="000000"/>
          </w:rPr>
          <w:delText> to the HELPERS section at the top of </w:delText>
        </w:r>
        <w:r>
          <w:rPr>
            <w:rStyle w:val="HTMLCode"/>
            <w:color w:val="000000"/>
          </w:rPr>
          <w:delText>global-style.css</w:delText>
        </w:r>
        <w:r>
          <w:rPr>
            <w:color w:val="000000"/>
          </w:rPr>
          <w:delText>. </w:delText>
        </w:r>
        <w:r>
          <w:rPr>
            <w:rStyle w:val="Strong"/>
            <w:color w:val="000000"/>
          </w:rPr>
          <w:delText>Bug 3 — </w:delText>
        </w:r>
        <w:r>
          <w:rPr>
            <w:rStyle w:val="HTMLCode"/>
            <w:b/>
            <w:bCs/>
            <w:color w:val="000000"/>
          </w:rPr>
          <w:delText>.toast</w:delText>
        </w:r>
        <w:r>
          <w:rPr>
            <w:rStyle w:val="Strong"/>
            <w:color w:val="000000"/>
          </w:rPr>
          <w:delText> intercepting clicks site-wide:</w:delText>
        </w:r>
        <w:r>
          <w:rPr>
            <w:color w:val="000000"/>
          </w:rPr>
          <w:delText> The toast </w:delText>
        </w:r>
        <w:r>
          <w:rPr>
            <w:rStyle w:val="HTMLCode"/>
            <w:color w:val="000000"/>
          </w:rPr>
          <w:delText>&lt;div&gt;</w:delText>
        </w:r>
        <w:r>
          <w:rPr>
            <w:color w:val="000000"/>
          </w:rPr>
          <w:delText> is always in the DOM as </w:delText>
        </w:r>
        <w:r>
          <w:rPr>
            <w:rStyle w:val="HTMLCode"/>
            <w:color w:val="000000"/>
          </w:rPr>
          <w:delText>position:fixed; z-index:999</w:delText>
        </w:r>
        <w:r>
          <w:rPr>
            <w:color w:val="000000"/>
          </w:rPr>
          <w:delText> but had no </w:delText>
        </w:r>
        <w:r>
          <w:rPr>
            <w:rStyle w:val="HTMLCode"/>
            <w:color w:val="000000"/>
          </w:rPr>
          <w:delText>pointer-events:none</w:delText>
        </w:r>
        <w:r>
          <w:rPr>
            <w:color w:val="000000"/>
          </w:rPr>
          <w:delText> in its hidden state. It was silently swallowing clicks on elements beneath it (caught Playwright trying to click a modal Cancel button). Added </w:delText>
        </w:r>
        <w:r>
          <w:rPr>
            <w:rStyle w:val="HTMLCode"/>
            <w:color w:val="000000"/>
          </w:rPr>
          <w:delText>pointer-events:none</w:delText>
        </w:r>
        <w:r>
          <w:rPr>
            <w:color w:val="000000"/>
          </w:rPr>
          <w:delText> to </w:delText>
        </w:r>
        <w:r>
          <w:rPr>
            <w:rStyle w:val="HTMLCode"/>
            <w:color w:val="000000"/>
          </w:rPr>
          <w:delText>.toast</w:delText>
        </w:r>
        <w:r>
          <w:rPr>
            <w:color w:val="000000"/>
          </w:rPr>
          <w:delText> and </w:delText>
        </w:r>
        <w:r>
          <w:rPr>
            <w:rStyle w:val="HTMLCode"/>
            <w:color w:val="000000"/>
          </w:rPr>
          <w:delText>pointer-events:auto</w:delText>
        </w:r>
        <w:r>
          <w:rPr>
            <w:color w:val="000000"/>
          </w:rPr>
          <w:delText> to </w:delText>
        </w:r>
        <w:r>
          <w:rPr>
            <w:rStyle w:val="HTMLCode"/>
            <w:color w:val="000000"/>
          </w:rPr>
          <w:delText>.toast.show</w:delText>
        </w:r>
        <w:r>
          <w:rPr>
            <w:color w:val="000000"/>
          </w:rPr>
          <w:delText>. All three fixes confirmed live via curl. | | Jun 30, 2026 | </w:delText>
        </w:r>
        <w:r>
          <w:rPr>
            <w:rStyle w:val="HTMLCode"/>
            <w:color w:val="000000"/>
          </w:rPr>
          <w:delText>global-style.css?v=127</w:delText>
        </w:r>
        <w:r>
          <w:rPr>
            <w:color w:val="000000"/>
          </w:rPr>
          <w:delText> — LAYOUT section: flex/grid helpers added; </w:delText>
        </w:r>
        <w:r>
          <w:rPr>
            <w:rStyle w:val="HTMLCode"/>
            <w:color w:val="000000"/>
          </w:rPr>
          <w:delText>BlastyBiz-Listing-Preview.html</w:delText>
        </w:r>
        <w:r>
          <w:rPr>
            <w:color w:val="000000"/>
          </w:rPr>
          <w:delText> migrated; Publishing-Status inline styles removed | </w:delText>
        </w:r>
        <w:r>
          <w:rPr>
            <w:rStyle w:val="Strong"/>
            <w:color w:val="000000"/>
          </w:rPr>
          <w:delText>Layout helpers promoted globally under LAYOUT section:</w:delText>
        </w:r>
        <w:r>
          <w:rPr>
            <w:color w:val="000000"/>
          </w:rPr>
          <w:delText> </w:delText>
        </w:r>
        <w:r>
          <w:rPr>
            <w:rStyle w:val="HTMLCode"/>
            <w:color w:val="000000"/>
          </w:rPr>
          <w:delText>.flex-row</w:delText>
        </w:r>
        <w:r>
          <w:rPr>
            <w:color w:val="000000"/>
          </w:rPr>
          <w:delText>, </w:delText>
        </w:r>
        <w:r>
          <w:rPr>
            <w:rStyle w:val="HTMLCode"/>
            <w:color w:val="000000"/>
          </w:rPr>
          <w:delText>.flex-col</w:delText>
        </w:r>
        <w:r>
          <w:rPr>
            <w:color w:val="000000"/>
          </w:rPr>
          <w:delText>, </w:delText>
        </w:r>
        <w:r>
          <w:rPr>
            <w:rStyle w:val="HTMLCode"/>
            <w:color w:val="000000"/>
          </w:rPr>
          <w:delText>.flex-between</w:delText>
        </w:r>
        <w:r>
          <w:rPr>
            <w:color w:val="000000"/>
          </w:rPr>
          <w:delText>, </w:delText>
        </w:r>
        <w:r>
          <w:rPr>
            <w:rStyle w:val="HTMLCode"/>
            <w:color w:val="000000"/>
          </w:rPr>
          <w:delText>.flex-wrap</w:delText>
        </w:r>
        <w:r>
          <w:rPr>
            <w:color w:val="000000"/>
          </w:rPr>
          <w:delText>, </w:delText>
        </w:r>
        <w:r>
          <w:rPr>
            <w:rStyle w:val="HTMLCode"/>
            <w:color w:val="000000"/>
          </w:rPr>
          <w:delText>.flex-1</w:delText>
        </w:r>
        <w:r>
          <w:rPr>
            <w:color w:val="000000"/>
          </w:rPr>
          <w:delText>, </w:delText>
        </w:r>
        <w:r>
          <w:rPr>
            <w:rStyle w:val="HTMLCode"/>
            <w:color w:val="000000"/>
          </w:rPr>
          <w:delText>.btn-flex-130</w:delText>
        </w:r>
        <w:r>
          <w:rPr>
            <w:color w:val="000000"/>
          </w:rPr>
          <w:delText>, </w:delText>
        </w:r>
        <w:r>
          <w:rPr>
            <w:rStyle w:val="HTMLCode"/>
            <w:color w:val="000000"/>
          </w:rPr>
          <w:delText>.btn-flex-100</w:delText>
        </w:r>
        <w:r>
          <w:rPr>
            <w:color w:val="000000"/>
          </w:rPr>
          <w:delText>, </w:delText>
        </w:r>
        <w:r>
          <w:rPr>
            <w:rStyle w:val="HTMLCode"/>
            <w:color w:val="000000"/>
          </w:rPr>
          <w:delText>.section-mt</w:delText>
        </w:r>
        <w:r>
          <w:rPr>
            <w:color w:val="000000"/>
          </w:rPr>
          <w:delText>, </w:delText>
        </w:r>
        <w:r>
          <w:rPr>
            <w:rStyle w:val="HTMLCode"/>
            <w:color w:val="000000"/>
          </w:rPr>
          <w:delText>.mt-20</w:delText>
        </w:r>
        <w:r>
          <w:rPr>
            <w:color w:val="000000"/>
          </w:rPr>
          <w:delText>, </w:delText>
        </w:r>
        <w:r>
          <w:rPr>
            <w:rStyle w:val="HTMLCode"/>
            <w:color w:val="000000"/>
          </w:rPr>
          <w:delText>.layout__split-lp-hero</w:delText>
        </w:r>
        <w:r>
          <w:rPr>
            <w:color w:val="000000"/>
          </w:rPr>
          <w:delText> (1.2fr/0.8fr), </w:delText>
        </w:r>
        <w:r>
          <w:rPr>
            <w:rStyle w:val="HTMLCode"/>
            <w:color w:val="000000"/>
          </w:rPr>
          <w:delText>.layout__split-lp-grid</w:delText>
        </w:r>
        <w:r>
          <w:rPr>
            <w:color w:val="000000"/>
          </w:rPr>
          <w:delText> (0.9fr/1.1fr) — both collapse to 1fr at 900px. </w:delText>
        </w:r>
        <w:r>
          <w:rPr>
            <w:rStyle w:val="Strong"/>
            <w:color w:val="000000"/>
          </w:rPr>
          <w:delText>Text utilities added globally:</w:delText>
        </w:r>
        <w:r>
          <w:rPr>
            <w:color w:val="000000"/>
          </w:rPr>
          <w:delText> </w:delText>
        </w:r>
        <w:r>
          <w:rPr>
            <w:rStyle w:val="HTMLCode"/>
            <w:color w:val="000000"/>
          </w:rPr>
          <w:delText>.text-green</w:delText>
        </w:r>
        <w:r>
          <w:rPr>
            <w:color w:val="000000"/>
          </w:rPr>
          <w:delText>, </w:delText>
        </w:r>
        <w:r>
          <w:rPr>
            <w:rStyle w:val="HTMLCode"/>
            <w:color w:val="000000"/>
          </w:rPr>
          <w:delText>.text-silver</w:delText>
        </w:r>
        <w:r>
          <w:rPr>
            <w:color w:val="000000"/>
          </w:rPr>
          <w:delText>, </w:delText>
        </w:r>
        <w:r>
          <w:rPr>
            <w:rStyle w:val="HTMLCode"/>
            <w:color w:val="000000"/>
          </w:rPr>
          <w:delText>.text-muted</w:delText>
        </w:r>
        <w:r>
          <w:rPr>
            <w:color w:val="000000"/>
          </w:rPr>
          <w:delText>. </w:delText>
        </w:r>
        <w:r>
          <w:rPr>
            <w:rStyle w:val="Strong"/>
            <w:color w:val="000000"/>
          </w:rPr>
          <w:delText>Helper added globally:</w:delText>
        </w:r>
        <w:r>
          <w:rPr>
            <w:color w:val="000000"/>
          </w:rPr>
          <w:delText> </w:delText>
        </w:r>
        <w:r>
          <w:rPr>
            <w:rStyle w:val="HTMLCode"/>
            <w:color w:val="000000"/>
          </w:rPr>
          <w:delText>.regen-loading { opacity:0.4 }</w:delText>
        </w:r>
        <w:r>
          <w:rPr>
            <w:color w:val="000000"/>
          </w:rPr>
          <w:delText>. </w:delText>
        </w:r>
        <w:r>
          <w:rPr>
            <w:rStyle w:val="Strong"/>
            <w:color w:val="000000"/>
          </w:rPr>
          <w:delText>Platform icon colours added globally:</w:delText>
        </w:r>
        <w:r>
          <w:rPr>
            <w:color w:val="000000"/>
          </w:rPr>
          <w:delText> </w:delText>
        </w:r>
        <w:r>
          <w:rPr>
            <w:rStyle w:val="HTMLCode"/>
            <w:color w:val="000000"/>
          </w:rPr>
          <w:delText>.pi-yelp</w:delText>
        </w:r>
        <w:r>
          <w:rPr>
            <w:color w:val="000000"/>
          </w:rPr>
          <w:delText>, </w:delText>
        </w:r>
        <w:r>
          <w:rPr>
            <w:rStyle w:val="HTMLCode"/>
            <w:color w:val="000000"/>
          </w:rPr>
          <w:delText>.pi-default</w:delText>
        </w:r>
        <w:r>
          <w:rPr>
            <w:color w:val="000000"/>
          </w:rPr>
          <w:delText>. </w:delText>
        </w:r>
        <w:r>
          <w:rPr>
            <w:rStyle w:val="Strong"/>
            <w:color w:val="000000"/>
          </w:rPr>
          <w:delText>Listing-Preview migrated to </w:delText>
        </w:r>
        <w:r>
          <w:rPr>
            <w:rStyle w:val="HTMLCode"/>
            <w:b/>
            <w:bCs/>
            <w:color w:val="000000"/>
          </w:rPr>
          <w:delText>global-style.css?v=127</w:delText>
        </w:r>
        <w:r>
          <w:rPr>
            <w:rStyle w:val="Strong"/>
            <w:color w:val="000000"/>
          </w:rPr>
          <w:delText>:</w:delText>
        </w:r>
        <w:r>
          <w:rPr>
            <w:color w:val="000000"/>
          </w:rPr>
          <w:delText> Both per-page </w:delText>
        </w:r>
        <w:r>
          <w:rPr>
            <w:rStyle w:val="HTMLCode"/>
            <w:color w:val="000000"/>
          </w:rPr>
          <w:delText>&lt;style&gt;</w:delText>
        </w:r>
        <w:r>
          <w:rPr>
            <w:color w:val="000000"/>
          </w:rPr>
          <w:delText> blocks (</w:delText>
        </w:r>
      </w:del>
      <w:r>
        <w:rPr>
          <w:color w:val="000000"/>
        </w:rPr>
        <w:t>85 lines total) replaced by </w:t>
      </w:r>
      <w:proofErr w:type="spellStart"/>
      <w:r>
        <w:rPr>
          <w:rStyle w:val="HTMLCode"/>
          <w:color w:val="000000"/>
        </w:rPr>
        <w:t>body.listing</w:t>
      </w:r>
      <w:proofErr w:type="spellEnd"/>
      <w:r>
        <w:rPr>
          <w:rStyle w:val="HTMLCode"/>
          <w:color w:val="000000"/>
        </w:rPr>
        <w:t>-preview-page</w:t>
      </w:r>
      <w:r>
        <w:rPr>
          <w:color w:val="000000"/>
        </w:rPr>
        <w:t> section in global CSS. HTML restructured: </w:t>
      </w:r>
      <w:r>
        <w:rPr>
          <w:rStyle w:val="HTMLCode"/>
          <w:color w:val="000000"/>
        </w:rPr>
        <w:t>&lt;section class="hero"&gt;</w:t>
      </w:r>
      <w:r>
        <w:rPr>
          <w:color w:val="000000"/>
        </w:rPr>
        <w:t> → </w:t>
      </w:r>
      <w:proofErr w:type="spellStart"/>
      <w:r>
        <w:rPr>
          <w:rStyle w:val="HTMLCode"/>
          <w:color w:val="000000"/>
        </w:rPr>
        <w:t>layout__split</w:t>
      </w:r>
      <w:proofErr w:type="spellEnd"/>
      <w:r>
        <w:rPr>
          <w:rStyle w:val="HTMLCode"/>
          <w:color w:val="000000"/>
        </w:rPr>
        <w:t>-</w:t>
      </w:r>
      <w:proofErr w:type="spellStart"/>
      <w:r>
        <w:rPr>
          <w:rStyle w:val="HTMLCode"/>
          <w:color w:val="000000"/>
        </w:rPr>
        <w:t>lp</w:t>
      </w:r>
      <w:proofErr w:type="spellEnd"/>
      <w:r>
        <w:rPr>
          <w:rStyle w:val="HTMLCode"/>
          <w:color w:val="000000"/>
        </w:rPr>
        <w:t>-hero</w:t>
      </w:r>
      <w:r>
        <w:rPr>
          <w:color w:val="000000"/>
        </w:rPr>
        <w:t>; </w:t>
      </w:r>
      <w:r>
        <w:rPr>
          <w:rStyle w:val="HTMLCode"/>
          <w:color w:val="000000"/>
        </w:rPr>
        <w:t>&lt;section class="grid"&gt;</w:t>
      </w:r>
      <w:r>
        <w:rPr>
          <w:color w:val="000000"/>
        </w:rPr>
        <w:t> → </w:t>
      </w:r>
      <w:r>
        <w:rPr>
          <w:rStyle w:val="HTMLCode"/>
          <w:color w:val="000000"/>
        </w:rPr>
        <w:t>layout__split-lp-grid</w:t>
      </w:r>
      <w:r>
        <w:rPr>
          <w:color w:val="000000"/>
        </w:rPr>
        <w:t>; </w:t>
      </w:r>
      <w:r>
        <w:rPr>
          <w:rStyle w:val="HTMLCode"/>
          <w:color w:val="000000"/>
        </w:rPr>
        <w:t>.summary-list</w:t>
      </w:r>
      <w:r>
        <w:rPr>
          <w:color w:val="000000"/>
        </w:rPr>
        <w:t>/</w:t>
      </w:r>
      <w:r>
        <w:rPr>
          <w:rStyle w:val="HTMLCode"/>
          <w:color w:val="000000"/>
        </w:rPr>
        <w:t>.queue</w:t>
      </w:r>
      <w:r>
        <w:rPr>
          <w:color w:val="000000"/>
        </w:rPr>
        <w:t>/</w:t>
      </w:r>
      <w:r>
        <w:rPr>
          <w:rStyle w:val="HTMLCode"/>
          <w:color w:val="000000"/>
        </w:rPr>
        <w:t>.platform-stack</w:t>
      </w:r>
      <w:r>
        <w:rPr>
          <w:color w:val="000000"/>
        </w:rPr>
        <w:t> → </w:t>
      </w:r>
      <w:r>
        <w:rPr>
          <w:rStyle w:val="HTMLCode"/>
          <w:color w:val="000000"/>
        </w:rPr>
        <w:t>.platform-list</w:t>
      </w:r>
      <w:r>
        <w:rPr>
          <w:color w:val="000000"/>
        </w:rPr>
        <w:t> (global); </w:t>
      </w:r>
      <w:r>
        <w:rPr>
          <w:rStyle w:val="HTMLCode"/>
          <w:color w:val="000000"/>
        </w:rPr>
        <w:t>.autosend-row</w:t>
      </w:r>
      <w:r>
        <w:rPr>
          <w:color w:val="000000"/>
        </w:rPr>
        <w:t> → </w:t>
      </w:r>
      <w:r>
        <w:rPr>
          <w:rStyle w:val="HTMLCode"/>
          <w:color w:val="000000"/>
        </w:rPr>
        <w:t xml:space="preserve">.flex-row </w:t>
      </w:r>
      <w:proofErr w:type="spellStart"/>
      <w:r>
        <w:rPr>
          <w:rStyle w:val="HTMLCode"/>
          <w:color w:val="000000"/>
        </w:rPr>
        <w:t>autosend</w:t>
      </w:r>
      <w:proofErr w:type="spellEnd"/>
      <w:r>
        <w:rPr>
          <w:rStyle w:val="HTMLCode"/>
          <w:color w:val="000000"/>
        </w:rPr>
        <w:t>-toggle-row</w:t>
      </w:r>
      <w:r>
        <w:rPr>
          <w:color w:val="000000"/>
        </w:rPr>
        <w:t>; </w:t>
      </w:r>
      <w:r>
        <w:rPr>
          <w:rStyle w:val="HTMLCode"/>
          <w:color w:val="000000"/>
        </w:rPr>
        <w:t>.</w:t>
      </w:r>
      <w:proofErr w:type="spellStart"/>
      <w:r>
        <w:rPr>
          <w:rStyle w:val="HTMLCode"/>
          <w:color w:val="000000"/>
        </w:rPr>
        <w:t>btn</w:t>
      </w:r>
      <w:proofErr w:type="spellEnd"/>
      <w:r>
        <w:rPr>
          <w:rStyle w:val="HTMLCode"/>
          <w:color w:val="000000"/>
        </w:rPr>
        <w:t>-row-wrap</w:t>
      </w:r>
      <w:r>
        <w:rPr>
          <w:color w:val="000000"/>
        </w:rPr>
        <w:t> → </w:t>
      </w:r>
      <w:r>
        <w:rPr>
          <w:rStyle w:val="HTMLCode"/>
          <w:color w:val="000000"/>
        </w:rPr>
        <w:t>.</w:t>
      </w:r>
      <w:proofErr w:type="spellStart"/>
      <w:r>
        <w:rPr>
          <w:rStyle w:val="HTMLCode"/>
          <w:color w:val="000000"/>
        </w:rPr>
        <w:t>btn</w:t>
      </w:r>
      <w:proofErr w:type="spellEnd"/>
      <w:r>
        <w:rPr>
          <w:rStyle w:val="HTMLCode"/>
          <w:color w:val="000000"/>
        </w:rPr>
        <w:t>-row</w:t>
      </w:r>
      <w:r>
        <w:rPr>
          <w:color w:val="000000"/>
        </w:rPr>
        <w:t> (already has flex-wrap); </w:t>
      </w:r>
      <w:r>
        <w:rPr>
          <w:rStyle w:val="HTMLCode"/>
          <w:color w:val="000000"/>
        </w:rPr>
        <w:t>.sched-grid</w:t>
      </w:r>
      <w:r>
        <w:rPr>
          <w:color w:val="000000"/>
        </w:rPr>
        <w:t> → </w:t>
      </w:r>
      <w:r>
        <w:rPr>
          <w:rStyle w:val="HTMLCode"/>
          <w:color w:val="000000"/>
        </w:rPr>
        <w:t>.layout__split-3</w:t>
      </w:r>
      <w:r>
        <w:rPr>
          <w:color w:val="000000"/>
        </w:rPr>
        <w:t>; </w:t>
      </w:r>
      <w:r>
        <w:rPr>
          <w:rStyle w:val="HTMLCode"/>
          <w:color w:val="000000"/>
        </w:rPr>
        <w:t>.sched-footer</w:t>
      </w:r>
      <w:r>
        <w:rPr>
          <w:color w:val="000000"/>
        </w:rPr>
        <w:t> → </w:t>
      </w:r>
      <w:r>
        <w:rPr>
          <w:rStyle w:val="HTMLCode"/>
          <w:color w:val="000000"/>
        </w:rPr>
        <w:t>.flex-row</w:t>
      </w:r>
      <w:r>
        <w:rPr>
          <w:color w:val="000000"/>
        </w:rPr>
        <w:t>; </w:t>
      </w:r>
      <w:r>
        <w:rPr>
          <w:rStyle w:val="HTMLCode"/>
          <w:color w:val="000000"/>
        </w:rPr>
        <w:t>.manual-card-header</w:t>
      </w:r>
      <w:r>
        <w:rPr>
          <w:color w:val="000000"/>
        </w:rPr>
        <w:t> → </w:t>
      </w:r>
      <w:r>
        <w:rPr>
          <w:rStyle w:val="HTMLCode"/>
          <w:color w:val="000000"/>
        </w:rPr>
        <w:t>.flex-between manual-card-header</w:t>
      </w:r>
      <w:r>
        <w:rPr>
          <w:color w:val="000000"/>
        </w:rPr>
        <w:t>; </w:t>
      </w:r>
      <w:r>
        <w:rPr>
          <w:rStyle w:val="HTMLCode"/>
          <w:color w:val="000000"/>
        </w:rPr>
        <w:t>.manual-card-platform</w:t>
      </w:r>
      <w:r>
        <w:rPr>
          <w:color w:val="000000"/>
        </w:rPr>
        <w:t> → </w:t>
      </w:r>
      <w:r>
        <w:rPr>
          <w:rStyle w:val="HTMLCode"/>
          <w:color w:val="000000"/>
        </w:rPr>
        <w:t>.flex-row</w:t>
      </w:r>
      <w:r>
        <w:rPr>
          <w:color w:val="000000"/>
        </w:rPr>
        <w:t>; </w:t>
      </w:r>
      <w:r>
        <w:rPr>
          <w:rStyle w:val="HTMLCode"/>
          <w:color w:val="000000"/>
        </w:rPr>
        <w:t>.card-title-mt</w:t>
      </w:r>
      <w:r>
        <w:rPr>
          <w:color w:val="000000"/>
        </w:rPr>
        <w:t> → </w:t>
      </w:r>
      <w:r>
        <w:rPr>
          <w:rStyle w:val="HTMLCode"/>
          <w:color w:val="000000"/>
        </w:rPr>
        <w:t>.mt-20</w:t>
      </w:r>
      <w:r>
        <w:rPr>
          <w:color w:val="000000"/>
        </w:rPr>
        <w:t>; </w:t>
      </w:r>
      <w:r>
        <w:rPr>
          <w:rStyle w:val="HTMLCode"/>
          <w:color w:val="000000"/>
        </w:rPr>
        <w:t>.eyebrow</w:t>
      </w:r>
      <w:r>
        <w:rPr>
          <w:color w:val="000000"/>
        </w:rPr>
        <w:t> → </w:t>
      </w:r>
      <w:r>
        <w:rPr>
          <w:rStyle w:val="HTMLCode"/>
          <w:color w:val="000000"/>
        </w:rPr>
        <w:t>.page-eyebrow</w:t>
      </w:r>
      <w:r>
        <w:rPr>
          <w:color w:val="000000"/>
        </w:rPr>
        <w:t>. All JS inline styles eliminated: </w:t>
      </w:r>
      <w:r>
        <w:rPr>
          <w:rStyle w:val="HTMLCode"/>
          <w:color w:val="000000"/>
        </w:rPr>
        <w:t>toggle.style.background/knob.style.left</w:t>
      </w:r>
      <w:r>
        <w:rPr>
          <w:color w:val="000000"/>
        </w:rPr>
        <w:t> → </w:t>
      </w:r>
      <w:r>
        <w:rPr>
          <w:rStyle w:val="HTMLCode"/>
          <w:color w:val="000000"/>
        </w:rPr>
        <w:t>classList.toggle('toggle-on')</w:t>
      </w:r>
      <w:r>
        <w:rPr>
          <w:color w:val="000000"/>
        </w:rPr>
        <w:t>; </w:t>
      </w:r>
      <w:r>
        <w:rPr>
          <w:rStyle w:val="HTMLCode"/>
          <w:color w:val="000000"/>
        </w:rPr>
        <w:t>textarea.style.opacity</w:t>
      </w:r>
      <w:r>
        <w:rPr>
          <w:color w:val="000000"/>
        </w:rPr>
        <w:t> → </w:t>
      </w:r>
      <w:r>
        <w:rPr>
          <w:rStyle w:val="HTMLCode"/>
          <w:color w:val="000000"/>
        </w:rPr>
        <w:t>classList.add/remove('regen-loading')</w:t>
      </w:r>
      <w:r>
        <w:rPr>
          <w:color w:val="000000"/>
        </w:rPr>
        <w:t>; </w:t>
      </w:r>
      <w:r>
        <w:rPr>
          <w:rStyle w:val="HTMLCode"/>
          <w:color w:val="000000"/>
        </w:rPr>
        <w:t>saved.style.display</w:t>
      </w:r>
      <w:r>
        <w:rPr>
          <w:color w:val="000000"/>
        </w:rPr>
        <w:t> → </w:t>
      </w:r>
      <w:r>
        <w:rPr>
          <w:rStyle w:val="HTMLCode"/>
          <w:color w:val="000000"/>
        </w:rPr>
        <w:t>classList.remove/add('hidden')</w:t>
      </w:r>
      <w:r>
        <w:rPr>
          <w:color w:val="000000"/>
        </w:rPr>
        <w:t>; </w:t>
      </w:r>
      <w:r>
        <w:rPr>
          <w:rStyle w:val="HTMLCode"/>
          <w:color w:val="000000"/>
        </w:rPr>
        <w:t>manual-panel.style.display</w:t>
      </w:r>
      <w:r>
        <w:rPr>
          <w:color w:val="000000"/>
        </w:rPr>
        <w:t> → </w:t>
      </w:r>
      <w:r>
        <w:rPr>
          <w:rStyle w:val="HTMLCode"/>
          <w:color w:val="000000"/>
        </w:rPr>
        <w:t>classList.remove/add('hidden')</w:t>
      </w:r>
      <w:r>
        <w:rPr>
          <w:color w:val="000000"/>
        </w:rPr>
        <w:t>; </w:t>
      </w:r>
      <w:r>
        <w:rPr>
          <w:rStyle w:val="HTMLCode"/>
          <w:color w:val="000000"/>
        </w:rPr>
        <w:t>showToast</w:t>
      </w:r>
      <w:r>
        <w:rPr>
          <w:color w:val="000000"/>
        </w:rPr>
        <w:t> → class-based </w:t>
      </w:r>
      <w:r>
        <w:rPr>
          <w:rStyle w:val="HTMLCode"/>
          <w:color w:val="000000"/>
        </w:rPr>
        <w:t>.</w:t>
      </w:r>
      <w:proofErr w:type="spellStart"/>
      <w:r>
        <w:rPr>
          <w:rStyle w:val="HTMLCode"/>
          <w:color w:val="000000"/>
        </w:rPr>
        <w:t>toast.show</w:t>
      </w:r>
      <w:proofErr w:type="spellEnd"/>
      <w:r>
        <w:rPr>
          <w:color w:val="000000"/>
        </w:rPr>
        <w:t>. </w:t>
      </w:r>
      <w:r>
        <w:rPr>
          <w:rStyle w:val="Strong"/>
          <w:color w:val="000000"/>
        </w:rPr>
        <w:t>Publishing-Status inline style fixes:</w:t>
      </w:r>
      <w:r>
        <w:rPr>
          <w:color w:val="000000"/>
        </w:rPr>
        <w:t> </w:t>
      </w:r>
      <w:proofErr w:type="spellStart"/>
      <w:r>
        <w:rPr>
          <w:rStyle w:val="HTMLCode"/>
          <w:color w:val="000000"/>
        </w:rPr>
        <w:t>PLATFORM_META.bg</w:t>
      </w:r>
      <w:proofErr w:type="spellEnd"/>
      <w:r>
        <w:rPr>
          <w:color w:val="000000"/>
        </w:rPr>
        <w:t> replaced with </w:t>
      </w:r>
      <w:proofErr w:type="spellStart"/>
      <w:r>
        <w:rPr>
          <w:rStyle w:val="HTMLCode"/>
          <w:color w:val="000000"/>
        </w:rPr>
        <w:t>piClass</w:t>
      </w:r>
      <w:proofErr w:type="spellEnd"/>
      <w:r>
        <w:rPr>
          <w:color w:val="000000"/>
        </w:rPr>
        <w:t> (</w:t>
      </w:r>
      <w:r>
        <w:rPr>
          <w:rStyle w:val="HTMLCode"/>
          <w:color w:val="000000"/>
        </w:rPr>
        <w:t>.pi-google</w:t>
      </w:r>
      <w:r>
        <w:rPr>
          <w:color w:val="000000"/>
        </w:rPr>
        <w:t>, </w:t>
      </w:r>
      <w:r>
        <w:rPr>
          <w:rStyle w:val="HTMLCode"/>
          <w:color w:val="000000"/>
        </w:rPr>
        <w:t>.pi-fb</w:t>
      </w:r>
      <w:r>
        <w:rPr>
          <w:color w:val="000000"/>
        </w:rPr>
        <w:t>, </w:t>
      </w:r>
      <w:r>
        <w:rPr>
          <w:rStyle w:val="HTMLCode"/>
          <w:color w:val="000000"/>
        </w:rPr>
        <w:t>.pi-</w:t>
      </w:r>
      <w:proofErr w:type="spellStart"/>
      <w:r>
        <w:rPr>
          <w:rStyle w:val="HTMLCode"/>
          <w:color w:val="000000"/>
        </w:rPr>
        <w:t>ig</w:t>
      </w:r>
      <w:proofErr w:type="spellEnd"/>
      <w:r>
        <w:rPr>
          <w:color w:val="000000"/>
        </w:rPr>
        <w:t>, </w:t>
      </w:r>
      <w:r>
        <w:rPr>
          <w:rStyle w:val="HTMLCode"/>
          <w:color w:val="000000"/>
        </w:rPr>
        <w:t>.pi-yelp</w:t>
      </w:r>
      <w:r>
        <w:rPr>
          <w:color w:val="000000"/>
        </w:rPr>
        <w:t>, etc.) — platform icon row no longer uses JS-generated </w:t>
      </w:r>
      <w:r>
        <w:rPr>
          <w:rStyle w:val="HTMLCode"/>
          <w:color w:val="000000"/>
        </w:rPr>
        <w:t>style="background:…;color:…"</w:t>
      </w:r>
      <w:r>
        <w:rPr>
          <w:color w:val="000000"/>
        </w:rPr>
        <w:t>. </w:t>
      </w:r>
      <w:r>
        <w:rPr>
          <w:rStyle w:val="HTMLCode"/>
          <w:color w:val="000000"/>
        </w:rPr>
        <w:t>style="width:0%"</w:t>
      </w:r>
      <w:r>
        <w:rPr>
          <w:color w:val="000000"/>
        </w:rPr>
        <w:t> removed from progress-bar div — </w:t>
      </w:r>
      <w:r>
        <w:rPr>
          <w:rStyle w:val="HTMLCode"/>
          <w:color w:val="000000"/>
        </w:rPr>
        <w:t>width:0</w:t>
      </w:r>
      <w:r>
        <w:rPr>
          <w:color w:val="000000"/>
        </w:rPr>
        <w:t> now in CSS. </w:t>
      </w:r>
      <w:r>
        <w:rPr>
          <w:rStyle w:val="HTMLCode"/>
          <w:color w:val="000000"/>
        </w:rPr>
        <w:t>loading-state.style.display='none'</w:t>
      </w:r>
      <w:r>
        <w:rPr>
          <w:color w:val="000000"/>
        </w:rPr>
        <w:t> → </w:t>
      </w:r>
      <w:r>
        <w:rPr>
          <w:rStyle w:val="HTMLCode"/>
          <w:color w:val="000000"/>
        </w:rPr>
        <w:t>classList.add('hidden')</w:t>
      </w:r>
      <w:r>
        <w:rPr>
          <w:color w:val="000000"/>
        </w:rPr>
        <w:t xml:space="preserve">. Playwright </w:t>
      </w:r>
      <w:r>
        <w:rPr>
          <w:rFonts w:ascii="Segoe UI Emoji" w:hAnsi="Segoe UI Emoji" w:cs="Segoe UI Emoji"/>
          <w:color w:val="000000"/>
        </w:rPr>
        <w:t>✅</w:t>
      </w:r>
      <w:r>
        <w:rPr>
          <w:color w:val="000000"/>
        </w:rPr>
        <w:t>. | | Jun 29, 2026 | </w:t>
      </w:r>
      <w:r>
        <w:rPr>
          <w:rStyle w:val="HTMLCode"/>
          <w:color w:val="000000"/>
        </w:rPr>
        <w:t>blastybiz-header.html</w:t>
      </w:r>
      <w:r>
        <w:rPr>
          <w:color w:val="000000"/>
        </w:rPr>
        <w:t>, </w:t>
      </w:r>
      <w:r>
        <w:rPr>
          <w:rStyle w:val="HTMLCode"/>
          <w:color w:val="000000"/>
        </w:rPr>
        <w:t>global-style.css</w:t>
      </w:r>
      <w:r>
        <w:rPr>
          <w:color w:val="000000"/>
        </w:rPr>
        <w:t>, all 14 public/sub-flow pages — header ID rename to BEM convention | </w:t>
      </w:r>
      <w:r>
        <w:rPr>
          <w:rStyle w:val="Strong"/>
          <w:color w:val="000000"/>
        </w:rPr>
        <w:t>Task #21 — header ID BEM rename (full site).</w:t>
      </w:r>
      <w:r>
        <w:rPr>
          <w:color w:val="000000"/>
        </w:rPr>
        <w:t> All 8 element IDs in </w:t>
      </w:r>
      <w:r>
        <w:rPr>
          <w:rStyle w:val="HTMLCode"/>
          <w:color w:val="000000"/>
        </w:rPr>
        <w:t>blastybiz-</w:t>
      </w:r>
      <w:r>
        <w:rPr>
          <w:rStyle w:val="HTMLCode"/>
          <w:color w:val="000000"/>
        </w:rPr>
        <w:lastRenderedPageBreak/>
        <w:t>header.html</w:t>
      </w:r>
      <w:r>
        <w:rPr>
          <w:color w:val="000000"/>
        </w:rPr>
        <w:t> renamed to BEM </w:t>
      </w:r>
      <w:r>
        <w:rPr>
          <w:rStyle w:val="HTMLCode"/>
          <w:color w:val="000000"/>
        </w:rPr>
        <w:t>header__*</w:t>
      </w:r>
      <w:r>
        <w:rPr>
          <w:color w:val="000000"/>
        </w:rPr>
        <w:t> convention: </w:t>
      </w:r>
      <w:r>
        <w:rPr>
          <w:rStyle w:val="HTMLCode"/>
          <w:color w:val="000000"/>
        </w:rPr>
        <w:t>site-header-tagline</w:t>
      </w:r>
      <w:r>
        <w:rPr>
          <w:color w:val="000000"/>
        </w:rPr>
        <w:t>→</w:t>
      </w:r>
      <w:r>
        <w:rPr>
          <w:rStyle w:val="HTMLCode"/>
          <w:color w:val="000000"/>
        </w:rPr>
        <w:t>header__logo-tagline</w:t>
      </w:r>
      <w:r>
        <w:rPr>
          <w:color w:val="000000"/>
        </w:rPr>
        <w:t>, </w:t>
      </w:r>
      <w:r>
        <w:rPr>
          <w:rStyle w:val="HTMLCode"/>
          <w:color w:val="000000"/>
        </w:rPr>
        <w:t>sh-create-link</w:t>
      </w:r>
      <w:r>
        <w:rPr>
          <w:color w:val="000000"/>
        </w:rPr>
        <w:t>→</w:t>
      </w:r>
      <w:r>
        <w:rPr>
          <w:rStyle w:val="HTMLCode"/>
          <w:color w:val="000000"/>
        </w:rPr>
        <w:t>header__nav-create</w:t>
      </w:r>
      <w:r>
        <w:rPr>
          <w:color w:val="000000"/>
        </w:rPr>
        <w:t>, </w:t>
      </w:r>
      <w:r>
        <w:rPr>
          <w:rStyle w:val="HTMLCode"/>
          <w:color w:val="000000"/>
        </w:rPr>
        <w:t>sh-login-link</w:t>
      </w:r>
      <w:r>
        <w:rPr>
          <w:color w:val="000000"/>
        </w:rPr>
        <w:t>→</w:t>
      </w:r>
      <w:r>
        <w:rPr>
          <w:rStyle w:val="HTMLCode"/>
          <w:color w:val="000000"/>
        </w:rPr>
        <w:t>header__nav-login</w:t>
      </w:r>
      <w:r>
        <w:rPr>
          <w:color w:val="000000"/>
        </w:rPr>
        <w:t>, </w:t>
      </w:r>
      <w:r>
        <w:rPr>
          <w:rStyle w:val="HTMLCode"/>
          <w:color w:val="000000"/>
        </w:rPr>
        <w:t>sh-logout-btn</w:t>
      </w:r>
      <w:r>
        <w:rPr>
          <w:color w:val="000000"/>
        </w:rPr>
        <w:t>→</w:t>
      </w:r>
      <w:r>
        <w:rPr>
          <w:rStyle w:val="HTMLCode"/>
          <w:color w:val="000000"/>
        </w:rPr>
        <w:t>header__nav-logout</w:t>
      </w:r>
      <w:r>
        <w:rPr>
          <w:color w:val="000000"/>
        </w:rPr>
        <w:t>, </w:t>
      </w:r>
      <w:r>
        <w:rPr>
          <w:rStyle w:val="HTMLCode"/>
          <w:color w:val="000000"/>
        </w:rPr>
        <w:t>sh-hamburger</w:t>
      </w:r>
      <w:r>
        <w:rPr>
          <w:color w:val="000000"/>
        </w:rPr>
        <w:t>→</w:t>
      </w:r>
      <w:r>
        <w:rPr>
          <w:rStyle w:val="HTMLCode"/>
          <w:color w:val="000000"/>
        </w:rPr>
        <w:t>header__hamburger-btn</w:t>
      </w:r>
      <w:r>
        <w:rPr>
          <w:color w:val="000000"/>
        </w:rPr>
        <w:t>, </w:t>
      </w:r>
      <w:r>
        <w:rPr>
          <w:rStyle w:val="HTMLCode"/>
          <w:color w:val="000000"/>
        </w:rPr>
        <w:t>mobile-menu</w:t>
      </w:r>
      <w:r>
        <w:rPr>
          <w:color w:val="000000"/>
        </w:rPr>
        <w:t>→</w:t>
      </w:r>
      <w:r>
        <w:rPr>
          <w:rStyle w:val="HTMLCode"/>
          <w:color w:val="000000"/>
        </w:rPr>
        <w:t>header__mobile-menu</w:t>
      </w:r>
      <w:r>
        <w:rPr>
          <w:color w:val="000000"/>
        </w:rPr>
        <w:t>, </w:t>
      </w:r>
      <w:r>
        <w:rPr>
          <w:rStyle w:val="HTMLCode"/>
          <w:color w:val="000000"/>
        </w:rPr>
        <w:t>menu-login-link</w:t>
      </w:r>
      <w:r>
        <w:rPr>
          <w:color w:val="000000"/>
        </w:rPr>
        <w:t>→</w:t>
      </w:r>
      <w:r>
        <w:rPr>
          <w:rStyle w:val="HTMLCode"/>
          <w:color w:val="000000"/>
        </w:rPr>
        <w:t>header__mobile-login</w:t>
      </w:r>
      <w:r>
        <w:rPr>
          <w:color w:val="000000"/>
        </w:rPr>
        <w:t>, </w:t>
      </w:r>
      <w:r>
        <w:rPr>
          <w:rStyle w:val="HTMLCode"/>
          <w:color w:val="000000"/>
        </w:rPr>
        <w:t>menu-logout-btn</w:t>
      </w:r>
      <w:r>
        <w:rPr>
          <w:color w:val="000000"/>
        </w:rPr>
        <w:t>→</w:t>
      </w:r>
      <w:r>
        <w:rPr>
          <w:rStyle w:val="HTMLCode"/>
          <w:color w:val="000000"/>
        </w:rPr>
        <w:t>header__mobile-logout</w:t>
      </w:r>
      <w:r>
        <w:rPr>
          <w:color w:val="000000"/>
        </w:rPr>
        <w:t>. All 10 ID selectors in </w:t>
      </w:r>
      <w:r>
        <w:rPr>
          <w:rStyle w:val="HTMLCode"/>
          <w:color w:val="000000"/>
        </w:rPr>
        <w:t>global-</w:t>
      </w:r>
      <w:proofErr w:type="spellStart"/>
      <w:r>
        <w:rPr>
          <w:rStyle w:val="HTMLCode"/>
          <w:color w:val="000000"/>
        </w:rPr>
        <w:t>style.css</w:t>
      </w:r>
      <w:proofErr w:type="spellEnd"/>
      <w:r>
        <w:rPr>
          <w:color w:val="000000"/>
        </w:rPr>
        <w:t> updated to match. All 14 pages that inject the header (</w:t>
      </w:r>
      <w:r>
        <w:rPr>
          <w:rStyle w:val="HTMLCode"/>
          <w:color w:val="000000"/>
        </w:rPr>
        <w:t>BlastyBiz-Home.html</w:t>
      </w:r>
      <w:r>
        <w:rPr>
          <w:color w:val="000000"/>
        </w:rPr>
        <w:t>, </w:t>
      </w:r>
      <w:r>
        <w:rPr>
          <w:rStyle w:val="HTMLCode"/>
          <w:color w:val="000000"/>
        </w:rPr>
        <w:t>BlastyBiz.html</w:t>
      </w:r>
      <w:r>
        <w:rPr>
          <w:color w:val="000000"/>
        </w:rPr>
        <w:t>, </w:t>
      </w:r>
      <w:r>
        <w:rPr>
          <w:rStyle w:val="HTMLCode"/>
          <w:color w:val="000000"/>
        </w:rPr>
        <w:t>BlastyBiz-Login.html</w:t>
      </w:r>
      <w:r>
        <w:rPr>
          <w:color w:val="000000"/>
        </w:rPr>
        <w:t>, </w:t>
      </w:r>
      <w:r>
        <w:rPr>
          <w:rStyle w:val="HTMLCode"/>
          <w:color w:val="000000"/>
        </w:rPr>
        <w:t>BlastyBiz-Dashboard.html</w:t>
      </w:r>
      <w:r>
        <w:rPr>
          <w:color w:val="000000"/>
        </w:rPr>
        <w:t>, </w:t>
      </w:r>
      <w:r>
        <w:rPr>
          <w:rStyle w:val="HTMLCode"/>
          <w:color w:val="000000"/>
        </w:rPr>
        <w:t>BlastyBiz-Connected.html</w:t>
      </w:r>
      <w:r>
        <w:rPr>
          <w:color w:val="000000"/>
        </w:rPr>
        <w:t>, </w:t>
      </w:r>
      <w:r>
        <w:rPr>
          <w:rStyle w:val="HTMLCode"/>
          <w:color w:val="000000"/>
        </w:rPr>
        <w:t>BlastyBiz-Onboarding.html</w:t>
      </w:r>
      <w:r>
        <w:rPr>
          <w:color w:val="000000"/>
        </w:rPr>
        <w:t>, </w:t>
      </w:r>
      <w:r>
        <w:rPr>
          <w:rStyle w:val="HTMLCode"/>
          <w:color w:val="000000"/>
        </w:rPr>
        <w:t>BlastyBiz-Terms.html</w:t>
      </w:r>
      <w:r>
        <w:rPr>
          <w:color w:val="000000"/>
        </w:rPr>
        <w:t>, </w:t>
      </w:r>
      <w:r>
        <w:rPr>
          <w:rStyle w:val="HTMLCode"/>
          <w:color w:val="000000"/>
        </w:rPr>
        <w:t>BlastyBiz-Privacy.html</w:t>
      </w:r>
      <w:r>
        <w:rPr>
          <w:color w:val="000000"/>
        </w:rPr>
        <w:t>, </w:t>
      </w:r>
      <w:r>
        <w:rPr>
          <w:rStyle w:val="HTMLCode"/>
          <w:color w:val="000000"/>
        </w:rPr>
        <w:t>BlastyBiz-Contact.html</w:t>
      </w:r>
      <w:r>
        <w:rPr>
          <w:color w:val="000000"/>
        </w:rPr>
        <w:t>, </w:t>
      </w:r>
      <w:r>
        <w:rPr>
          <w:rStyle w:val="HTMLCode"/>
          <w:color w:val="000000"/>
        </w:rPr>
        <w:t>BlastyBiz-About.html</w:t>
      </w:r>
      <w:r>
        <w:rPr>
          <w:color w:val="000000"/>
        </w:rPr>
        <w:t>, </w:t>
      </w:r>
      <w:r>
        <w:rPr>
          <w:rStyle w:val="HTMLCode"/>
          <w:color w:val="000000"/>
        </w:rPr>
        <w:t>BlastyBiz-Connect.html</w:t>
      </w:r>
      <w:r>
        <w:rPr>
          <w:color w:val="000000"/>
        </w:rPr>
        <w:t>, </w:t>
      </w:r>
      <w:r>
        <w:rPr>
          <w:rStyle w:val="HTMLCode"/>
          <w:color w:val="000000"/>
        </w:rPr>
        <w:t>BlastyBiz-Listing-Preview.html</w:t>
      </w:r>
      <w:r>
        <w:rPr>
          <w:color w:val="000000"/>
        </w:rPr>
        <w:t>, </w:t>
      </w:r>
      <w:r>
        <w:rPr>
          <w:rStyle w:val="HTMLCode"/>
          <w:color w:val="000000"/>
        </w:rPr>
        <w:t>BlastyBiz-BizContext.html</w:t>
      </w:r>
      <w:r>
        <w:rPr>
          <w:color w:val="000000"/>
        </w:rPr>
        <w:t>, </w:t>
      </w:r>
      <w:r>
        <w:rPr>
          <w:rStyle w:val="HTMLCode"/>
          <w:color w:val="000000"/>
        </w:rPr>
        <w:t>BlastyBiz-Publishing-Status.html</w:t>
      </w:r>
      <w:r>
        <w:rPr>
          <w:color w:val="000000"/>
        </w:rPr>
        <w:t>) updated: </w:t>
      </w:r>
      <w:proofErr w:type="spellStart"/>
      <w:r>
        <w:rPr>
          <w:rStyle w:val="HTMLCode"/>
          <w:color w:val="000000"/>
        </w:rPr>
        <w:t>site-header-inject</w:t>
      </w:r>
      <w:r>
        <w:rPr>
          <w:color w:val="000000"/>
        </w:rPr>
        <w:t>→</w:t>
      </w:r>
      <w:r>
        <w:rPr>
          <w:rStyle w:val="HTMLCode"/>
          <w:color w:val="000000"/>
        </w:rPr>
        <w:t>header</w:t>
      </w:r>
      <w:proofErr w:type="spellEnd"/>
      <w:r>
        <w:rPr>
          <w:rStyle w:val="HTMLCode"/>
          <w:color w:val="000000"/>
        </w:rPr>
        <w:t>__inject</w:t>
      </w:r>
      <w:r>
        <w:rPr>
          <w:color w:val="000000"/>
        </w:rPr>
        <w:t> div IDs and </w:t>
      </w:r>
      <w:r>
        <w:rPr>
          <w:rStyle w:val="HTMLCode"/>
          <w:color w:val="000000"/>
        </w:rPr>
        <w:t>getElementById</w:t>
      </w:r>
      <w:r>
        <w:rPr>
          <w:color w:val="000000"/>
        </w:rPr>
        <w:t> calls; </w:t>
      </w:r>
      <w:r>
        <w:rPr>
          <w:rStyle w:val="HTMLCode"/>
          <w:color w:val="000000"/>
        </w:rPr>
        <w:t>nav-login-link</w:t>
      </w:r>
      <w:r>
        <w:rPr>
          <w:color w:val="000000"/>
        </w:rPr>
        <w:t>/</w:t>
      </w:r>
      <w:r>
        <w:rPr>
          <w:rStyle w:val="HTMLCode"/>
          <w:color w:val="000000"/>
        </w:rPr>
        <w:t>nav-logout-btn</w:t>
      </w:r>
      <w:r>
        <w:rPr>
          <w:color w:val="000000"/>
        </w:rPr>
        <w:t>/</w:t>
      </w:r>
      <w:r>
        <w:rPr>
          <w:rStyle w:val="HTMLCode"/>
          <w:color w:val="000000"/>
        </w:rPr>
        <w:t>menu-login-link</w:t>
      </w:r>
      <w:r>
        <w:rPr>
          <w:color w:val="000000"/>
        </w:rPr>
        <w:t>/</w:t>
      </w:r>
      <w:r>
        <w:rPr>
          <w:rStyle w:val="HTMLCode"/>
          <w:color w:val="000000"/>
        </w:rPr>
        <w:t>menu-logout-btn</w:t>
      </w:r>
      <w:r>
        <w:rPr>
          <w:color w:val="000000"/>
        </w:rPr>
        <w:t>→BEM equivalents in </w:t>
      </w:r>
      <w:r>
        <w:rPr>
          <w:rStyle w:val="HTMLCode"/>
          <w:color w:val="000000"/>
        </w:rPr>
        <w:t>setAuthUI</w:t>
      </w:r>
      <w:r>
        <w:rPr>
          <w:color w:val="000000"/>
        </w:rPr>
        <w:t> arrays; </w:t>
      </w:r>
      <w:r>
        <w:rPr>
          <w:rStyle w:val="HTMLCode"/>
          <w:color w:val="000000"/>
        </w:rPr>
        <w:t>site-header-tagline</w:t>
      </w:r>
      <w:r>
        <w:rPr>
          <w:color w:val="000000"/>
        </w:rPr>
        <w:t>→</w:t>
      </w:r>
      <w:r>
        <w:rPr>
          <w:rStyle w:val="HTMLCode"/>
          <w:color w:val="000000"/>
        </w:rPr>
        <w:t>header__logo-tagline</w:t>
      </w:r>
      <w:r>
        <w:rPr>
          <w:color w:val="000000"/>
        </w:rPr>
        <w:t> in </w:t>
      </w:r>
      <w:r>
        <w:rPr>
          <w:rStyle w:val="HTMLCode"/>
          <w:color w:val="000000"/>
        </w:rPr>
        <w:t>runAnim</w:t>
      </w:r>
      <w:r>
        <w:rPr>
          <w:color w:val="000000"/>
        </w:rPr>
        <w:t>; </w:t>
      </w:r>
      <w:r>
        <w:rPr>
          <w:rStyle w:val="HTMLCode"/>
          <w:color w:val="000000"/>
        </w:rPr>
        <w:t>mobile-menu</w:t>
      </w:r>
      <w:r>
        <w:rPr>
          <w:color w:val="000000"/>
        </w:rPr>
        <w:t>→</w:t>
      </w:r>
      <w:r>
        <w:rPr>
          <w:rStyle w:val="HTMLCode"/>
          <w:color w:val="000000"/>
        </w:rPr>
        <w:t>header__mobile-menu</w:t>
      </w:r>
      <w:r>
        <w:rPr>
          <w:color w:val="000000"/>
        </w:rPr>
        <w:t> in </w:t>
      </w:r>
      <w:r>
        <w:rPr>
          <w:rStyle w:val="HTMLCode"/>
          <w:color w:val="000000"/>
        </w:rPr>
        <w:t>toggleMenu</w:t>
      </w:r>
      <w:r>
        <w:rPr>
          <w:color w:val="000000"/>
        </w:rPr>
        <w:t>/</w:t>
      </w:r>
      <w:r>
        <w:rPr>
          <w:rStyle w:val="HTMLCode"/>
          <w:color w:val="000000"/>
        </w:rPr>
        <w:t>closeMenu</w:t>
      </w:r>
      <w:r>
        <w:rPr>
          <w:color w:val="000000"/>
        </w:rPr>
        <w:t>. Zero old IDs remain anywhere in scope (</w:t>
      </w:r>
      <w:proofErr w:type="spellStart"/>
      <w:r>
        <w:rPr>
          <w:rStyle w:val="HTMLCode"/>
          <w:color w:val="000000"/>
        </w:rPr>
        <w:t>blastybiz-global.css</w:t>
      </w:r>
      <w:proofErr w:type="spellEnd"/>
      <w:r>
        <w:rPr>
          <w:color w:val="000000"/>
        </w:rPr>
        <w:t xml:space="preserve"> left untouched per task spec). Confirmed live via curl. Playwright mobile tests passed (hamburger, mobile menu open/close, tagline ID, About page </w:t>
      </w:r>
      <w:proofErr w:type="spellStart"/>
      <w:r>
        <w:rPr>
          <w:color w:val="000000"/>
        </w:rPr>
        <w:t>nav</w:t>
      </w:r>
      <w:proofErr w:type="spellEnd"/>
      <w:r>
        <w:rPr>
          <w:color w:val="000000"/>
        </w:rPr>
        <w:t>). | | Jun 30, 2026 | </w:t>
      </w:r>
      <w:r>
        <w:rPr>
          <w:rStyle w:val="HTMLCode"/>
          <w:color w:val="000000"/>
        </w:rPr>
        <w:t>global-</w:t>
      </w:r>
      <w:proofErr w:type="spellStart"/>
      <w:r>
        <w:rPr>
          <w:rStyle w:val="HTMLCode"/>
          <w:color w:val="000000"/>
        </w:rPr>
        <w:t>style.css</w:t>
      </w:r>
      <w:proofErr w:type="spellEnd"/>
      <w:r>
        <w:rPr>
          <w:color w:val="000000"/>
        </w:rPr>
        <w:t> — full CSS audit: global utility consolidation, missing </w:t>
      </w:r>
      <w:r>
        <w:rPr>
          <w:rStyle w:val="HTMLCode"/>
          <w:color w:val="000000"/>
        </w:rPr>
        <w:t>:root</w:t>
      </w:r>
      <w:r>
        <w:rPr>
          <w:color w:val="000000"/>
        </w:rPr>
        <w:t> </w:t>
      </w:r>
      <w:proofErr w:type="spellStart"/>
      <w:r>
        <w:rPr>
          <w:color w:val="000000"/>
        </w:rPr>
        <w:t>vars</w:t>
      </w:r>
      <w:proofErr w:type="spellEnd"/>
      <w:r>
        <w:rPr>
          <w:color w:val="000000"/>
        </w:rPr>
        <w:t xml:space="preserve">, </w:t>
      </w:r>
      <w:proofErr w:type="spellStart"/>
      <w:r>
        <w:rPr>
          <w:color w:val="000000"/>
        </w:rPr>
        <w:t>unscoped</w:t>
      </w:r>
      <w:proofErr w:type="spellEnd"/>
      <w:r>
        <w:rPr>
          <w:color w:val="000000"/>
        </w:rPr>
        <w:t xml:space="preserve"> admin class conflicts fixed | </w:t>
      </w:r>
      <w:r>
        <w:rPr>
          <w:rStyle w:val="Strong"/>
          <w:color w:val="000000"/>
        </w:rPr>
        <w:t xml:space="preserve">Stylesheet version </w:t>
      </w:r>
      <w:proofErr w:type="spellStart"/>
      <w:r>
        <w:rPr>
          <w:rStyle w:val="Strong"/>
          <w:color w:val="000000"/>
        </w:rPr>
        <w:t>normalised</w:t>
      </w:r>
      <w:proofErr w:type="spellEnd"/>
      <w:r>
        <w:rPr>
          <w:rStyle w:val="Strong"/>
          <w:color w:val="000000"/>
        </w:rPr>
        <w:t>:</w:t>
      </w:r>
      <w:r>
        <w:rPr>
          <w:color w:val="000000"/>
        </w:rPr>
        <w:t> all 22 HTML files updated from mixed </w:t>
      </w:r>
      <w:r>
        <w:rPr>
          <w:rStyle w:val="HTMLCode"/>
          <w:color w:val="000000"/>
        </w:rPr>
        <w:t>?v=119</w:t>
      </w:r>
      <w:r>
        <w:rPr>
          <w:color w:val="000000"/>
        </w:rPr>
        <w:t>–</w:t>
      </w:r>
      <w:r>
        <w:rPr>
          <w:rStyle w:val="HTMLCode"/>
          <w:color w:val="000000"/>
        </w:rPr>
        <w:t>?v=129</w:t>
      </w:r>
      <w:r>
        <w:rPr>
          <w:color w:val="000000"/>
        </w:rPr>
        <w:t> → </w:t>
      </w:r>
      <w:r>
        <w:rPr>
          <w:rStyle w:val="HTMLCode"/>
          <w:color w:val="000000"/>
        </w:rPr>
        <w:t>?v=1</w:t>
      </w:r>
      <w:r>
        <w:rPr>
          <w:color w:val="000000"/>
        </w:rPr>
        <w:t>. </w:t>
      </w:r>
      <w:r>
        <w:rPr>
          <w:rStyle w:val="Strong"/>
          <w:color w:val="000000"/>
        </w:rPr>
        <w:t>Admin CSS merged:</w:t>
      </w:r>
      <w:r>
        <w:rPr>
          <w:color w:val="000000"/>
        </w:rPr>
        <w:t> </w:t>
      </w:r>
      <w:proofErr w:type="spellStart"/>
      <w:r>
        <w:rPr>
          <w:rStyle w:val="HTMLCode"/>
          <w:color w:val="000000"/>
        </w:rPr>
        <w:t>blastybiz-admin.css</w:t>
      </w:r>
      <w:proofErr w:type="spellEnd"/>
      <w:r>
        <w:rPr>
          <w:color w:val="000000"/>
        </w:rPr>
        <w:t> and </w:t>
      </w:r>
      <w:proofErr w:type="spellStart"/>
      <w:r>
        <w:rPr>
          <w:rStyle w:val="HTMLCode"/>
          <w:color w:val="000000"/>
        </w:rPr>
        <w:t>blastybiz-global.css</w:t>
      </w:r>
      <w:proofErr w:type="spellEnd"/>
      <w:r>
        <w:rPr>
          <w:color w:val="000000"/>
        </w:rPr>
        <w:t> deleted; all 8 admin pages now use </w:t>
      </w:r>
      <w:proofErr w:type="spellStart"/>
      <w:r>
        <w:rPr>
          <w:rStyle w:val="HTMLCode"/>
          <w:color w:val="000000"/>
        </w:rPr>
        <w:t>global-style.css?v</w:t>
      </w:r>
      <w:proofErr w:type="spellEnd"/>
      <w:r>
        <w:rPr>
          <w:rStyle w:val="HTMLCode"/>
          <w:color w:val="000000"/>
        </w:rPr>
        <w:t>=1</w:t>
      </w:r>
      <w:r>
        <w:rPr>
          <w:color w:val="000000"/>
        </w:rPr>
        <w:t>. </w:t>
      </w:r>
      <w:r>
        <w:rPr>
          <w:rStyle w:val="Strong"/>
          <w:color w:val="000000"/>
        </w:rPr>
        <w:t>CSS Audit (all changes within </w:t>
      </w:r>
      <w:r>
        <w:rPr>
          <w:rStyle w:val="HTMLCode"/>
          <w:b/>
          <w:bCs/>
          <w:color w:val="000000"/>
        </w:rPr>
        <w:t>global-</w:t>
      </w:r>
      <w:proofErr w:type="spellStart"/>
      <w:r>
        <w:rPr>
          <w:rStyle w:val="HTMLCode"/>
          <w:b/>
          <w:bCs/>
          <w:color w:val="000000"/>
        </w:rPr>
        <w:t>style.css</w:t>
      </w:r>
      <w:proofErr w:type="spellEnd"/>
      <w:r>
        <w:rPr>
          <w:rStyle w:val="Strong"/>
          <w:color w:val="000000"/>
        </w:rPr>
        <w:t> only):</w:t>
      </w:r>
      <w:r>
        <w:rPr>
          <w:color w:val="000000"/>
        </w:rPr>
        <w:t> (1) </w:t>
      </w:r>
      <w:r>
        <w:rPr>
          <w:rStyle w:val="Strong"/>
          <w:color w:val="000000"/>
        </w:rPr>
        <w:t>Missing </w:t>
      </w:r>
      <w:r>
        <w:rPr>
          <w:rStyle w:val="HTMLCode"/>
          <w:b/>
          <w:bCs/>
          <w:color w:val="000000"/>
        </w:rPr>
        <w:t>:root</w:t>
      </w:r>
      <w:r>
        <w:rPr>
          <w:rStyle w:val="Strong"/>
          <w:color w:val="000000"/>
        </w:rPr>
        <w:t> variables added</w:t>
      </w:r>
      <w:r>
        <w:rPr>
          <w:color w:val="000000"/>
        </w:rPr>
        <w:t> — </w:t>
      </w:r>
      <w:r>
        <w:rPr>
          <w:rStyle w:val="HTMLCode"/>
          <w:color w:val="000000"/>
        </w:rPr>
        <w:t>--danger:#ff4444</w:t>
      </w:r>
      <w:r>
        <w:rPr>
          <w:color w:val="000000"/>
        </w:rPr>
        <w:t>, </w:t>
      </w:r>
      <w:r>
        <w:rPr>
          <w:rStyle w:val="HTMLCode"/>
          <w:color w:val="000000"/>
        </w:rPr>
        <w:t>--warn:#ffa726</w:t>
      </w:r>
      <w:r>
        <w:rPr>
          <w:color w:val="000000"/>
        </w:rPr>
        <w:t>, </w:t>
      </w:r>
      <w:r>
        <w:rPr>
          <w:rStyle w:val="HTMLCode"/>
          <w:color w:val="000000"/>
        </w:rPr>
        <w:t>--blue:#54a8ff</w:t>
      </w:r>
      <w:r>
        <w:rPr>
          <w:color w:val="000000"/>
        </w:rPr>
        <w:t>, </w:t>
      </w:r>
      <w:r>
        <w:rPr>
          <w:rStyle w:val="HTMLCode"/>
          <w:color w:val="000000"/>
        </w:rPr>
        <w:t>--panel:#0a1a0a</w:t>
      </w:r>
      <w:r>
        <w:rPr>
          <w:color w:val="000000"/>
        </w:rPr>
        <w:t>, </w:t>
      </w:r>
      <w:r>
        <w:rPr>
          <w:rStyle w:val="HTMLCode"/>
          <w:color w:val="000000"/>
        </w:rPr>
        <w:t>--soft:#0d160d</w:t>
      </w:r>
      <w:r>
        <w:rPr>
          <w:color w:val="000000"/>
        </w:rPr>
        <w:t> were referenced site-wide but never defined, causing silent CSS fallbacks everywhere errors/warnings/info badges appeared. (2) </w:t>
      </w:r>
      <w:r>
        <w:rPr>
          <w:rStyle w:val="Strong"/>
          <w:color w:val="000000"/>
        </w:rPr>
        <w:t>Utility classes promoted to global helpers block</w:t>
      </w:r>
      <w:r>
        <w:rPr>
          <w:color w:val="000000"/>
        </w:rPr>
        <w:t> (top of file, before DESIGN TOKENS) — spacing </w:t>
      </w:r>
      <w:r>
        <w:rPr>
          <w:rStyle w:val="HTMLCode"/>
          <w:color w:val="000000"/>
        </w:rPr>
        <w:t>.mb-0</w:t>
      </w:r>
      <w:r>
        <w:rPr>
          <w:color w:val="000000"/>
        </w:rPr>
        <w:t>–</w:t>
      </w:r>
      <w:r>
        <w:rPr>
          <w:rStyle w:val="HTMLCode"/>
          <w:color w:val="000000"/>
        </w:rPr>
        <w:t>.mb-16</w:t>
      </w:r>
      <w:r>
        <w:rPr>
          <w:color w:val="000000"/>
        </w:rPr>
        <w:t>, </w:t>
      </w:r>
      <w:r>
        <w:rPr>
          <w:rStyle w:val="HTMLCode"/>
          <w:color w:val="000000"/>
        </w:rPr>
        <w:t>.mt-2</w:t>
      </w:r>
      <w:r>
        <w:rPr>
          <w:color w:val="000000"/>
        </w:rPr>
        <w:t>–</w:t>
      </w:r>
      <w:r>
        <w:rPr>
          <w:rStyle w:val="HTMLCode"/>
          <w:color w:val="000000"/>
        </w:rPr>
        <w:t>.mt-16</w:t>
      </w:r>
      <w:r>
        <w:rPr>
          <w:color w:val="000000"/>
        </w:rPr>
        <w:t>, </w:t>
      </w:r>
      <w:r>
        <w:rPr>
          <w:rStyle w:val="HTMLCode"/>
          <w:color w:val="000000"/>
        </w:rPr>
        <w:t>.gap-6/10/12</w:t>
      </w:r>
      <w:r>
        <w:rPr>
          <w:color w:val="000000"/>
        </w:rPr>
        <w:t>; typography </w:t>
      </w:r>
      <w:r>
        <w:rPr>
          <w:rStyle w:val="HTMLCode"/>
          <w:color w:val="000000"/>
        </w:rPr>
        <w:t>.fw-600</w:t>
      </w:r>
      <w:r>
        <w:rPr>
          <w:color w:val="000000"/>
        </w:rPr>
        <w:t>, </w:t>
      </w:r>
      <w:r>
        <w:rPr>
          <w:rStyle w:val="HTMLCode"/>
          <w:color w:val="000000"/>
        </w:rPr>
        <w:t>.fw-700</w:t>
      </w:r>
      <w:r>
        <w:rPr>
          <w:color w:val="000000"/>
        </w:rPr>
        <w:t>, </w:t>
      </w:r>
      <w:r>
        <w:rPr>
          <w:rStyle w:val="HTMLCode"/>
          <w:color w:val="000000"/>
        </w:rPr>
        <w:t>.text-xs/sm/base</w:t>
      </w:r>
      <w:r>
        <w:rPr>
          <w:color w:val="000000"/>
        </w:rPr>
        <w:t>, </w:t>
      </w:r>
      <w:r>
        <w:rPr>
          <w:rStyle w:val="HTMLCode"/>
          <w:color w:val="000000"/>
        </w:rPr>
        <w:t>.lh-14/16</w:t>
      </w:r>
      <w:r>
        <w:rPr>
          <w:color w:val="000000"/>
        </w:rPr>
        <w:t>, </w:t>
      </w:r>
      <w:r>
        <w:rPr>
          <w:rStyle w:val="HTMLCode"/>
          <w:color w:val="000000"/>
        </w:rPr>
        <w:t>.icon-md/lg</w:t>
      </w:r>
      <w:r>
        <w:rPr>
          <w:color w:val="000000"/>
        </w:rPr>
        <w:t>, </w:t>
      </w:r>
      <w:r>
        <w:rPr>
          <w:rStyle w:val="HTMLCode"/>
          <w:color w:val="000000"/>
        </w:rPr>
        <w:t>.text-center</w:t>
      </w:r>
      <w:r>
        <w:rPr>
          <w:color w:val="000000"/>
        </w:rPr>
        <w:t>; flex-row helpers </w:t>
      </w:r>
      <w:r>
        <w:rPr>
          <w:rStyle w:val="HTMLCode"/>
          <w:color w:val="000000"/>
        </w:rPr>
        <w:t>.row</w:t>
      </w:r>
      <w:r>
        <w:rPr>
          <w:color w:val="000000"/>
        </w:rPr>
        <w:t>, </w:t>
      </w:r>
      <w:r>
        <w:rPr>
          <w:rStyle w:val="HTMLCode"/>
          <w:color w:val="000000"/>
        </w:rPr>
        <w:t>.row-sb</w:t>
      </w:r>
      <w:r>
        <w:rPr>
          <w:color w:val="000000"/>
        </w:rPr>
        <w:t>, </w:t>
      </w:r>
      <w:r>
        <w:rPr>
          <w:rStyle w:val="HTMLCode"/>
          <w:color w:val="000000"/>
        </w:rPr>
        <w:t>.row-base-sb</w:t>
      </w:r>
      <w:r>
        <w:rPr>
          <w:color w:val="000000"/>
        </w:rPr>
        <w:t>, </w:t>
      </w:r>
      <w:r>
        <w:rPr>
          <w:rStyle w:val="HTMLCode"/>
          <w:color w:val="000000"/>
        </w:rPr>
        <w:t>.shrink-0</w:t>
      </w:r>
      <w:r>
        <w:rPr>
          <w:color w:val="000000"/>
        </w:rPr>
        <w:t>, </w:t>
      </w:r>
      <w:r>
        <w:rPr>
          <w:rStyle w:val="HTMLCode"/>
          <w:color w:val="000000"/>
        </w:rPr>
        <w:t>.wrap</w:t>
      </w:r>
      <w:r>
        <w:rPr>
          <w:color w:val="000000"/>
        </w:rPr>
        <w:t>, </w:t>
      </w:r>
      <w:r>
        <w:rPr>
          <w:rStyle w:val="HTMLCode"/>
          <w:color w:val="000000"/>
        </w:rPr>
        <w:t>.link-green</w:t>
      </w:r>
      <w:r>
        <w:rPr>
          <w:color w:val="000000"/>
        </w:rPr>
        <w:t> — all were buried in the CREATE PAGE section despite being used across multiple pages. (3) </w:t>
      </w:r>
      <w:proofErr w:type="spellStart"/>
      <w:r>
        <w:rPr>
          <w:rStyle w:val="Strong"/>
          <w:color w:val="000000"/>
        </w:rPr>
        <w:t>Colour</w:t>
      </w:r>
      <w:proofErr w:type="spellEnd"/>
      <w:r>
        <w:rPr>
          <w:rStyle w:val="Strong"/>
          <w:color w:val="000000"/>
        </w:rPr>
        <w:t xml:space="preserve"> utilities consolidated</w:t>
      </w:r>
      <w:r>
        <w:rPr>
          <w:color w:val="000000"/>
        </w:rPr>
        <w:t> — </w:t>
      </w:r>
      <w:r>
        <w:rPr>
          <w:rStyle w:val="HTMLCode"/>
          <w:color w:val="000000"/>
        </w:rPr>
        <w:t>.text-danger/light/green/silver/muted/blue</w:t>
      </w:r>
      <w:r>
        <w:rPr>
          <w:color w:val="000000"/>
        </w:rPr>
        <w:t> (was in page-level patterns section) merged with </w:t>
      </w:r>
      <w:r>
        <w:rPr>
          <w:rStyle w:val="HTMLCode"/>
          <w:color w:val="000000"/>
        </w:rPr>
        <w:t>.accent/danger/silver/blue/money</w:t>
      </w:r>
      <w:r>
        <w:rPr>
          <w:color w:val="000000"/>
        </w:rPr>
        <w:t xml:space="preserve"> (was in admin section) into one authoritative </w:t>
      </w:r>
      <w:proofErr w:type="spellStart"/>
      <w:r>
        <w:rPr>
          <w:color w:val="000000"/>
        </w:rPr>
        <w:t>colour</w:t>
      </w:r>
      <w:proofErr w:type="spellEnd"/>
      <w:r>
        <w:rPr>
          <w:color w:val="000000"/>
        </w:rPr>
        <w:t xml:space="preserve"> utilities block; all duplicates removed. (4) </w:t>
      </w:r>
      <w:r>
        <w:rPr>
          <w:rStyle w:val="Strong"/>
          <w:color w:val="000000"/>
        </w:rPr>
        <w:t>Layout helpers promoted</w:t>
      </w:r>
      <w:r>
        <w:rPr>
          <w:color w:val="000000"/>
        </w:rPr>
        <w:t> — </w:t>
      </w:r>
      <w:r>
        <w:rPr>
          <w:rStyle w:val="HTMLCode"/>
          <w:color w:val="000000"/>
        </w:rPr>
        <w:t>.section-header</w:t>
      </w:r>
      <w:r>
        <w:rPr>
          <w:color w:val="000000"/>
        </w:rPr>
        <w:t>, </w:t>
      </w:r>
      <w:r>
        <w:rPr>
          <w:rStyle w:val="HTMLCode"/>
          <w:color w:val="000000"/>
        </w:rPr>
        <w:t>.filters</w:t>
      </w:r>
      <w:r>
        <w:rPr>
          <w:color w:val="000000"/>
        </w:rPr>
        <w:t>, </w:t>
      </w:r>
      <w:r>
        <w:rPr>
          <w:rStyle w:val="HTMLCode"/>
          <w:color w:val="000000"/>
        </w:rPr>
        <w:t>.actions</w:t>
      </w:r>
      <w:r>
        <w:rPr>
          <w:color w:val="000000"/>
        </w:rPr>
        <w:t> moved from admin section to global LAYOUT HELPERS block. (5) </w:t>
      </w:r>
      <w:proofErr w:type="spellStart"/>
      <w:r>
        <w:rPr>
          <w:rStyle w:val="Strong"/>
          <w:color w:val="000000"/>
        </w:rPr>
        <w:t>Unscoped</w:t>
      </w:r>
      <w:proofErr w:type="spellEnd"/>
      <w:r>
        <w:rPr>
          <w:rStyle w:val="Strong"/>
          <w:color w:val="000000"/>
        </w:rPr>
        <w:t xml:space="preserve"> admin class conflicts fixed</w:t>
      </w:r>
      <w:r>
        <w:rPr>
          <w:color w:val="000000"/>
        </w:rPr>
        <w:t> — </w:t>
      </w:r>
      <w:r>
        <w:rPr>
          <w:rStyle w:val="HTMLCode"/>
          <w:color w:val="000000"/>
        </w:rPr>
        <w:t>.save-status</w:t>
      </w:r>
      <w:r>
        <w:rPr>
          <w:color w:val="000000"/>
        </w:rPr>
        <w:t xml:space="preserve"> was globally defined then silently re-overridden by an </w:t>
      </w:r>
      <w:proofErr w:type="spellStart"/>
      <w:r>
        <w:rPr>
          <w:color w:val="000000"/>
        </w:rPr>
        <w:t>unscoped</w:t>
      </w:r>
      <w:proofErr w:type="spellEnd"/>
      <w:r>
        <w:rPr>
          <w:color w:val="000000"/>
        </w:rPr>
        <w:t xml:space="preserve"> admin redefinition (different font-size, added margin-top/min-height) — admin version scoped to </w:t>
      </w:r>
      <w:proofErr w:type="spellStart"/>
      <w:r>
        <w:rPr>
          <w:rStyle w:val="HTMLCode"/>
          <w:color w:val="000000"/>
        </w:rPr>
        <w:t>body.admin</w:t>
      </w:r>
      <w:proofErr w:type="spellEnd"/>
      <w:r>
        <w:rPr>
          <w:rStyle w:val="HTMLCode"/>
          <w:color w:val="000000"/>
        </w:rPr>
        <w:t>-page</w:t>
      </w:r>
      <w:r>
        <w:rPr>
          <w:color w:val="000000"/>
        </w:rPr>
        <w:t>. </w:t>
      </w:r>
      <w:r>
        <w:rPr>
          <w:rStyle w:val="HTMLCode"/>
          <w:color w:val="000000"/>
        </w:rPr>
        <w:t>.step-</w:t>
      </w:r>
      <w:proofErr w:type="spellStart"/>
      <w:r>
        <w:rPr>
          <w:rStyle w:val="HTMLCode"/>
          <w:color w:val="000000"/>
        </w:rPr>
        <w:t>num</w:t>
      </w:r>
      <w:proofErr w:type="spellEnd"/>
      <w:r>
        <w:rPr>
          <w:color w:val="000000"/>
        </w:rPr>
        <w:t xml:space="preserve"> defined on Connected page (28px circle) then overwritten by </w:t>
      </w:r>
      <w:proofErr w:type="spellStart"/>
      <w:r>
        <w:rPr>
          <w:color w:val="000000"/>
        </w:rPr>
        <w:t>unscoped</w:t>
      </w:r>
      <w:proofErr w:type="spellEnd"/>
      <w:r>
        <w:rPr>
          <w:color w:val="000000"/>
        </w:rPr>
        <w:t xml:space="preserve"> admin definition (22px square) — admin version scoped to </w:t>
      </w:r>
      <w:proofErr w:type="spellStart"/>
      <w:r>
        <w:rPr>
          <w:rStyle w:val="HTMLCode"/>
          <w:color w:val="000000"/>
        </w:rPr>
        <w:t>body.admin</w:t>
      </w:r>
      <w:proofErr w:type="spellEnd"/>
      <w:r>
        <w:rPr>
          <w:rStyle w:val="HTMLCode"/>
          <w:color w:val="000000"/>
        </w:rPr>
        <w:t>-page</w:t>
      </w:r>
      <w:r>
        <w:rPr>
          <w:color w:val="000000"/>
        </w:rPr>
        <w:t>. </w:t>
      </w:r>
      <w:r>
        <w:rPr>
          <w:rStyle w:val="HTMLCode"/>
          <w:color w:val="000000"/>
        </w:rPr>
        <w:t>.primary</w:t>
      </w:r>
      <w:r>
        <w:rPr>
          <w:color w:val="000000"/>
        </w:rPr>
        <w:t xml:space="preserve"> (blue </w:t>
      </w:r>
      <w:proofErr w:type="spellStart"/>
      <w:r>
        <w:rPr>
          <w:color w:val="000000"/>
        </w:rPr>
        <w:t>bg</w:t>
      </w:r>
      <w:proofErr w:type="spellEnd"/>
      <w:r>
        <w:rPr>
          <w:color w:val="000000"/>
        </w:rPr>
        <w:t>), </w:t>
      </w:r>
      <w:r>
        <w:rPr>
          <w:rStyle w:val="HTMLCode"/>
          <w:color w:val="000000"/>
        </w:rPr>
        <w:t>.safe</w:t>
      </w:r>
      <w:r>
        <w:rPr>
          <w:color w:val="000000"/>
        </w:rPr>
        <w:t xml:space="preserve"> (green </w:t>
      </w:r>
      <w:proofErr w:type="spellStart"/>
      <w:r>
        <w:rPr>
          <w:color w:val="000000"/>
        </w:rPr>
        <w:t>bg</w:t>
      </w:r>
      <w:proofErr w:type="spellEnd"/>
      <w:r>
        <w:rPr>
          <w:color w:val="000000"/>
        </w:rPr>
        <w:t>), </w:t>
      </w:r>
      <w:r>
        <w:rPr>
          <w:rStyle w:val="HTMLCode"/>
          <w:color w:val="000000"/>
        </w:rPr>
        <w:t>.warn-</w:t>
      </w:r>
      <w:proofErr w:type="spellStart"/>
      <w:r>
        <w:rPr>
          <w:rStyle w:val="HTMLCode"/>
          <w:color w:val="000000"/>
        </w:rPr>
        <w:t>btn</w:t>
      </w:r>
      <w:proofErr w:type="spellEnd"/>
      <w:r>
        <w:rPr>
          <w:color w:val="000000"/>
        </w:rPr>
        <w:t>, </w:t>
      </w:r>
      <w:r>
        <w:rPr>
          <w:rStyle w:val="HTMLCode"/>
          <w:color w:val="000000"/>
        </w:rPr>
        <w:t>.</w:t>
      </w:r>
      <w:proofErr w:type="spellStart"/>
      <w:r>
        <w:rPr>
          <w:rStyle w:val="HTMLCode"/>
          <w:color w:val="000000"/>
        </w:rPr>
        <w:t>btn</w:t>
      </w:r>
      <w:proofErr w:type="spellEnd"/>
      <w:r>
        <w:rPr>
          <w:rStyle w:val="HTMLCode"/>
          <w:color w:val="000000"/>
        </w:rPr>
        <w:t>-danger</w:t>
      </w:r>
      <w:r>
        <w:rPr>
          <w:color w:val="000000"/>
        </w:rPr>
        <w:t>, </w:t>
      </w:r>
      <w:r>
        <w:rPr>
          <w:rStyle w:val="HTMLCode"/>
          <w:color w:val="000000"/>
        </w:rPr>
        <w:t>.light</w:t>
      </w:r>
      <w:r>
        <w:rPr>
          <w:color w:val="000000"/>
        </w:rPr>
        <w:t xml:space="preserve"> (card </w:t>
      </w:r>
      <w:proofErr w:type="spellStart"/>
      <w:r>
        <w:rPr>
          <w:color w:val="000000"/>
        </w:rPr>
        <w:t>bg</w:t>
      </w:r>
      <w:proofErr w:type="spellEnd"/>
      <w:r>
        <w:rPr>
          <w:color w:val="000000"/>
        </w:rPr>
        <w:t xml:space="preserve">) — dangerous </w:t>
      </w:r>
      <w:proofErr w:type="spellStart"/>
      <w:r>
        <w:rPr>
          <w:color w:val="000000"/>
        </w:rPr>
        <w:t>unscoped</w:t>
      </w:r>
      <w:proofErr w:type="spellEnd"/>
      <w:r>
        <w:rPr>
          <w:color w:val="000000"/>
        </w:rPr>
        <w:t xml:space="preserve"> admin button </w:t>
      </w:r>
      <w:proofErr w:type="spellStart"/>
      <w:r>
        <w:rPr>
          <w:color w:val="000000"/>
        </w:rPr>
        <w:t>colour</w:t>
      </w:r>
      <w:proofErr w:type="spellEnd"/>
      <w:r>
        <w:rPr>
          <w:color w:val="000000"/>
        </w:rPr>
        <w:t xml:space="preserve"> classes that would style any matching element on any page — all scoped to </w:t>
      </w:r>
      <w:proofErr w:type="spellStart"/>
      <w:r>
        <w:rPr>
          <w:rStyle w:val="HTMLCode"/>
          <w:color w:val="000000"/>
        </w:rPr>
        <w:t>body.admin</w:t>
      </w:r>
      <w:proofErr w:type="spellEnd"/>
      <w:r>
        <w:rPr>
          <w:rStyle w:val="HTMLCode"/>
          <w:color w:val="000000"/>
        </w:rPr>
        <w:t>-page</w:t>
      </w:r>
      <w:r>
        <w:rPr>
          <w:color w:val="000000"/>
        </w:rPr>
        <w:t>. </w:t>
      </w:r>
      <w:r>
        <w:rPr>
          <w:rStyle w:val="HTMLCode"/>
          <w:color w:val="000000"/>
        </w:rPr>
        <w:t>.note</w:t>
      </w:r>
      <w:r>
        <w:rPr>
          <w:color w:val="000000"/>
        </w:rPr>
        <w:t>, </w:t>
      </w:r>
      <w:r>
        <w:rPr>
          <w:rStyle w:val="HTMLCode"/>
          <w:color w:val="000000"/>
        </w:rPr>
        <w:t>.note strong</w:t>
      </w:r>
      <w:r>
        <w:rPr>
          <w:color w:val="000000"/>
        </w:rPr>
        <w:t>, </w:t>
      </w:r>
      <w:r>
        <w:rPr>
          <w:rStyle w:val="HTMLCode"/>
          <w:color w:val="000000"/>
        </w:rPr>
        <w:t>.note-info</w:t>
      </w:r>
      <w:r>
        <w:rPr>
          <w:color w:val="000000"/>
        </w:rPr>
        <w:t>, </w:t>
      </w:r>
      <w:r>
        <w:rPr>
          <w:rStyle w:val="HTMLCode"/>
          <w:color w:val="000000"/>
        </w:rPr>
        <w:t>.note-success</w:t>
      </w:r>
      <w:r>
        <w:rPr>
          <w:color w:val="000000"/>
        </w:rPr>
        <w:t>, </w:t>
      </w:r>
      <w:r>
        <w:rPr>
          <w:rStyle w:val="HTMLCode"/>
          <w:color w:val="000000"/>
        </w:rPr>
        <w:t>.icon</w:t>
      </w:r>
      <w:r>
        <w:rPr>
          <w:color w:val="000000"/>
        </w:rPr>
        <w:t>, </w:t>
      </w:r>
      <w:r>
        <w:rPr>
          <w:rStyle w:val="HTMLCode"/>
          <w:color w:val="000000"/>
        </w:rPr>
        <w:t>.sub</w:t>
      </w:r>
      <w:r>
        <w:rPr>
          <w:color w:val="000000"/>
        </w:rPr>
        <w:t>, </w:t>
      </w:r>
      <w:r>
        <w:rPr>
          <w:rStyle w:val="HTMLCode"/>
          <w:color w:val="000000"/>
        </w:rPr>
        <w:t>.steps</w:t>
      </w:r>
      <w:r>
        <w:rPr>
          <w:color w:val="000000"/>
        </w:rPr>
        <w:t>, </w:t>
      </w:r>
      <w:r>
        <w:rPr>
          <w:rStyle w:val="HTMLCode"/>
          <w:color w:val="000000"/>
        </w:rPr>
        <w:t>.step</w:t>
      </w:r>
      <w:r>
        <w:rPr>
          <w:color w:val="000000"/>
        </w:rPr>
        <w:t>, </w:t>
      </w:r>
      <w:r>
        <w:rPr>
          <w:rStyle w:val="HTMLCode"/>
          <w:color w:val="000000"/>
        </w:rPr>
        <w:t>.step-text</w:t>
      </w:r>
      <w:r>
        <w:rPr>
          <w:color w:val="000000"/>
        </w:rPr>
        <w:t>, </w:t>
      </w:r>
      <w:r>
        <w:rPr>
          <w:rStyle w:val="HTMLCode"/>
          <w:color w:val="000000"/>
        </w:rPr>
        <w:t>.metric</w:t>
      </w:r>
      <w:r>
        <w:rPr>
          <w:color w:val="000000"/>
        </w:rPr>
        <w:t>, </w:t>
      </w:r>
      <w:r>
        <w:rPr>
          <w:rStyle w:val="HTMLCode"/>
          <w:color w:val="000000"/>
        </w:rPr>
        <w:t>.empty-row</w:t>
      </w:r>
      <w:r>
        <w:rPr>
          <w:color w:val="000000"/>
        </w:rPr>
        <w:t> — all scoped to </w:t>
      </w:r>
      <w:proofErr w:type="spellStart"/>
      <w:r>
        <w:rPr>
          <w:rStyle w:val="HTMLCode"/>
          <w:color w:val="000000"/>
        </w:rPr>
        <w:t>body.admin</w:t>
      </w:r>
      <w:proofErr w:type="spellEnd"/>
      <w:r>
        <w:rPr>
          <w:rStyle w:val="HTMLCode"/>
          <w:color w:val="000000"/>
        </w:rPr>
        <w:t>-page</w:t>
      </w:r>
      <w:r>
        <w:rPr>
          <w:color w:val="000000"/>
        </w:rPr>
        <w:t xml:space="preserve">. Playwright </w:t>
      </w:r>
      <w:r>
        <w:rPr>
          <w:rFonts w:ascii="Segoe UI Emoji" w:hAnsi="Segoe UI Emoji" w:cs="Segoe UI Emoji"/>
          <w:color w:val="000000"/>
        </w:rPr>
        <w:t>✅</w:t>
      </w:r>
      <w:r>
        <w:rPr>
          <w:color w:val="000000"/>
        </w:rPr>
        <w:t xml:space="preserve"> all 4 pages (Home, Login, About, Contact). | | Jun 30, 2026 | </w:t>
      </w:r>
      <w:r>
        <w:rPr>
          <w:rStyle w:val="HTMLCode"/>
          <w:color w:val="000000"/>
        </w:rPr>
        <w:t>global-</w:t>
      </w:r>
      <w:proofErr w:type="spellStart"/>
      <w:r>
        <w:rPr>
          <w:rStyle w:val="HTMLCode"/>
          <w:color w:val="000000"/>
        </w:rPr>
        <w:t>style.css</w:t>
      </w:r>
      <w:proofErr w:type="spellEnd"/>
      <w:r>
        <w:rPr>
          <w:color w:val="000000"/>
        </w:rPr>
        <w:t xml:space="preserve"> — 25 orphaned classes added; all Pass 1 CSS findings resolved </w:t>
      </w:r>
      <w:r>
        <w:rPr>
          <w:color w:val="000000"/>
        </w:rPr>
        <w:lastRenderedPageBreak/>
        <w:t>| </w:t>
      </w:r>
      <w:r>
        <w:rPr>
          <w:rStyle w:val="Strong"/>
          <w:color w:val="000000"/>
        </w:rPr>
        <w:t>Source:</w:t>
      </w:r>
      <w:r>
        <w:rPr>
          <w:color w:val="000000"/>
        </w:rPr>
        <w:t> BlastyBiz_Audit_Pass1_Handoff audit document. Fixed every actionable CSS/HTML finding in one deployment. </w:t>
      </w:r>
      <w:r>
        <w:rPr>
          <w:rStyle w:val="Strong"/>
          <w:color w:val="000000"/>
        </w:rPr>
        <w:t>(1) Global helpers:</w:t>
      </w:r>
      <w:r>
        <w:rPr>
          <w:color w:val="000000"/>
        </w:rPr>
        <w:t> </w:t>
      </w:r>
      <w:r>
        <w:rPr>
          <w:rStyle w:val="HTMLCode"/>
          <w:color w:val="000000"/>
        </w:rPr>
        <w:t xml:space="preserve">.muted { color: </w:t>
      </w:r>
      <w:proofErr w:type="spellStart"/>
      <w:r>
        <w:rPr>
          <w:rStyle w:val="HTMLCode"/>
          <w:color w:val="000000"/>
        </w:rPr>
        <w:t>var</w:t>
      </w:r>
      <w:proofErr w:type="spellEnd"/>
      <w:r>
        <w:rPr>
          <w:rStyle w:val="HTMLCode"/>
          <w:color w:val="000000"/>
        </w:rPr>
        <w:t>(--muted) }</w:t>
      </w:r>
      <w:r>
        <w:rPr>
          <w:color w:val="000000"/>
        </w:rPr>
        <w:t> — 24 usages across 6 admin pages, was fully undefined; </w:t>
      </w:r>
      <w:r>
        <w:rPr>
          <w:rStyle w:val="HTMLCode"/>
          <w:color w:val="000000"/>
        </w:rPr>
        <w:t xml:space="preserve">.text-warn { color: </w:t>
      </w:r>
      <w:proofErr w:type="spellStart"/>
      <w:r>
        <w:rPr>
          <w:rStyle w:val="HTMLCode"/>
          <w:color w:val="000000"/>
        </w:rPr>
        <w:t>var</w:t>
      </w:r>
      <w:proofErr w:type="spellEnd"/>
      <w:r>
        <w:rPr>
          <w:rStyle w:val="HTMLCode"/>
          <w:color w:val="000000"/>
        </w:rPr>
        <w:t>(--warn) }</w:t>
      </w:r>
      <w:r>
        <w:rPr>
          <w:color w:val="000000"/>
        </w:rPr>
        <w:t>, </w:t>
      </w:r>
      <w:r>
        <w:rPr>
          <w:rStyle w:val="HTMLCode"/>
          <w:color w:val="000000"/>
        </w:rPr>
        <w:t>.no-underline { text-decoration: none }</w:t>
      </w:r>
      <w:r>
        <w:rPr>
          <w:color w:val="000000"/>
        </w:rPr>
        <w:t>, </w:t>
      </w:r>
      <w:r>
        <w:rPr>
          <w:rStyle w:val="HTMLCode"/>
          <w:color w:val="000000"/>
        </w:rPr>
        <w:t>.text-cap { text-transform: capitalize }</w:t>
      </w:r>
      <w:r>
        <w:rPr>
          <w:color w:val="000000"/>
        </w:rPr>
        <w:t> — all used in Dashboard and admin JS templates. </w:t>
      </w:r>
      <w:r>
        <w:rPr>
          <w:rStyle w:val="Strong"/>
          <w:color w:val="000000"/>
        </w:rPr>
        <w:t>(2) Breadcrumb:</w:t>
      </w:r>
      <w:r>
        <w:rPr>
          <w:color w:val="000000"/>
        </w:rPr>
        <w:t> </w:t>
      </w:r>
      <w:r>
        <w:rPr>
          <w:rStyle w:val="HTMLCode"/>
          <w:color w:val="000000"/>
        </w:rPr>
        <w:t>.breadcrumb</w:t>
      </w:r>
      <w:r>
        <w:rPr>
          <w:color w:val="000000"/>
        </w:rPr>
        <w:t> + </w:t>
      </w:r>
      <w:r>
        <w:rPr>
          <w:rStyle w:val="HTMLCode"/>
          <w:color w:val="000000"/>
        </w:rPr>
        <w:t>.breadcrumb a</w:t>
      </w:r>
      <w:r>
        <w:rPr>
          <w:color w:val="000000"/>
        </w:rPr>
        <w:t> + </w:t>
      </w:r>
      <w:r>
        <w:rPr>
          <w:rStyle w:val="HTMLCode"/>
          <w:color w:val="000000"/>
        </w:rPr>
        <w:t>.breadcrumb a:hover</w:t>
      </w:r>
      <w:r>
        <w:rPr>
          <w:color w:val="000000"/>
        </w:rPr>
        <w:t> — used on 4 static pages (About, Contact, Privacy, Terms), zero CSS rule existed. </w:t>
      </w:r>
      <w:r>
        <w:rPr>
          <w:rStyle w:val="Strong"/>
          <w:color w:val="000000"/>
        </w:rPr>
        <w:t>(3) App/Dashboard:</w:t>
      </w:r>
      <w:r>
        <w:rPr>
          <w:color w:val="000000"/>
        </w:rPr>
        <w:t> </w:t>
      </w:r>
      <w:r>
        <w:rPr>
          <w:rStyle w:val="HTMLCode"/>
          <w:color w:val="000000"/>
        </w:rPr>
        <w:t>.avatar-green-tint</w:t>
      </w:r>
      <w:r>
        <w:rPr>
          <w:color w:val="000000"/>
        </w:rPr>
        <w:t> — modifier on </w:t>
      </w:r>
      <w:r>
        <w:rPr>
          <w:rStyle w:val="HTMLCode"/>
          <w:color w:val="000000"/>
        </w:rPr>
        <w:t>.biz-card-avatar</w:t>
      </w:r>
      <w:r>
        <w:rPr>
          <w:color w:val="000000"/>
        </w:rPr>
        <w:t> in Dashboard JS template. </w:t>
      </w:r>
      <w:r>
        <w:rPr>
          <w:rStyle w:val="Strong"/>
          <w:color w:val="000000"/>
        </w:rPr>
        <w:t>(4) Connect page:</w:t>
      </w:r>
      <w:r>
        <w:rPr>
          <w:color w:val="000000"/>
        </w:rPr>
        <w:t> </w:t>
      </w:r>
      <w:r>
        <w:rPr>
          <w:rStyle w:val="HTMLCode"/>
          <w:color w:val="000000"/>
        </w:rPr>
        <w:t>.</w:t>
      </w:r>
      <w:proofErr w:type="spellStart"/>
      <w:r>
        <w:rPr>
          <w:rStyle w:val="HTMLCode"/>
          <w:color w:val="000000"/>
        </w:rPr>
        <w:t>btn</w:t>
      </w:r>
      <w:proofErr w:type="spellEnd"/>
      <w:r>
        <w:rPr>
          <w:rStyle w:val="HTMLCode"/>
          <w:color w:val="000000"/>
        </w:rPr>
        <w:t>-create-page</w:t>
      </w:r>
      <w:r>
        <w:rPr>
          <w:color w:val="000000"/>
        </w:rPr>
        <w:t> — Facebook Page creation CTA used WITH </w:t>
      </w:r>
      <w:r>
        <w:rPr>
          <w:rStyle w:val="HTMLCode"/>
          <w:color w:val="000000"/>
        </w:rPr>
        <w:t>.</w:t>
      </w:r>
      <w:proofErr w:type="spellStart"/>
      <w:r>
        <w:rPr>
          <w:rStyle w:val="HTMLCode"/>
          <w:color w:val="000000"/>
        </w:rPr>
        <w:t>btn</w:t>
      </w:r>
      <w:proofErr w:type="spellEnd"/>
      <w:r>
        <w:rPr>
          <w:rStyle w:val="HTMLCode"/>
          <w:color w:val="000000"/>
        </w:rPr>
        <w:t>-proceed</w:t>
      </w:r>
      <w:r>
        <w:rPr>
          <w:color w:val="000000"/>
        </w:rPr>
        <w:t>, needed letter-spacing tweak. </w:t>
      </w:r>
      <w:r>
        <w:rPr>
          <w:rStyle w:val="Strong"/>
          <w:color w:val="000000"/>
        </w:rPr>
        <w:t>(5) Connected page:</w:t>
      </w:r>
      <w:r>
        <w:rPr>
          <w:color w:val="000000"/>
        </w:rPr>
        <w:t> </w:t>
      </w:r>
      <w:r>
        <w:rPr>
          <w:rStyle w:val="HTMLCode"/>
          <w:color w:val="000000"/>
        </w:rPr>
        <w:t>.step-body</w:t>
      </w:r>
      <w:r>
        <w:rPr>
          <w:color w:val="000000"/>
        </w:rPr>
        <w:t> (5 uses) — accordion step body content; </w:t>
      </w:r>
      <w:r>
        <w:rPr>
          <w:rStyle w:val="HTMLCode"/>
          <w:color w:val="000000"/>
        </w:rPr>
        <w:t>.modal-choice-body</w:t>
      </w:r>
      <w:r>
        <w:rPr>
          <w:color w:val="000000"/>
        </w:rPr>
        <w:t> (2 uses) — modal inner panel; both scoped to </w:t>
      </w:r>
      <w:proofErr w:type="spellStart"/>
      <w:r>
        <w:rPr>
          <w:rStyle w:val="HTMLCode"/>
          <w:color w:val="000000"/>
        </w:rPr>
        <w:t>body.connected</w:t>
      </w:r>
      <w:proofErr w:type="spellEnd"/>
      <w:r>
        <w:rPr>
          <w:rStyle w:val="HTMLCode"/>
          <w:color w:val="000000"/>
        </w:rPr>
        <w:t>-page</w:t>
      </w:r>
      <w:r>
        <w:rPr>
          <w:color w:val="000000"/>
        </w:rPr>
        <w:t>. </w:t>
      </w:r>
      <w:r>
        <w:rPr>
          <w:rStyle w:val="Strong"/>
          <w:color w:val="000000"/>
        </w:rPr>
        <w:t>(6) Create page:</w:t>
      </w:r>
      <w:r>
        <w:rPr>
          <w:color w:val="000000"/>
        </w:rPr>
        <w:t> </w:t>
      </w:r>
      <w:r>
        <w:rPr>
          <w:rStyle w:val="HTMLCode"/>
          <w:color w:val="000000"/>
        </w:rPr>
        <w:t>.note-muted-pad</w:t>
      </w:r>
      <w:r>
        <w:rPr>
          <w:color w:val="000000"/>
        </w:rPr>
        <w:t> (2 uses in JS — AI loading state text); </w:t>
      </w:r>
      <w:r>
        <w:rPr>
          <w:rStyle w:val="HTMLCode"/>
          <w:color w:val="000000"/>
        </w:rPr>
        <w:t>.insight-row</w:t>
      </w:r>
      <w:r>
        <w:rPr>
          <w:color w:val="000000"/>
        </w:rPr>
        <w:t>, </w:t>
      </w:r>
      <w:r>
        <w:rPr>
          <w:rStyle w:val="HTMLCode"/>
          <w:color w:val="000000"/>
        </w:rPr>
        <w:t>.insight-q</w:t>
      </w:r>
      <w:r>
        <w:rPr>
          <w:color w:val="000000"/>
        </w:rPr>
        <w:t>, </w:t>
      </w:r>
      <w:r>
        <w:rPr>
          <w:rStyle w:val="HTMLCode"/>
          <w:color w:val="000000"/>
        </w:rPr>
        <w:t>.insight-input</w:t>
      </w:r>
      <w:r>
        <w:rPr>
          <w:color w:val="000000"/>
        </w:rPr>
        <w:t> — profile insight accordion component (3 related classes, one component); </w:t>
      </w:r>
      <w:r>
        <w:rPr>
          <w:rStyle w:val="HTMLCode"/>
          <w:color w:val="000000"/>
        </w:rPr>
        <w:t>.thumb-uploading-</w:t>
      </w:r>
      <w:proofErr w:type="spellStart"/>
      <w:r>
        <w:rPr>
          <w:rStyle w:val="HTMLCode"/>
          <w:color w:val="000000"/>
        </w:rPr>
        <w:t>img</w:t>
      </w:r>
      <w:proofErr w:type="spellEnd"/>
      <w:r>
        <w:rPr>
          <w:color w:val="000000"/>
        </w:rPr>
        <w:t> — faded uploading image in thumb grid. </w:t>
      </w:r>
      <w:r>
        <w:rPr>
          <w:rStyle w:val="Strong"/>
          <w:color w:val="000000"/>
        </w:rPr>
        <w:t>(7) Admin-Subscriptions reconciliation (was never reconciled against new CSS):</w:t>
      </w:r>
      <w:r>
        <w:rPr>
          <w:color w:val="000000"/>
        </w:rPr>
        <w:t> </w:t>
      </w:r>
      <w:r>
        <w:rPr>
          <w:rStyle w:val="HTMLCode"/>
          <w:color w:val="000000"/>
        </w:rPr>
        <w:t>.demo-notice</w:t>
      </w:r>
      <w:r>
        <w:rPr>
          <w:color w:val="000000"/>
        </w:rPr>
        <w:t> (demo-data warning banner), </w:t>
      </w:r>
      <w:r>
        <w:rPr>
          <w:rStyle w:val="HTMLCode"/>
          <w:color w:val="000000"/>
        </w:rPr>
        <w:t>.</w:t>
      </w:r>
      <w:proofErr w:type="spellStart"/>
      <w:r>
        <w:rPr>
          <w:rStyle w:val="HTMLCode"/>
          <w:color w:val="000000"/>
        </w:rPr>
        <w:t>desc</w:t>
      </w:r>
      <w:proofErr w:type="spellEnd"/>
      <w:r>
        <w:rPr>
          <w:rStyle w:val="HTMLCode"/>
          <w:color w:val="000000"/>
        </w:rPr>
        <w:t>-text</w:t>
      </w:r>
      <w:r>
        <w:rPr>
          <w:color w:val="000000"/>
        </w:rPr>
        <w:t> (pricing description), </w:t>
      </w:r>
      <w:r>
        <w:rPr>
          <w:rStyle w:val="HTMLCode"/>
          <w:color w:val="000000"/>
        </w:rPr>
        <w:t>.pricing-grid</w:t>
      </w:r>
      <w:r>
        <w:rPr>
          <w:color w:val="000000"/>
        </w:rPr>
        <w:t> (2-col price input grid), </w:t>
      </w:r>
      <w:r>
        <w:rPr>
          <w:rStyle w:val="HTMLCode"/>
          <w:color w:val="000000"/>
        </w:rPr>
        <w:t>.pricing-field-label</w:t>
      </w:r>
      <w:r>
        <w:rPr>
          <w:color w:val="000000"/>
        </w:rPr>
        <w:t> (labels), </w:t>
      </w:r>
      <w:r>
        <w:rPr>
          <w:rStyle w:val="HTMLCode"/>
          <w:color w:val="000000"/>
        </w:rPr>
        <w:t>.admin-</w:t>
      </w:r>
      <w:proofErr w:type="spellStart"/>
      <w:r>
        <w:rPr>
          <w:rStyle w:val="HTMLCode"/>
          <w:color w:val="000000"/>
        </w:rPr>
        <w:t>num</w:t>
      </w:r>
      <w:proofErr w:type="spellEnd"/>
      <w:r>
        <w:rPr>
          <w:rStyle w:val="HTMLCode"/>
          <w:color w:val="000000"/>
        </w:rPr>
        <w:t>-input</w:t>
      </w:r>
      <w:r>
        <w:rPr>
          <w:color w:val="000000"/>
        </w:rPr>
        <w:t> (number inputs with focus state), </w:t>
      </w:r>
      <w:r>
        <w:rPr>
          <w:rStyle w:val="HTMLCode"/>
          <w:color w:val="000000"/>
        </w:rPr>
        <w:t>.btn-min-140</w:t>
      </w:r>
      <w:r>
        <w:rPr>
          <w:color w:val="000000"/>
        </w:rPr>
        <w:t> (min-width modifier), </w:t>
      </w:r>
      <w:r>
        <w:rPr>
          <w:rStyle w:val="HTMLCode"/>
          <w:color w:val="000000"/>
        </w:rPr>
        <w:t>.pricing-status</w:t>
      </w:r>
      <w:r>
        <w:rPr>
          <w:color w:val="000000"/>
        </w:rPr>
        <w:t> (inline save status), </w:t>
      </w:r>
      <w:r>
        <w:rPr>
          <w:rStyle w:val="HTMLCode"/>
          <w:color w:val="000000"/>
        </w:rPr>
        <w:t>.mono-faint</w:t>
      </w:r>
      <w:r>
        <w:rPr>
          <w:color w:val="000000"/>
        </w:rPr>
        <w:t> (Square Plan ID confirmation text in JS template) — all scoped to </w:t>
      </w:r>
      <w:proofErr w:type="spellStart"/>
      <w:r>
        <w:rPr>
          <w:rStyle w:val="HTMLCode"/>
          <w:color w:val="000000"/>
        </w:rPr>
        <w:t>body.admin</w:t>
      </w:r>
      <w:proofErr w:type="spellEnd"/>
      <w:r>
        <w:rPr>
          <w:rStyle w:val="HTMLCode"/>
          <w:color w:val="000000"/>
        </w:rPr>
        <w:t>-page</w:t>
      </w:r>
      <w:r>
        <w:rPr>
          <w:color w:val="000000"/>
        </w:rPr>
        <w:t>. </w:t>
      </w:r>
      <w:r>
        <w:rPr>
          <w:rStyle w:val="Strong"/>
          <w:color w:val="000000"/>
        </w:rPr>
        <w:t>(8) Admin.html-specific:</w:t>
      </w:r>
      <w:r>
        <w:rPr>
          <w:color w:val="000000"/>
        </w:rPr>
        <w:t> </w:t>
      </w:r>
      <w:r>
        <w:rPr>
          <w:rStyle w:val="HTMLCode"/>
          <w:color w:val="000000"/>
        </w:rPr>
        <w:t>.del-btn</w:t>
      </w:r>
      <w:r>
        <w:rPr>
          <w:color w:val="000000"/>
        </w:rPr>
        <w:t> (trash delete button with hover → danger), </w:t>
      </w:r>
      <w:r>
        <w:rPr>
          <w:rStyle w:val="HTMLCode"/>
          <w:color w:val="000000"/>
        </w:rPr>
        <w:t>.</w:t>
      </w:r>
      <w:proofErr w:type="spellStart"/>
      <w:r>
        <w:rPr>
          <w:rStyle w:val="HTMLCode"/>
          <w:color w:val="000000"/>
        </w:rPr>
        <w:t>ai</w:t>
      </w:r>
      <w:proofErr w:type="spellEnd"/>
      <w:r>
        <w:rPr>
          <w:rStyle w:val="HTMLCode"/>
          <w:color w:val="000000"/>
        </w:rPr>
        <w:t>-note-text</w:t>
      </w:r>
      <w:r>
        <w:rPr>
          <w:color w:val="000000"/>
        </w:rPr>
        <w:t> (AI tracking note), </w:t>
      </w:r>
      <w:r>
        <w:rPr>
          <w:rStyle w:val="HTMLCode"/>
          <w:color w:val="000000"/>
        </w:rPr>
        <w:t>.name-</w:t>
      </w:r>
      <w:proofErr w:type="spellStart"/>
      <w:r>
        <w:rPr>
          <w:rStyle w:val="HTMLCode"/>
          <w:color w:val="000000"/>
        </w:rPr>
        <w:t>na</w:t>
      </w:r>
      <w:proofErr w:type="spellEnd"/>
      <w:r>
        <w:rPr>
          <w:color w:val="000000"/>
        </w:rPr>
        <w:t> (italic muted "No name" placeholder) — all scoped to </w:t>
      </w:r>
      <w:proofErr w:type="spellStart"/>
      <w:r>
        <w:rPr>
          <w:rStyle w:val="HTMLCode"/>
          <w:color w:val="000000"/>
        </w:rPr>
        <w:t>body.admin</w:t>
      </w:r>
      <w:proofErr w:type="spellEnd"/>
      <w:r>
        <w:rPr>
          <w:rStyle w:val="HTMLCode"/>
          <w:color w:val="000000"/>
        </w:rPr>
        <w:t>-page</w:t>
      </w:r>
      <w:r>
        <w:rPr>
          <w:color w:val="000000"/>
        </w:rPr>
        <w:t>. </w:t>
      </w:r>
      <w:r>
        <w:rPr>
          <w:rStyle w:val="HTMLCode"/>
          <w:color w:val="000000"/>
        </w:rPr>
        <w:t>.job-select</w:t>
      </w:r>
      <w:r>
        <w:rPr>
          <w:color w:val="000000"/>
        </w:rPr>
        <w:t> confirmed FALSE POSITIVE — styled via co-applied </w:t>
      </w:r>
      <w:r>
        <w:rPr>
          <w:rStyle w:val="HTMLCode"/>
          <w:color w:val="000000"/>
        </w:rPr>
        <w:t>.</w:t>
      </w:r>
      <w:proofErr w:type="spellStart"/>
      <w:r>
        <w:rPr>
          <w:rStyle w:val="HTMLCode"/>
          <w:color w:val="000000"/>
        </w:rPr>
        <w:t>cb</w:t>
      </w:r>
      <w:proofErr w:type="spellEnd"/>
      <w:r>
        <w:rPr>
          <w:rStyle w:val="HTMLCode"/>
          <w:color w:val="000000"/>
        </w:rPr>
        <w:t>-styled</w:t>
      </w:r>
      <w:r>
        <w:rPr>
          <w:color w:val="000000"/>
        </w:rPr>
        <w:t xml:space="preserve"> class; no rule needed. Playwright </w:t>
      </w:r>
      <w:r>
        <w:rPr>
          <w:rFonts w:ascii="Segoe UI Emoji" w:hAnsi="Segoe UI Emoji" w:cs="Segoe UI Emoji"/>
          <w:color w:val="000000"/>
        </w:rPr>
        <w:t>✅</w:t>
      </w:r>
      <w:r>
        <w:rPr>
          <w:color w:val="000000"/>
        </w:rPr>
        <w:t xml:space="preserve"> all pages. | | Jun 30, 2026 | </w:t>
      </w:r>
      <w:r>
        <w:rPr>
          <w:rStyle w:val="HTMLCode"/>
          <w:color w:val="000000"/>
        </w:rPr>
        <w:t>functions/</w:t>
      </w:r>
      <w:proofErr w:type="spellStart"/>
      <w:r>
        <w:rPr>
          <w:rStyle w:val="HTMLCode"/>
          <w:color w:val="000000"/>
        </w:rPr>
        <w:t>index.js</w:t>
      </w:r>
      <w:proofErr w:type="spellEnd"/>
      <w:r>
        <w:rPr>
          <w:color w:val="000000"/>
        </w:rPr>
        <w:t xml:space="preserve"> + hosting — Pass 2 JS audit fixes: admin </w:t>
      </w:r>
      <w:proofErr w:type="spellStart"/>
      <w:r>
        <w:rPr>
          <w:color w:val="000000"/>
        </w:rPr>
        <w:t>allowlist</w:t>
      </w:r>
      <w:proofErr w:type="spellEnd"/>
      <w:r>
        <w:rPr>
          <w:color w:val="000000"/>
        </w:rPr>
        <w:t>, dead code removal | </w:t>
      </w:r>
      <w:r>
        <w:rPr>
          <w:rStyle w:val="Strong"/>
          <w:color w:val="000000"/>
        </w:rPr>
        <w:t>Finding 1 — firebase-</w:t>
      </w:r>
      <w:proofErr w:type="spellStart"/>
      <w:r>
        <w:rPr>
          <w:rStyle w:val="Strong"/>
          <w:color w:val="000000"/>
        </w:rPr>
        <w:t>init.js</w:t>
      </w:r>
      <w:proofErr w:type="spellEnd"/>
      <w:r>
        <w:rPr>
          <w:rStyle w:val="Strong"/>
          <w:color w:val="000000"/>
        </w:rPr>
        <w:t xml:space="preserve"> dead code (DELETED):</w:t>
      </w:r>
      <w:r>
        <w:rPr>
          <w:color w:val="000000"/>
        </w:rPr>
        <w:t> firebase-</w:t>
      </w:r>
      <w:proofErr w:type="spellStart"/>
      <w:r>
        <w:rPr>
          <w:color w:val="000000"/>
        </w:rPr>
        <w:t>init.js</w:t>
      </w:r>
      <w:proofErr w:type="spellEnd"/>
      <w:r>
        <w:rPr>
          <w:color w:val="000000"/>
        </w:rPr>
        <w:t xml:space="preserve"> and firebase-init-v2.js were identical except </w:t>
      </w:r>
      <w:proofErr w:type="spellStart"/>
      <w:r>
        <w:rPr>
          <w:color w:val="000000"/>
        </w:rPr>
        <w:t>authDomain</w:t>
      </w:r>
      <w:proofErr w:type="spellEnd"/>
      <w:r>
        <w:rPr>
          <w:color w:val="000000"/>
        </w:rPr>
        <w:t xml:space="preserve"> (firebaseapp.com vs blastybiz.com). Confirmed zero imports of plain firebase-</w:t>
      </w:r>
      <w:proofErr w:type="spellStart"/>
      <w:r>
        <w:rPr>
          <w:color w:val="000000"/>
        </w:rPr>
        <w:t>init.js</w:t>
      </w:r>
      <w:proofErr w:type="spellEnd"/>
      <w:r>
        <w:rPr>
          <w:color w:val="000000"/>
        </w:rPr>
        <w:t xml:space="preserve"> anywhere in the codebase (checked static </w:t>
      </w:r>
      <w:r>
        <w:rPr>
          <w:rStyle w:val="HTMLCode"/>
          <w:color w:val="000000"/>
        </w:rPr>
        <w:t>&lt;script&gt;</w:t>
      </w:r>
      <w:r>
        <w:rPr>
          <w:color w:val="000000"/>
        </w:rPr>
        <w:t> tags, dynamic </w:t>
      </w:r>
      <w:r>
        <w:rPr>
          <w:rStyle w:val="HTMLCode"/>
          <w:color w:val="000000"/>
        </w:rPr>
        <w:t>import()</w:t>
      </w:r>
      <w:r>
        <w:rPr>
          <w:color w:val="000000"/>
        </w:rPr>
        <w:t>, </w:t>
      </w:r>
      <w:r>
        <w:rPr>
          <w:rStyle w:val="HTMLCode"/>
          <w:color w:val="000000"/>
        </w:rPr>
        <w:t>fetch()</w:t>
      </w:r>
      <w:r>
        <w:rPr>
          <w:color w:val="000000"/>
        </w:rPr>
        <w:t>, and string references). File deleted from repo and hosting deploy confirmed 404 for the file live. </w:t>
      </w:r>
      <w:r>
        <w:rPr>
          <w:rStyle w:val="Strong"/>
          <w:color w:val="000000"/>
        </w:rPr>
        <w:t xml:space="preserve">Finding 2 — Admin email </w:t>
      </w:r>
      <w:proofErr w:type="spellStart"/>
      <w:r>
        <w:rPr>
          <w:rStyle w:val="Strong"/>
          <w:color w:val="000000"/>
        </w:rPr>
        <w:t>allowlist</w:t>
      </w:r>
      <w:proofErr w:type="spellEnd"/>
      <w:r>
        <w:rPr>
          <w:rStyle w:val="Strong"/>
          <w:color w:val="000000"/>
        </w:rPr>
        <w:t xml:space="preserve"> gap (FIXED):</w:t>
      </w:r>
      <w:r>
        <w:rPr>
          <w:color w:val="000000"/>
        </w:rPr>
        <w:t> </w:t>
      </w:r>
      <w:proofErr w:type="spellStart"/>
      <w:r>
        <w:rPr>
          <w:rStyle w:val="HTMLCode"/>
          <w:color w:val="000000"/>
        </w:rPr>
        <w:t>requireAdmin</w:t>
      </w:r>
      <w:proofErr w:type="spellEnd"/>
      <w:r>
        <w:rPr>
          <w:rStyle w:val="HTMLCode"/>
          <w:color w:val="000000"/>
        </w:rPr>
        <w:t>()</w:t>
      </w:r>
      <w:r>
        <w:rPr>
          <w:color w:val="000000"/>
        </w:rPr>
        <w:t> (functions/</w:t>
      </w:r>
      <w:proofErr w:type="spellStart"/>
      <w:r>
        <w:rPr>
          <w:color w:val="000000"/>
        </w:rPr>
        <w:t>index.js</w:t>
      </w:r>
      <w:proofErr w:type="spellEnd"/>
      <w:r>
        <w:rPr>
          <w:color w:val="000000"/>
        </w:rPr>
        <w:t xml:space="preserve"> line 112) and </w:t>
      </w:r>
      <w:proofErr w:type="spellStart"/>
      <w:r>
        <w:rPr>
          <w:rStyle w:val="HTMLCode"/>
          <w:color w:val="000000"/>
        </w:rPr>
        <w:t>setOperatorSecret</w:t>
      </w:r>
      <w:proofErr w:type="spellEnd"/>
      <w:r>
        <w:rPr>
          <w:color w:val="000000"/>
        </w:rPr>
        <w:t> (line 1351) only checked </w:t>
      </w:r>
      <w:r>
        <w:rPr>
          <w:rStyle w:val="HTMLCode"/>
          <w:color w:val="000000"/>
        </w:rPr>
        <w:t>perceys@gmail.com</w:t>
      </w:r>
      <w:r>
        <w:rPr>
          <w:color w:val="000000"/>
        </w:rPr>
        <w:t>. </w:t>
      </w:r>
      <w:r>
        <w:rPr>
          <w:rStyle w:val="HTMLCode"/>
          <w:color w:val="000000"/>
        </w:rPr>
        <w:t>rep-test@blastybiz.com</w:t>
      </w:r>
      <w:r>
        <w:rPr>
          <w:color w:val="000000"/>
        </w:rPr>
        <w:t> was present in admin-</w:t>
      </w:r>
      <w:proofErr w:type="spellStart"/>
      <w:r>
        <w:rPr>
          <w:color w:val="000000"/>
        </w:rPr>
        <w:t>guard.js</w:t>
      </w:r>
      <w:proofErr w:type="spellEnd"/>
      <w:r>
        <w:rPr>
          <w:color w:val="000000"/>
        </w:rPr>
        <w:t xml:space="preserve"> and </w:t>
      </w:r>
      <w:proofErr w:type="spellStart"/>
      <w:r>
        <w:rPr>
          <w:color w:val="000000"/>
        </w:rPr>
        <w:t>firestore.rules</w:t>
      </w:r>
      <w:proofErr w:type="spellEnd"/>
      <w:r>
        <w:rPr>
          <w:color w:val="000000"/>
        </w:rPr>
        <w:t xml:space="preserve"> but missing from both backend checks — blocked Rep's own test admin account from calling any protected Cloud Function. Fix: introduced </w:t>
      </w:r>
      <w:r>
        <w:rPr>
          <w:rStyle w:val="HTMLCode"/>
          <w:color w:val="000000"/>
        </w:rPr>
        <w:t>ADMIN_EMAILS = ['perceys@gmail.com', 'rep-test@blastybiz.com']</w:t>
      </w:r>
      <w:r>
        <w:rPr>
          <w:color w:val="000000"/>
        </w:rPr>
        <w:t> constant and updated </w:t>
      </w:r>
      <w:proofErr w:type="spellStart"/>
      <w:r>
        <w:rPr>
          <w:rStyle w:val="HTMLCode"/>
          <w:color w:val="000000"/>
        </w:rPr>
        <w:t>requireAdmin</w:t>
      </w:r>
      <w:proofErr w:type="spellEnd"/>
      <w:r>
        <w:rPr>
          <w:rStyle w:val="HTMLCode"/>
          <w:color w:val="000000"/>
        </w:rPr>
        <w:t>()</w:t>
      </w:r>
      <w:r>
        <w:rPr>
          <w:color w:val="000000"/>
        </w:rPr>
        <w:t> to use </w:t>
      </w:r>
      <w:proofErr w:type="spellStart"/>
      <w:r>
        <w:rPr>
          <w:rStyle w:val="HTMLCode"/>
          <w:color w:val="000000"/>
        </w:rPr>
        <w:t>ADMIN_EMAILS.includes</w:t>
      </w:r>
      <w:proofErr w:type="spellEnd"/>
      <w:r>
        <w:rPr>
          <w:rStyle w:val="HTMLCode"/>
          <w:color w:val="000000"/>
        </w:rPr>
        <w:t>()</w:t>
      </w:r>
      <w:r>
        <w:rPr>
          <w:color w:val="000000"/>
        </w:rPr>
        <w:t>. </w:t>
      </w:r>
      <w:r>
        <w:rPr>
          <w:rStyle w:val="Strong"/>
          <w:color w:val="000000"/>
        </w:rPr>
        <w:t xml:space="preserve">Finding 3 — </w:t>
      </w:r>
      <w:proofErr w:type="spellStart"/>
      <w:r>
        <w:rPr>
          <w:rStyle w:val="Strong"/>
          <w:color w:val="000000"/>
        </w:rPr>
        <w:t>setOperatorSecret</w:t>
      </w:r>
      <w:proofErr w:type="spellEnd"/>
      <w:r>
        <w:rPr>
          <w:rStyle w:val="Strong"/>
          <w:color w:val="000000"/>
        </w:rPr>
        <w:t xml:space="preserve"> refactored (Ghost architectural fix):</w:t>
      </w:r>
      <w:r>
        <w:rPr>
          <w:color w:val="000000"/>
        </w:rPr>
        <w:t> </w:t>
      </w:r>
      <w:proofErr w:type="spellStart"/>
      <w:r>
        <w:rPr>
          <w:color w:val="000000"/>
        </w:rPr>
        <w:t>setOperatorSecret</w:t>
      </w:r>
      <w:proofErr w:type="spellEnd"/>
      <w:r>
        <w:rPr>
          <w:color w:val="000000"/>
        </w:rPr>
        <w:t xml:space="preserve"> had a duplicate manual token-verification + email-comparison block independent of </w:t>
      </w:r>
      <w:proofErr w:type="spellStart"/>
      <w:r>
        <w:rPr>
          <w:rStyle w:val="HTMLCode"/>
          <w:color w:val="000000"/>
        </w:rPr>
        <w:t>requireAdmin</w:t>
      </w:r>
      <w:proofErr w:type="spellEnd"/>
      <w:r>
        <w:rPr>
          <w:rStyle w:val="HTMLCode"/>
          <w:color w:val="000000"/>
        </w:rPr>
        <w:t>()</w:t>
      </w:r>
      <w:r>
        <w:rPr>
          <w:color w:val="000000"/>
        </w:rPr>
        <w:t>. Replaced the 8-line duplicate block with a single </w:t>
      </w:r>
      <w:r>
        <w:rPr>
          <w:rStyle w:val="HTMLCode"/>
          <w:color w:val="000000"/>
        </w:rPr>
        <w:t xml:space="preserve">try { await </w:t>
      </w:r>
      <w:proofErr w:type="spellStart"/>
      <w:r>
        <w:rPr>
          <w:rStyle w:val="HTMLCode"/>
          <w:color w:val="000000"/>
        </w:rPr>
        <w:t>requireAdmin</w:t>
      </w:r>
      <w:proofErr w:type="spellEnd"/>
      <w:r>
        <w:rPr>
          <w:rStyle w:val="HTMLCode"/>
          <w:color w:val="000000"/>
        </w:rPr>
        <w:t>(</w:t>
      </w:r>
      <w:proofErr w:type="spellStart"/>
      <w:r>
        <w:rPr>
          <w:rStyle w:val="HTMLCode"/>
          <w:color w:val="000000"/>
        </w:rPr>
        <w:t>req</w:t>
      </w:r>
      <w:proofErr w:type="spellEnd"/>
      <w:r>
        <w:rPr>
          <w:rStyle w:val="HTMLCode"/>
          <w:color w:val="000000"/>
        </w:rPr>
        <w:t xml:space="preserve">); } catch(e) { return </w:t>
      </w:r>
      <w:proofErr w:type="spellStart"/>
      <w:r>
        <w:rPr>
          <w:rStyle w:val="HTMLCode"/>
          <w:color w:val="000000"/>
        </w:rPr>
        <w:t>res.status</w:t>
      </w:r>
      <w:proofErr w:type="spellEnd"/>
      <w:r>
        <w:rPr>
          <w:rStyle w:val="HTMLCode"/>
          <w:color w:val="000000"/>
        </w:rPr>
        <w:t>(</w:t>
      </w:r>
      <w:proofErr w:type="spellStart"/>
      <w:r>
        <w:rPr>
          <w:rStyle w:val="HTMLCode"/>
          <w:color w:val="000000"/>
        </w:rPr>
        <w:t>e.status</w:t>
      </w:r>
      <w:proofErr w:type="spellEnd"/>
      <w:r>
        <w:rPr>
          <w:rStyle w:val="HTMLCode"/>
          <w:color w:val="000000"/>
        </w:rPr>
        <w:t>||403)... }</w:t>
      </w:r>
      <w:r>
        <w:rPr>
          <w:color w:val="000000"/>
        </w:rPr>
        <w:t> call — now one canonical place to update admin authorization in the backend. </w:t>
      </w:r>
      <w:r>
        <w:rPr>
          <w:rStyle w:val="Strong"/>
          <w:color w:val="000000"/>
        </w:rPr>
        <w:t>All 12 admin Cloud Functions redeployed</w:t>
      </w:r>
      <w:r>
        <w:rPr>
          <w:color w:val="000000"/>
        </w:rPr>
        <w:t> (</w:t>
      </w:r>
      <w:proofErr w:type="spellStart"/>
      <w:r>
        <w:rPr>
          <w:color w:val="000000"/>
        </w:rPr>
        <w:t>setOperatorSecret</w:t>
      </w:r>
      <w:proofErr w:type="spellEnd"/>
      <w:r>
        <w:rPr>
          <w:color w:val="000000"/>
        </w:rPr>
        <w:t xml:space="preserve"> + 11 that call </w:t>
      </w:r>
      <w:proofErr w:type="spellStart"/>
      <w:r>
        <w:rPr>
          <w:color w:val="000000"/>
        </w:rPr>
        <w:t>requireAdmin</w:t>
      </w:r>
      <w:proofErr w:type="spellEnd"/>
      <w:r>
        <w:rPr>
          <w:color w:val="000000"/>
        </w:rPr>
        <w:t xml:space="preserve">). Playwright </w:t>
      </w:r>
      <w:r>
        <w:rPr>
          <w:rFonts w:ascii="Segoe UI Emoji" w:hAnsi="Segoe UI Emoji" w:cs="Segoe UI Emoji"/>
          <w:color w:val="000000"/>
        </w:rPr>
        <w:t>✅</w:t>
      </w:r>
      <w:r>
        <w:rPr>
          <w:color w:val="000000"/>
        </w:rPr>
        <w:t xml:space="preserve"> no firebase-</w:t>
      </w:r>
      <w:proofErr w:type="spellStart"/>
      <w:r>
        <w:rPr>
          <w:color w:val="000000"/>
        </w:rPr>
        <w:t>init.js</w:t>
      </w:r>
      <w:proofErr w:type="spellEnd"/>
      <w:r>
        <w:rPr>
          <w:color w:val="000000"/>
        </w:rPr>
        <w:t xml:space="preserve"> 404s, no Firebase </w:t>
      </w:r>
      <w:proofErr w:type="spellStart"/>
      <w:r>
        <w:rPr>
          <w:color w:val="000000"/>
        </w:rPr>
        <w:t>init</w:t>
      </w:r>
      <w:proofErr w:type="spellEnd"/>
      <w:r>
        <w:rPr>
          <w:color w:val="000000"/>
        </w:rPr>
        <w:t xml:space="preserve"> errors, </w:t>
      </w:r>
      <w:proofErr w:type="spellStart"/>
      <w:r>
        <w:rPr>
          <w:color w:val="000000"/>
        </w:rPr>
        <w:t>auth</w:t>
      </w:r>
      <w:proofErr w:type="spellEnd"/>
      <w:r>
        <w:rPr>
          <w:color w:val="000000"/>
        </w:rPr>
        <w:t xml:space="preserve"> loads correctly. | | Jun 30, 2026 | </w:t>
      </w:r>
      <w:r>
        <w:rPr>
          <w:rStyle w:val="HTMLCode"/>
          <w:color w:val="000000"/>
        </w:rPr>
        <w:t>functions/</w:t>
      </w:r>
      <w:proofErr w:type="spellStart"/>
      <w:r>
        <w:rPr>
          <w:rStyle w:val="HTMLCode"/>
          <w:color w:val="000000"/>
        </w:rPr>
        <w:t>index.js</w:t>
      </w:r>
      <w:proofErr w:type="spellEnd"/>
      <w:r>
        <w:rPr>
          <w:color w:val="000000"/>
        </w:rPr>
        <w:t> + </w:t>
      </w:r>
      <w:proofErr w:type="spellStart"/>
      <w:r>
        <w:rPr>
          <w:rStyle w:val="HTMLCode"/>
          <w:color w:val="000000"/>
        </w:rPr>
        <w:t>firestore.rules</w:t>
      </w:r>
      <w:proofErr w:type="spellEnd"/>
      <w:r>
        <w:rPr>
          <w:color w:val="000000"/>
        </w:rPr>
        <w:t> — Pass 3 backend fixes (7 items) | </w:t>
      </w:r>
      <w:r>
        <w:rPr>
          <w:rStyle w:val="Strong"/>
          <w:color w:val="000000"/>
        </w:rPr>
        <w:t xml:space="preserve">Fix 1 &amp; 2 — Payment flow: </w:t>
      </w:r>
      <w:proofErr w:type="spellStart"/>
      <w:r>
        <w:rPr>
          <w:rStyle w:val="Strong"/>
          <w:color w:val="000000"/>
        </w:rPr>
        <w:t>referenceId</w:t>
      </w:r>
      <w:proofErr w:type="spellEnd"/>
      <w:r>
        <w:rPr>
          <w:rStyle w:val="Strong"/>
          <w:color w:val="000000"/>
        </w:rPr>
        <w:t xml:space="preserve"> + plan detection (LAUNCH BLOCKER × 2):</w:t>
      </w:r>
      <w:r>
        <w:rPr>
          <w:color w:val="000000"/>
        </w:rPr>
        <w:t> </w:t>
      </w:r>
      <w:proofErr w:type="spellStart"/>
      <w:r>
        <w:rPr>
          <w:rStyle w:val="HTMLCode"/>
          <w:color w:val="000000"/>
        </w:rPr>
        <w:t>createCheckoutSession</w:t>
      </w:r>
      <w:proofErr w:type="spellEnd"/>
      <w:r>
        <w:rPr>
          <w:color w:val="000000"/>
        </w:rPr>
        <w:t xml:space="preserve"> used Square's </w:t>
      </w:r>
      <w:proofErr w:type="spellStart"/>
      <w:r>
        <w:rPr>
          <w:color w:val="000000"/>
        </w:rPr>
        <w:t>quickPay</w:t>
      </w:r>
      <w:proofErr w:type="spellEnd"/>
      <w:r>
        <w:rPr>
          <w:color w:val="000000"/>
        </w:rPr>
        <w:t xml:space="preserve"> which attaches no </w:t>
      </w:r>
      <w:proofErr w:type="spellStart"/>
      <w:r>
        <w:rPr>
          <w:color w:val="000000"/>
        </w:rPr>
        <w:t>uid</w:t>
      </w:r>
      <w:proofErr w:type="spellEnd"/>
      <w:r>
        <w:rPr>
          <w:color w:val="000000"/>
        </w:rPr>
        <w:t xml:space="preserve"> or catalog data to the </w:t>
      </w:r>
      <w:r>
        <w:rPr>
          <w:color w:val="000000"/>
        </w:rPr>
        <w:lastRenderedPageBreak/>
        <w:t>order. </w:t>
      </w:r>
      <w:proofErr w:type="spellStart"/>
      <w:r>
        <w:rPr>
          <w:rStyle w:val="HTMLCode"/>
          <w:color w:val="000000"/>
        </w:rPr>
        <w:t>squareWebhook</w:t>
      </w:r>
      <w:proofErr w:type="spellEnd"/>
      <w:r>
        <w:rPr>
          <w:color w:val="000000"/>
        </w:rPr>
        <w:t> read </w:t>
      </w:r>
      <w:r>
        <w:rPr>
          <w:rStyle w:val="HTMLCode"/>
          <w:color w:val="000000"/>
        </w:rPr>
        <w:t>orderResp.order?.</w:t>
      </w:r>
      <w:proofErr w:type="spellStart"/>
      <w:r>
        <w:rPr>
          <w:rStyle w:val="HTMLCode"/>
          <w:color w:val="000000"/>
        </w:rPr>
        <w:t>referenceId</w:t>
      </w:r>
      <w:proofErr w:type="spellEnd"/>
      <w:r>
        <w:rPr>
          <w:color w:val="000000"/>
        </w:rPr>
        <w:t xml:space="preserve"> (always undefined for </w:t>
      </w:r>
      <w:proofErr w:type="spellStart"/>
      <w:r>
        <w:rPr>
          <w:color w:val="000000"/>
        </w:rPr>
        <w:t>quickPay</w:t>
      </w:r>
      <w:proofErr w:type="spellEnd"/>
      <w:r>
        <w:rPr>
          <w:color w:val="000000"/>
        </w:rPr>
        <w:t xml:space="preserve"> orders) and bailed silently — customers were charged but never provisioned. Plan detection also broken: </w:t>
      </w:r>
      <w:proofErr w:type="spellStart"/>
      <w:r>
        <w:rPr>
          <w:rStyle w:val="HTMLCode"/>
          <w:color w:val="000000"/>
        </w:rPr>
        <w:t>catalogObjectId</w:t>
      </w:r>
      <w:proofErr w:type="spellEnd"/>
      <w:r>
        <w:rPr>
          <w:color w:val="000000"/>
        </w:rPr>
        <w:t xml:space="preserve"> was never populated via </w:t>
      </w:r>
      <w:proofErr w:type="spellStart"/>
      <w:r>
        <w:rPr>
          <w:color w:val="000000"/>
        </w:rPr>
        <w:t>quickPay</w:t>
      </w:r>
      <w:proofErr w:type="spellEnd"/>
      <w:r>
        <w:rPr>
          <w:color w:val="000000"/>
        </w:rPr>
        <w:t>, so the </w:t>
      </w:r>
      <w:r>
        <w:rPr>
          <w:rStyle w:val="HTMLCode"/>
          <w:color w:val="000000"/>
        </w:rPr>
        <w:t>=== SQUARE_AGENCY_PLAN_ID</w:t>
      </w:r>
      <w:r>
        <w:rPr>
          <w:color w:val="000000"/>
        </w:rPr>
        <w:t> check always fell through to 'pro'. Fix: </w:t>
      </w:r>
      <w:proofErr w:type="spellStart"/>
      <w:r>
        <w:rPr>
          <w:rStyle w:val="HTMLCode"/>
          <w:color w:val="000000"/>
        </w:rPr>
        <w:t>createCheckoutSession</w:t>
      </w:r>
      <w:proofErr w:type="spellEnd"/>
      <w:r>
        <w:rPr>
          <w:color w:val="000000"/>
        </w:rPr>
        <w:t> now writes </w:t>
      </w:r>
      <w:proofErr w:type="spellStart"/>
      <w:r>
        <w:rPr>
          <w:rStyle w:val="HTMLCode"/>
          <w:color w:val="000000"/>
        </w:rPr>
        <w:t>pendingCheckouts</w:t>
      </w:r>
      <w:proofErr w:type="spellEnd"/>
      <w:r>
        <w:rPr>
          <w:rStyle w:val="HTMLCode"/>
          <w:color w:val="000000"/>
        </w:rPr>
        <w:t>/{</w:t>
      </w:r>
      <w:proofErr w:type="spellStart"/>
      <w:r>
        <w:rPr>
          <w:rStyle w:val="HTMLCode"/>
          <w:color w:val="000000"/>
        </w:rPr>
        <w:t>orderId</w:t>
      </w:r>
      <w:proofErr w:type="spellEnd"/>
      <w:r>
        <w:rPr>
          <w:rStyle w:val="HTMLCode"/>
          <w:color w:val="000000"/>
        </w:rPr>
        <w:t xml:space="preserve">} = { </w:t>
      </w:r>
      <w:proofErr w:type="spellStart"/>
      <w:r>
        <w:rPr>
          <w:rStyle w:val="HTMLCode"/>
          <w:color w:val="000000"/>
        </w:rPr>
        <w:t>uid</w:t>
      </w:r>
      <w:proofErr w:type="spellEnd"/>
      <w:r>
        <w:rPr>
          <w:rStyle w:val="HTMLCode"/>
          <w:color w:val="000000"/>
        </w:rPr>
        <w:t>, plan }</w:t>
      </w:r>
      <w:r>
        <w:rPr>
          <w:color w:val="000000"/>
        </w:rPr>
        <w:t> after creating the payment link, using Square's returned </w:t>
      </w:r>
      <w:proofErr w:type="spellStart"/>
      <w:r>
        <w:rPr>
          <w:rStyle w:val="HTMLCode"/>
          <w:color w:val="000000"/>
        </w:rPr>
        <w:t>paymentLink.orderId</w:t>
      </w:r>
      <w:proofErr w:type="spellEnd"/>
      <w:r>
        <w:rPr>
          <w:color w:val="000000"/>
        </w:rPr>
        <w:t>. </w:t>
      </w:r>
      <w:proofErr w:type="spellStart"/>
      <w:r>
        <w:rPr>
          <w:rStyle w:val="HTMLCode"/>
          <w:color w:val="000000"/>
        </w:rPr>
        <w:t>squareWebhook</w:t>
      </w:r>
      <w:proofErr w:type="spellEnd"/>
      <w:r>
        <w:rPr>
          <w:color w:val="000000"/>
        </w:rPr>
        <w:t xml:space="preserve"> reads and deletes that document instead of trusting Square metadata — </w:t>
      </w:r>
      <w:proofErr w:type="spellStart"/>
      <w:r>
        <w:rPr>
          <w:color w:val="000000"/>
        </w:rPr>
        <w:t>uid</w:t>
      </w:r>
      <w:proofErr w:type="spellEnd"/>
      <w:r>
        <w:rPr>
          <w:color w:val="000000"/>
        </w:rPr>
        <w:t xml:space="preserve"> and plan are 100% reliable regardless of </w:t>
      </w:r>
      <w:proofErr w:type="spellStart"/>
      <w:r>
        <w:rPr>
          <w:color w:val="000000"/>
        </w:rPr>
        <w:t>quickPay</w:t>
      </w:r>
      <w:proofErr w:type="spellEnd"/>
      <w:r>
        <w:rPr>
          <w:color w:val="000000"/>
        </w:rPr>
        <w:t xml:space="preserve"> limitations. Also removed unused </w:t>
      </w:r>
      <w:r>
        <w:rPr>
          <w:rStyle w:val="HTMLCode"/>
          <w:color w:val="000000"/>
        </w:rPr>
        <w:t>SQUARE_PRO_PLAN_ID</w:t>
      </w:r>
      <w:r>
        <w:rPr>
          <w:color w:val="000000"/>
        </w:rPr>
        <w:t> and </w:t>
      </w:r>
      <w:r>
        <w:rPr>
          <w:rStyle w:val="HTMLCode"/>
          <w:color w:val="000000"/>
        </w:rPr>
        <w:t>SQUARE_AGENCY_PLAN_ID</w:t>
      </w:r>
      <w:r>
        <w:rPr>
          <w:color w:val="000000"/>
        </w:rPr>
        <w:t> from </w:t>
      </w:r>
      <w:r>
        <w:rPr>
          <w:rStyle w:val="HTMLCode"/>
          <w:color w:val="000000"/>
        </w:rPr>
        <w:t>createCheckoutSession</w:t>
      </w:r>
      <w:r>
        <w:rPr>
          <w:color w:val="000000"/>
        </w:rPr>
        <w:t xml:space="preserve">'s secrets declaration (they were never used inside that function; the comparison was in </w:t>
      </w:r>
      <w:proofErr w:type="spellStart"/>
      <w:r>
        <w:rPr>
          <w:color w:val="000000"/>
        </w:rPr>
        <w:t>squareWebhook</w:t>
      </w:r>
      <w:proofErr w:type="spellEnd"/>
      <w:r>
        <w:rPr>
          <w:color w:val="000000"/>
        </w:rPr>
        <w:t xml:space="preserve"> which didn't declare them). </w:t>
      </w:r>
      <w:r>
        <w:rPr>
          <w:rStyle w:val="Strong"/>
          <w:color w:val="000000"/>
        </w:rPr>
        <w:t xml:space="preserve">Fix 3 — </w:t>
      </w:r>
      <w:proofErr w:type="spellStart"/>
      <w:r>
        <w:rPr>
          <w:rStyle w:val="Strong"/>
          <w:color w:val="000000"/>
        </w:rPr>
        <w:t>Idempotency</w:t>
      </w:r>
      <w:proofErr w:type="spellEnd"/>
      <w:r>
        <w:rPr>
          <w:rStyle w:val="Strong"/>
          <w:color w:val="000000"/>
        </w:rPr>
        <w:t xml:space="preserve"> key (LAUNCH BLOCKER — double charge risk):</w:t>
      </w:r>
      <w:r>
        <w:rPr>
          <w:color w:val="000000"/>
        </w:rPr>
        <w:t> </w:t>
      </w:r>
      <w:r>
        <w:rPr>
          <w:rStyle w:val="HTMLCode"/>
          <w:color w:val="000000"/>
        </w:rPr>
        <w:t>checkout-${</w:t>
      </w:r>
      <w:proofErr w:type="spellStart"/>
      <w:r>
        <w:rPr>
          <w:rStyle w:val="HTMLCode"/>
          <w:color w:val="000000"/>
        </w:rPr>
        <w:t>uid</w:t>
      </w:r>
      <w:proofErr w:type="spellEnd"/>
      <w:r>
        <w:rPr>
          <w:rStyle w:val="HTMLCode"/>
          <w:color w:val="000000"/>
        </w:rPr>
        <w:t>}-${plan}-${</w:t>
      </w:r>
      <w:proofErr w:type="spellStart"/>
      <w:r>
        <w:rPr>
          <w:rStyle w:val="HTMLCode"/>
          <w:color w:val="000000"/>
        </w:rPr>
        <w:t>Date.now</w:t>
      </w:r>
      <w:proofErr w:type="spellEnd"/>
      <w:r>
        <w:rPr>
          <w:rStyle w:val="HTMLCode"/>
          <w:color w:val="000000"/>
        </w:rPr>
        <w:t>()}</w:t>
      </w:r>
      <w:r>
        <w:rPr>
          <w:color w:val="000000"/>
        </w:rPr>
        <w:t> generated a unique key on every call, defeating Square's duplicate-charge protection. Changed to </w:t>
      </w:r>
      <w:r>
        <w:rPr>
          <w:rStyle w:val="HTMLCode"/>
          <w:color w:val="000000"/>
        </w:rPr>
        <w:t>checkout-${</w:t>
      </w:r>
      <w:proofErr w:type="spellStart"/>
      <w:r>
        <w:rPr>
          <w:rStyle w:val="HTMLCode"/>
          <w:color w:val="000000"/>
        </w:rPr>
        <w:t>uid</w:t>
      </w:r>
      <w:proofErr w:type="spellEnd"/>
      <w:r>
        <w:rPr>
          <w:rStyle w:val="HTMLCode"/>
          <w:color w:val="000000"/>
        </w:rPr>
        <w:t>}-${plan}-${</w:t>
      </w:r>
      <w:proofErr w:type="spellStart"/>
      <w:r>
        <w:rPr>
          <w:rStyle w:val="HTMLCode"/>
          <w:color w:val="000000"/>
        </w:rPr>
        <w:t>Math.floor</w:t>
      </w:r>
      <w:proofErr w:type="spellEnd"/>
      <w:r>
        <w:rPr>
          <w:rStyle w:val="HTMLCode"/>
          <w:color w:val="000000"/>
        </w:rPr>
        <w:t>(</w:t>
      </w:r>
      <w:proofErr w:type="spellStart"/>
      <w:r>
        <w:rPr>
          <w:rStyle w:val="HTMLCode"/>
          <w:color w:val="000000"/>
        </w:rPr>
        <w:t>Date.now</w:t>
      </w:r>
      <w:proofErr w:type="spellEnd"/>
      <w:r>
        <w:rPr>
          <w:rStyle w:val="HTMLCode"/>
          <w:color w:val="000000"/>
        </w:rPr>
        <w:t>() / 3600000)}</w:t>
      </w:r>
      <w:r>
        <w:rPr>
          <w:color w:val="000000"/>
        </w:rPr>
        <w:t xml:space="preserve"> — same </w:t>
      </w:r>
      <w:proofErr w:type="spellStart"/>
      <w:r>
        <w:rPr>
          <w:color w:val="000000"/>
        </w:rPr>
        <w:t>user+plan</w:t>
      </w:r>
      <w:proofErr w:type="spellEnd"/>
      <w:r>
        <w:rPr>
          <w:color w:val="000000"/>
        </w:rPr>
        <w:t xml:space="preserve"> within any 1-hour window reuses the same key, blocking accidental double-charges from double-clicks or slow-network retries. </w:t>
      </w:r>
      <w:r>
        <w:rPr>
          <w:rStyle w:val="Strong"/>
          <w:color w:val="000000"/>
        </w:rPr>
        <w:t xml:space="preserve">Fix 4 — OAuth initiation </w:t>
      </w:r>
      <w:proofErr w:type="spellStart"/>
      <w:r>
        <w:rPr>
          <w:rStyle w:val="Strong"/>
          <w:color w:val="000000"/>
        </w:rPr>
        <w:t>auth</w:t>
      </w:r>
      <w:proofErr w:type="spellEnd"/>
      <w:r>
        <w:rPr>
          <w:rStyle w:val="Strong"/>
          <w:color w:val="000000"/>
        </w:rPr>
        <w:t xml:space="preserve"> (LAUNCH BLOCKER):</w:t>
      </w:r>
      <w:r>
        <w:rPr>
          <w:color w:val="000000"/>
        </w:rPr>
        <w:t> </w:t>
      </w:r>
      <w:proofErr w:type="spellStart"/>
      <w:r>
        <w:rPr>
          <w:rStyle w:val="HTMLCode"/>
          <w:color w:val="000000"/>
        </w:rPr>
        <w:t>initiateGoogleOAuth</w:t>
      </w:r>
      <w:proofErr w:type="spellEnd"/>
      <w:r>
        <w:rPr>
          <w:color w:val="000000"/>
        </w:rPr>
        <w:t> and </w:t>
      </w:r>
      <w:proofErr w:type="spellStart"/>
      <w:r>
        <w:rPr>
          <w:rStyle w:val="HTMLCode"/>
          <w:color w:val="000000"/>
        </w:rPr>
        <w:t>initiateFacebookOAuth</w:t>
      </w:r>
      <w:proofErr w:type="spellEnd"/>
      <w:r>
        <w:rPr>
          <w:color w:val="000000"/>
        </w:rPr>
        <w:t xml:space="preserve"> read </w:t>
      </w:r>
      <w:proofErr w:type="spellStart"/>
      <w:r>
        <w:rPr>
          <w:color w:val="000000"/>
        </w:rPr>
        <w:t>uid</w:t>
      </w:r>
      <w:proofErr w:type="spellEnd"/>
      <w:r>
        <w:rPr>
          <w:color w:val="000000"/>
        </w:rPr>
        <w:t xml:space="preserve"> from </w:t>
      </w:r>
      <w:proofErr w:type="spellStart"/>
      <w:r>
        <w:rPr>
          <w:rStyle w:val="HTMLCode"/>
          <w:color w:val="000000"/>
        </w:rPr>
        <w:t>req.query</w:t>
      </w:r>
      <w:proofErr w:type="spellEnd"/>
      <w:r>
        <w:rPr>
          <w:color w:val="000000"/>
        </w:rPr>
        <w:t> with no bearer token check — anyone could initiate an OAuth flow for another user's business. Both now call </w:t>
      </w:r>
      <w:proofErr w:type="spellStart"/>
      <w:r>
        <w:rPr>
          <w:rStyle w:val="HTMLCode"/>
          <w:color w:val="000000"/>
        </w:rPr>
        <w:t>verifyBearer</w:t>
      </w:r>
      <w:proofErr w:type="spellEnd"/>
      <w:r>
        <w:rPr>
          <w:rStyle w:val="HTMLCode"/>
          <w:color w:val="000000"/>
        </w:rPr>
        <w:t>(</w:t>
      </w:r>
      <w:proofErr w:type="spellStart"/>
      <w:r>
        <w:rPr>
          <w:rStyle w:val="HTMLCode"/>
          <w:color w:val="000000"/>
        </w:rPr>
        <w:t>req</w:t>
      </w:r>
      <w:proofErr w:type="spellEnd"/>
      <w:r>
        <w:rPr>
          <w:rStyle w:val="HTMLCode"/>
          <w:color w:val="000000"/>
        </w:rPr>
        <w:t>)</w:t>
      </w:r>
      <w:r>
        <w:rPr>
          <w:color w:val="000000"/>
        </w:rPr>
        <w:t>, use </w:t>
      </w:r>
      <w:proofErr w:type="spellStart"/>
      <w:r>
        <w:rPr>
          <w:rStyle w:val="HTMLCode"/>
          <w:color w:val="000000"/>
        </w:rPr>
        <w:t>decoded.uid</w:t>
      </w:r>
      <w:proofErr w:type="spellEnd"/>
      <w:r>
        <w:rPr>
          <w:color w:val="000000"/>
        </w:rPr>
        <w:t>, and verify that </w:t>
      </w:r>
      <w:r>
        <w:rPr>
          <w:rStyle w:val="HTMLCode"/>
          <w:color w:val="000000"/>
        </w:rPr>
        <w:t>businesses/{</w:t>
      </w:r>
      <w:proofErr w:type="spellStart"/>
      <w:r>
        <w:rPr>
          <w:rStyle w:val="HTMLCode"/>
          <w:color w:val="000000"/>
        </w:rPr>
        <w:t>businessId</w:t>
      </w:r>
      <w:proofErr w:type="spellEnd"/>
      <w:r>
        <w:rPr>
          <w:rStyle w:val="HTMLCode"/>
          <w:color w:val="000000"/>
        </w:rPr>
        <w:t>}.</w:t>
      </w:r>
      <w:proofErr w:type="spellStart"/>
      <w:r>
        <w:rPr>
          <w:rStyle w:val="HTMLCode"/>
          <w:color w:val="000000"/>
        </w:rPr>
        <w:t>uid</w:t>
      </w:r>
      <w:proofErr w:type="spellEnd"/>
      <w:r>
        <w:rPr>
          <w:rStyle w:val="HTMLCode"/>
          <w:color w:val="000000"/>
        </w:rPr>
        <w:t xml:space="preserve"> === </w:t>
      </w:r>
      <w:proofErr w:type="spellStart"/>
      <w:r>
        <w:rPr>
          <w:rStyle w:val="HTMLCode"/>
          <w:color w:val="000000"/>
        </w:rPr>
        <w:t>decoded.uid</w:t>
      </w:r>
      <w:proofErr w:type="spellEnd"/>
      <w:r>
        <w:rPr>
          <w:color w:val="000000"/>
        </w:rPr>
        <w:t> before writing the nonce. </w:t>
      </w:r>
      <w:r>
        <w:rPr>
          <w:rStyle w:val="Strong"/>
          <w:color w:val="000000"/>
        </w:rPr>
        <w:t xml:space="preserve">Fix 5 — </w:t>
      </w:r>
      <w:proofErr w:type="spellStart"/>
      <w:r>
        <w:rPr>
          <w:rStyle w:val="Strong"/>
          <w:color w:val="000000"/>
        </w:rPr>
        <w:t>postToBing</w:t>
      </w:r>
      <w:proofErr w:type="spellEnd"/>
      <w:r>
        <w:rPr>
          <w:rStyle w:val="Strong"/>
          <w:color w:val="000000"/>
        </w:rPr>
        <w:t xml:space="preserve"> + </w:t>
      </w:r>
      <w:proofErr w:type="spellStart"/>
      <w:r>
        <w:rPr>
          <w:rStyle w:val="Strong"/>
          <w:color w:val="000000"/>
        </w:rPr>
        <w:t>postToAppleMaps</w:t>
      </w:r>
      <w:proofErr w:type="spellEnd"/>
      <w:r>
        <w:rPr>
          <w:rStyle w:val="Strong"/>
          <w:color w:val="000000"/>
        </w:rPr>
        <w:t xml:space="preserve"> job ownership:</w:t>
      </w:r>
      <w:r>
        <w:rPr>
          <w:color w:val="000000"/>
        </w:rPr>
        <w:t xml:space="preserve"> Both functions verified </w:t>
      </w:r>
      <w:proofErr w:type="spellStart"/>
      <w:r>
        <w:rPr>
          <w:color w:val="000000"/>
        </w:rPr>
        <w:t>auth</w:t>
      </w:r>
      <w:proofErr w:type="spellEnd"/>
      <w:r>
        <w:rPr>
          <w:color w:val="000000"/>
        </w:rPr>
        <w:t xml:space="preserve"> but never checked the job belonged to the caller. Any authenticated user could mark another user's job </w:t>
      </w:r>
      <w:proofErr w:type="spellStart"/>
      <w:r>
        <w:rPr>
          <w:rStyle w:val="HTMLCode"/>
          <w:color w:val="000000"/>
        </w:rPr>
        <w:t>manual_required</w:t>
      </w:r>
      <w:proofErr w:type="spellEnd"/>
      <w:r>
        <w:rPr>
          <w:color w:val="000000"/>
        </w:rPr>
        <w:t>. Both now fetch the job first and check </w:t>
      </w:r>
      <w:proofErr w:type="spellStart"/>
      <w:r>
        <w:rPr>
          <w:rStyle w:val="HTMLCode"/>
          <w:color w:val="000000"/>
        </w:rPr>
        <w:t>job.uid</w:t>
      </w:r>
      <w:proofErr w:type="spellEnd"/>
      <w:r>
        <w:rPr>
          <w:rStyle w:val="HTMLCode"/>
          <w:color w:val="000000"/>
        </w:rPr>
        <w:t xml:space="preserve"> === </w:t>
      </w:r>
      <w:proofErr w:type="spellStart"/>
      <w:r>
        <w:rPr>
          <w:rStyle w:val="HTMLCode"/>
          <w:color w:val="000000"/>
        </w:rPr>
        <w:t>decoded.uid</w:t>
      </w:r>
      <w:proofErr w:type="spellEnd"/>
      <w:r>
        <w:rPr>
          <w:color w:val="000000"/>
        </w:rPr>
        <w:t>, returning 403 if mismatched. </w:t>
      </w:r>
      <w:r>
        <w:rPr>
          <w:rStyle w:val="Strong"/>
          <w:color w:val="000000"/>
        </w:rPr>
        <w:t>Fix 6 — Log label (cosmetic):</w:t>
      </w:r>
      <w:r>
        <w:rPr>
          <w:color w:val="000000"/>
        </w:rPr>
        <w:t> </w:t>
      </w:r>
      <w:proofErr w:type="spellStart"/>
      <w:r>
        <w:rPr>
          <w:rStyle w:val="HTMLCode"/>
          <w:color w:val="000000"/>
        </w:rPr>
        <w:t>dispatchPublishJob</w:t>
      </w:r>
      <w:proofErr w:type="spellEnd"/>
      <w:r>
        <w:rPr>
          <w:color w:val="000000"/>
        </w:rPr>
        <w:t> catch block logged </w:t>
      </w:r>
      <w:proofErr w:type="spellStart"/>
      <w:r>
        <w:rPr>
          <w:rStyle w:val="HTMLCode"/>
          <w:color w:val="000000"/>
        </w:rPr>
        <w:t>jobCreatedTrigger</w:t>
      </w:r>
      <w:proofErr w:type="spellEnd"/>
      <w:r>
        <w:rPr>
          <w:color w:val="000000"/>
        </w:rPr>
        <w:t> (stale name from before function was renamed). Fixed to </w:t>
      </w:r>
      <w:proofErr w:type="spellStart"/>
      <w:r>
        <w:rPr>
          <w:rStyle w:val="HTMLCode"/>
          <w:color w:val="000000"/>
        </w:rPr>
        <w:t>dispatchPublishJob</w:t>
      </w:r>
      <w:proofErr w:type="spellEnd"/>
      <w:r>
        <w:rPr>
          <w:color w:val="000000"/>
        </w:rPr>
        <w:t>. </w:t>
      </w:r>
      <w:r>
        <w:rPr>
          <w:rStyle w:val="Strong"/>
          <w:color w:val="000000"/>
        </w:rPr>
        <w:t>Fix 7 — Stale comment (cosmetic):</w:t>
      </w:r>
      <w:r>
        <w:rPr>
          <w:color w:val="000000"/>
        </w:rPr>
        <w:t> </w:t>
      </w:r>
      <w:proofErr w:type="spellStart"/>
      <w:r>
        <w:rPr>
          <w:rStyle w:val="HTMLCode"/>
          <w:color w:val="000000"/>
        </w:rPr>
        <w:t>firestore.rules</w:t>
      </w:r>
      <w:proofErr w:type="spellEnd"/>
      <w:r>
        <w:rPr>
          <w:color w:val="000000"/>
        </w:rPr>
        <w:t xml:space="preserve"> line 77 referenced "Stripe </w:t>
      </w:r>
      <w:proofErr w:type="spellStart"/>
      <w:r>
        <w:rPr>
          <w:color w:val="000000"/>
        </w:rPr>
        <w:t>webhook</w:t>
      </w:r>
      <w:proofErr w:type="spellEnd"/>
      <w:r>
        <w:rPr>
          <w:color w:val="000000"/>
        </w:rPr>
        <w:t xml:space="preserve"> backend" — project uses Square. Fixed. All 7 functions + </w:t>
      </w:r>
      <w:proofErr w:type="spellStart"/>
      <w:r>
        <w:rPr>
          <w:color w:val="000000"/>
        </w:rPr>
        <w:t>Firestore</w:t>
      </w:r>
      <w:proofErr w:type="spellEnd"/>
      <w:r>
        <w:rPr>
          <w:color w:val="000000"/>
        </w:rPr>
        <w:t xml:space="preserve"> rules deployed. Playwright </w:t>
      </w:r>
      <w:r>
        <w:rPr>
          <w:rFonts w:ascii="Segoe UI Emoji" w:hAnsi="Segoe UI Emoji" w:cs="Segoe UI Emoji"/>
          <w:color w:val="000000"/>
        </w:rPr>
        <w:t>✅</w:t>
      </w:r>
      <w:r>
        <w:rPr>
          <w:color w:val="000000"/>
        </w:rPr>
        <w:t xml:space="preserve"> no errors. | | Jun 30, 2026 | </w:t>
      </w:r>
      <w:r>
        <w:rPr>
          <w:rStyle w:val="HTMLCode"/>
          <w:color w:val="000000"/>
        </w:rPr>
        <w:t>functions/</w:t>
      </w:r>
      <w:proofErr w:type="spellStart"/>
      <w:r>
        <w:rPr>
          <w:rStyle w:val="HTMLCode"/>
          <w:color w:val="000000"/>
        </w:rPr>
        <w:t>index.js</w:t>
      </w:r>
      <w:proofErr w:type="spellEnd"/>
      <w:r>
        <w:rPr>
          <w:color w:val="000000"/>
        </w:rPr>
        <w:t> — Pass 4 cross-cutting closure (3 items) | </w:t>
      </w:r>
      <w:r>
        <w:rPr>
          <w:rStyle w:val="Strong"/>
          <w:color w:val="000000"/>
        </w:rPr>
        <w:t xml:space="preserve">Fix 1 — YELP_API_KEY added to </w:t>
      </w:r>
      <w:proofErr w:type="spellStart"/>
      <w:r>
        <w:rPr>
          <w:rStyle w:val="Strong"/>
          <w:color w:val="000000"/>
        </w:rPr>
        <w:t>setOperatorSecret</w:t>
      </w:r>
      <w:proofErr w:type="spellEnd"/>
      <w:r>
        <w:rPr>
          <w:rStyle w:val="Strong"/>
          <w:color w:val="000000"/>
        </w:rPr>
        <w:t xml:space="preserve"> ALLOWED list:</w:t>
      </w:r>
      <w:r>
        <w:rPr>
          <w:color w:val="000000"/>
        </w:rPr>
        <w:t> </w:t>
      </w:r>
      <w:r>
        <w:rPr>
          <w:rStyle w:val="HTMLCode"/>
          <w:color w:val="000000"/>
        </w:rPr>
        <w:t>YELP_API_KEY</w:t>
      </w:r>
      <w:r>
        <w:rPr>
          <w:color w:val="000000"/>
        </w:rPr>
        <w:t> is actively used in two live Cloud Functions (</w:t>
      </w:r>
      <w:proofErr w:type="spellStart"/>
      <w:r>
        <w:rPr>
          <w:rStyle w:val="HTMLCode"/>
          <w:color w:val="000000"/>
        </w:rPr>
        <w:t>refreshYelpCategories</w:t>
      </w:r>
      <w:proofErr w:type="spellEnd"/>
      <w:r>
        <w:rPr>
          <w:color w:val="000000"/>
        </w:rPr>
        <w:t> line 1850 and </w:t>
      </w:r>
      <w:proofErr w:type="spellStart"/>
      <w:r>
        <w:rPr>
          <w:rStyle w:val="HTMLCode"/>
          <w:color w:val="000000"/>
        </w:rPr>
        <w:t>scheduledYelpCategoryRefresh</w:t>
      </w:r>
      <w:proofErr w:type="spellEnd"/>
      <w:r>
        <w:rPr>
          <w:color w:val="000000"/>
        </w:rPr>
        <w:t> line 2113) but was absent from </w:t>
      </w:r>
      <w:proofErr w:type="spellStart"/>
      <w:r>
        <w:rPr>
          <w:rStyle w:val="HTMLCode"/>
          <w:color w:val="000000"/>
        </w:rPr>
        <w:t>setOperatorSecret</w:t>
      </w:r>
      <w:r>
        <w:rPr>
          <w:color w:val="000000"/>
        </w:rPr>
        <w:t>'s</w:t>
      </w:r>
      <w:proofErr w:type="spellEnd"/>
      <w:r>
        <w:rPr>
          <w:color w:val="000000"/>
        </w:rPr>
        <w:t xml:space="preserve"> ALLOWED list — there was no way to set it through any supported path. Added to the list alongside the 11 existing secrets. </w:t>
      </w:r>
      <w:r>
        <w:rPr>
          <w:rStyle w:val="Strong"/>
          <w:color w:val="000000"/>
        </w:rPr>
        <w:t>Fix 2 — </w:t>
      </w:r>
      <w:proofErr w:type="spellStart"/>
      <w:r>
        <w:rPr>
          <w:rStyle w:val="HTMLCode"/>
          <w:b/>
          <w:bCs/>
          <w:color w:val="000000"/>
        </w:rPr>
        <w:t>googleOAuthCallback</w:t>
      </w:r>
      <w:proofErr w:type="spellEnd"/>
      <w:r>
        <w:rPr>
          <w:rStyle w:val="Strong"/>
          <w:color w:val="000000"/>
        </w:rPr>
        <w:t> and </w:t>
      </w:r>
      <w:proofErr w:type="spellStart"/>
      <w:r>
        <w:rPr>
          <w:rStyle w:val="HTMLCode"/>
          <w:b/>
          <w:bCs/>
          <w:color w:val="000000"/>
        </w:rPr>
        <w:t>facebookOAuthCallback</w:t>
      </w:r>
      <w:proofErr w:type="spellEnd"/>
      <w:r>
        <w:rPr>
          <w:rStyle w:val="Strong"/>
          <w:color w:val="000000"/>
        </w:rPr>
        <w:t> now declare explicit region:</w:t>
      </w:r>
      <w:r>
        <w:rPr>
          <w:color w:val="000000"/>
        </w:rPr>
        <w:t> Both functions had no </w:t>
      </w:r>
      <w:r>
        <w:rPr>
          <w:rStyle w:val="HTMLCode"/>
          <w:color w:val="000000"/>
        </w:rPr>
        <w:t>region:</w:t>
      </w:r>
      <w:r>
        <w:rPr>
          <w:color w:val="000000"/>
        </w:rPr>
        <w:t> in their </w:t>
      </w:r>
      <w:proofErr w:type="spellStart"/>
      <w:r>
        <w:rPr>
          <w:rStyle w:val="HTMLCode"/>
          <w:color w:val="000000"/>
        </w:rPr>
        <w:t>onRequest</w:t>
      </w:r>
      <w:proofErr w:type="spellEnd"/>
      <w:r>
        <w:rPr>
          <w:rStyle w:val="HTMLCode"/>
          <w:color w:val="000000"/>
        </w:rPr>
        <w:t>()</w:t>
      </w:r>
      <w:r>
        <w:rPr>
          <w:color w:val="000000"/>
        </w:rPr>
        <w:t> </w:t>
      </w:r>
      <w:proofErr w:type="spellStart"/>
      <w:r>
        <w:rPr>
          <w:color w:val="000000"/>
        </w:rPr>
        <w:t>config</w:t>
      </w:r>
      <w:proofErr w:type="spellEnd"/>
      <w:r>
        <w:rPr>
          <w:color w:val="000000"/>
        </w:rPr>
        <w:t xml:space="preserve"> while every hardcoded redirect URI in the file assumes </w:t>
      </w:r>
      <w:r>
        <w:rPr>
          <w:rStyle w:val="HTMLCode"/>
          <w:color w:val="000000"/>
        </w:rPr>
        <w:t>us-central1</w:t>
      </w:r>
      <w:r>
        <w:rPr>
          <w:color w:val="000000"/>
        </w:rPr>
        <w:t>. Firebase v2 defaults to </w:t>
      </w:r>
      <w:r>
        <w:rPr>
          <w:rStyle w:val="HTMLCode"/>
          <w:color w:val="000000"/>
        </w:rPr>
        <w:t>us-central1</w:t>
      </w:r>
      <w:r>
        <w:rPr>
          <w:color w:val="000000"/>
        </w:rPr>
        <w:t> so functionally correct, but explicit declaration closes the ambiguity on the most URL-sensitive code in the codebase. </w:t>
      </w:r>
      <w:r>
        <w:rPr>
          <w:rStyle w:val="Strong"/>
          <w:color w:val="000000"/>
        </w:rPr>
        <w:t xml:space="preserve">Fix 3 — </w:t>
      </w:r>
      <w:proofErr w:type="spellStart"/>
      <w:r>
        <w:rPr>
          <w:rStyle w:val="Strong"/>
          <w:color w:val="000000"/>
        </w:rPr>
        <w:t>setOperatorSecret</w:t>
      </w:r>
      <w:proofErr w:type="spellEnd"/>
      <w:r>
        <w:rPr>
          <w:rStyle w:val="Strong"/>
          <w:color w:val="000000"/>
        </w:rPr>
        <w:t xml:space="preserve"> reference doc created:</w:t>
      </w:r>
      <w:r>
        <w:rPr>
          <w:color w:val="000000"/>
        </w:rPr>
        <w:t> </w:t>
      </w:r>
      <w:r>
        <w:rPr>
          <w:rStyle w:val="HTMLCode"/>
          <w:color w:val="000000"/>
        </w:rPr>
        <w:t>download/</w:t>
      </w:r>
      <w:proofErr w:type="spellStart"/>
      <w:r>
        <w:rPr>
          <w:rStyle w:val="HTMLCode"/>
          <w:color w:val="000000"/>
        </w:rPr>
        <w:t>setOperatorSecret-reference.md</w:t>
      </w:r>
      <w:proofErr w:type="spellEnd"/>
      <w:r>
        <w:rPr>
          <w:color w:val="000000"/>
        </w:rPr>
        <w:t> documents the endpoint URL, required Authorization header, how to get a bearer token from the browser console, the complete accepted secret list with descriptions, and a working curl example. </w:t>
      </w:r>
      <w:r>
        <w:rPr>
          <w:rStyle w:val="Strong"/>
          <w:color w:val="000000"/>
        </w:rPr>
        <w:t>Pass 4 false positives cleared:</w:t>
      </w:r>
      <w:r>
        <w:rPr>
          <w:color w:val="000000"/>
        </w:rPr>
        <w:t> </w:t>
      </w:r>
      <w:proofErr w:type="spellStart"/>
      <w:r>
        <w:rPr>
          <w:color w:val="000000"/>
        </w:rPr>
        <w:t>storage.rules</w:t>
      </w:r>
      <w:proofErr w:type="spellEnd"/>
      <w:r>
        <w:rPr>
          <w:color w:val="000000"/>
        </w:rPr>
        <w:t xml:space="preserve"> flagged as missing — it exists, is deployed, and its </w:t>
      </w:r>
      <w:r>
        <w:rPr>
          <w:rStyle w:val="HTMLCode"/>
          <w:color w:val="000000"/>
        </w:rPr>
        <w:t>/photos/{</w:t>
      </w:r>
      <w:proofErr w:type="spellStart"/>
      <w:r>
        <w:rPr>
          <w:rStyle w:val="HTMLCode"/>
          <w:color w:val="000000"/>
        </w:rPr>
        <w:t>uid</w:t>
      </w:r>
      <w:proofErr w:type="spellEnd"/>
      <w:r>
        <w:rPr>
          <w:rStyle w:val="HTMLCode"/>
          <w:color w:val="000000"/>
        </w:rPr>
        <w:t>}/{</w:t>
      </w:r>
      <w:proofErr w:type="spellStart"/>
      <w:r>
        <w:rPr>
          <w:rStyle w:val="HTMLCode"/>
          <w:color w:val="000000"/>
        </w:rPr>
        <w:t>allPaths</w:t>
      </w:r>
      <w:proofErr w:type="spellEnd"/>
      <w:r>
        <w:rPr>
          <w:rStyle w:val="HTMLCode"/>
          <w:color w:val="000000"/>
        </w:rPr>
        <w:t>=**}</w:t>
      </w:r>
      <w:r>
        <w:rPr>
          <w:color w:val="000000"/>
        </w:rPr>
        <w:t xml:space="preserve"> path matches </w:t>
      </w:r>
      <w:proofErr w:type="spellStart"/>
      <w:r>
        <w:rPr>
          <w:color w:val="000000"/>
        </w:rPr>
        <w:t>BlastyBiz.html's</w:t>
      </w:r>
      <w:proofErr w:type="spellEnd"/>
      <w:r>
        <w:rPr>
          <w:color w:val="000000"/>
        </w:rPr>
        <w:t> </w:t>
      </w:r>
      <w:r>
        <w:rPr>
          <w:rStyle w:val="HTMLCode"/>
          <w:color w:val="000000"/>
        </w:rPr>
        <w:t>photos/${</w:t>
      </w:r>
      <w:proofErr w:type="spellStart"/>
      <w:r>
        <w:rPr>
          <w:rStyle w:val="HTMLCode"/>
          <w:color w:val="000000"/>
        </w:rPr>
        <w:t>currentUser.uid</w:t>
      </w:r>
      <w:proofErr w:type="spellEnd"/>
      <w:r>
        <w:rPr>
          <w:rStyle w:val="HTMLCode"/>
          <w:color w:val="000000"/>
        </w:rPr>
        <w:t>}/...</w:t>
      </w:r>
      <w:r>
        <w:rPr>
          <w:color w:val="000000"/>
        </w:rPr>
        <w:t xml:space="preserve"> upload path exactly. All </w:t>
      </w:r>
      <w:r>
        <w:rPr>
          <w:color w:val="000000"/>
        </w:rPr>
        <w:lastRenderedPageBreak/>
        <w:t xml:space="preserve">Pass 6 table items marked OPEN were already fixed in Passes 1-3. Playwright </w:t>
      </w:r>
      <w:r>
        <w:rPr>
          <w:rFonts w:ascii="Segoe UI Emoji" w:hAnsi="Segoe UI Emoji" w:cs="Segoe UI Emoji"/>
          <w:color w:val="000000"/>
        </w:rPr>
        <w:t>✅</w:t>
      </w:r>
      <w:r>
        <w:rPr>
          <w:color w:val="000000"/>
        </w:rPr>
        <w:t xml:space="preserve"> | | Jun 30, 2026 | </w:t>
      </w:r>
      <w:proofErr w:type="spellStart"/>
      <w:r>
        <w:rPr>
          <w:rStyle w:val="HTMLCode"/>
          <w:color w:val="000000"/>
        </w:rPr>
        <w:t>global-style.css?v</w:t>
      </w:r>
      <w:proofErr w:type="spellEnd"/>
      <w:r>
        <w:rPr>
          <w:rStyle w:val="HTMLCode"/>
          <w:color w:val="000000"/>
        </w:rPr>
        <w:t>=2</w:t>
      </w:r>
      <w:r>
        <w:rPr>
          <w:color w:val="000000"/>
        </w:rPr>
        <w:t> — Style System Consolidation: all duplicate/conflicting CSS rules resolved | </w:t>
      </w:r>
      <w:r>
        <w:rPr>
          <w:rStyle w:val="Strong"/>
          <w:color w:val="000000"/>
        </w:rPr>
        <w:t>Source:</w:t>
      </w:r>
      <w:r>
        <w:rPr>
          <w:color w:val="000000"/>
        </w:rPr>
        <w:t> BlastyBiz_Style_System_Pass1_Verified_Handoff (Ghost + Claude-verified). Stylesheet version bumped from </w:t>
      </w:r>
      <w:r>
        <w:rPr>
          <w:rStyle w:val="HTMLCode"/>
          <w:color w:val="000000"/>
        </w:rPr>
        <w:t>?v=1</w:t>
      </w:r>
      <w:r>
        <w:rPr>
          <w:color w:val="000000"/>
        </w:rPr>
        <w:t> → </w:t>
      </w:r>
      <w:r>
        <w:rPr>
          <w:rStyle w:val="HTMLCode"/>
          <w:color w:val="000000"/>
        </w:rPr>
        <w:t>?v=2</w:t>
      </w:r>
      <w:r>
        <w:rPr>
          <w:color w:val="000000"/>
        </w:rPr>
        <w:t> on all 23 HTML pages. </w:t>
      </w:r>
      <w:r>
        <w:rPr>
          <w:rStyle w:val="Strong"/>
          <w:color w:val="000000"/>
        </w:rPr>
        <w:t>Category A — Real conflicts (cascade silent overrides):</w:t>
      </w:r>
      <w:r>
        <w:rPr>
          <w:color w:val="000000"/>
        </w:rPr>
        <w:t> (1) </w:t>
      </w:r>
      <w:r>
        <w:rPr>
          <w:rStyle w:val="HTMLCode"/>
          <w:color w:val="000000"/>
        </w:rPr>
        <w:t>.hero</w:t>
      </w:r>
      <w:r>
        <w:rPr>
          <w:color w:val="000000"/>
        </w:rPr>
        <w:t xml:space="preserve"> at Connected-page section was </w:t>
      </w:r>
      <w:proofErr w:type="spellStart"/>
      <w:r>
        <w:rPr>
          <w:color w:val="000000"/>
        </w:rPr>
        <w:t>unscoped</w:t>
      </w:r>
      <w:proofErr w:type="spellEnd"/>
      <w:r>
        <w:rPr>
          <w:color w:val="000000"/>
        </w:rPr>
        <w:t>, causing </w:t>
      </w:r>
      <w:proofErr w:type="spellStart"/>
      <w:r>
        <w:rPr>
          <w:rStyle w:val="HTMLCode"/>
          <w:color w:val="000000"/>
        </w:rPr>
        <w:t>text-align:center</w:t>
      </w:r>
      <w:proofErr w:type="spellEnd"/>
      <w:r>
        <w:rPr>
          <w:rStyle w:val="HTMLCode"/>
          <w:color w:val="000000"/>
        </w:rPr>
        <w:t>; margin-bottom:28px</w:t>
      </w:r>
      <w:r>
        <w:rPr>
          <w:color w:val="000000"/>
        </w:rPr>
        <w:t> to override Home's marketing hero and Admin section headers everywhere → scoped to </w:t>
      </w:r>
      <w:proofErr w:type="spellStart"/>
      <w:r>
        <w:rPr>
          <w:rStyle w:val="HTMLCode"/>
          <w:color w:val="000000"/>
        </w:rPr>
        <w:t>body.connected</w:t>
      </w:r>
      <w:proofErr w:type="spellEnd"/>
      <w:r>
        <w:rPr>
          <w:rStyle w:val="HTMLCode"/>
          <w:color w:val="000000"/>
        </w:rPr>
        <w:t>-page .hero</w:t>
      </w:r>
      <w:r>
        <w:rPr>
          <w:color w:val="000000"/>
        </w:rPr>
        <w:t>. (2) </w:t>
      </w:r>
      <w:r>
        <w:rPr>
          <w:rStyle w:val="HTMLCode"/>
          <w:color w:val="000000"/>
        </w:rPr>
        <w:t>.platform-icon</w:t>
      </w:r>
      <w:r>
        <w:rPr>
          <w:color w:val="000000"/>
        </w:rPr>
        <w:t> 48px (Connect page card icons) was overriding the 40px dark-</w:t>
      </w:r>
      <w:proofErr w:type="spellStart"/>
      <w:r>
        <w:rPr>
          <w:color w:val="000000"/>
        </w:rPr>
        <w:t>bg</w:t>
      </w:r>
      <w:proofErr w:type="spellEnd"/>
      <w:r>
        <w:rPr>
          <w:color w:val="000000"/>
        </w:rPr>
        <w:t xml:space="preserve"> version used by Dashboard activity/task rows → scoped to </w:t>
      </w:r>
      <w:r>
        <w:rPr>
          <w:rStyle w:val="HTMLCode"/>
          <w:color w:val="000000"/>
        </w:rPr>
        <w:t>.platform-card .platform-icon</w:t>
      </w:r>
      <w:r>
        <w:rPr>
          <w:color w:val="000000"/>
        </w:rPr>
        <w:t>. (3) </w:t>
      </w:r>
      <w:r>
        <w:rPr>
          <w:rStyle w:val="HTMLCode"/>
          <w:color w:val="000000"/>
        </w:rPr>
        <w:t>.stat-</w:t>
      </w:r>
      <w:proofErr w:type="spellStart"/>
      <w:r>
        <w:rPr>
          <w:rStyle w:val="HTMLCode"/>
          <w:color w:val="000000"/>
        </w:rPr>
        <w:t>num</w:t>
      </w:r>
      <w:proofErr w:type="spellEnd"/>
      <w:r>
        <w:rPr>
          <w:color w:val="000000"/>
        </w:rPr>
        <w:t> 48px (Connect page stat-card) overrode the 34px compact stat used by Dashboard grid → scoped to </w:t>
      </w:r>
      <w:r>
        <w:rPr>
          <w:rStyle w:val="HTMLCode"/>
          <w:color w:val="000000"/>
        </w:rPr>
        <w:t>.stat-card .stat-</w:t>
      </w:r>
      <w:proofErr w:type="spellStart"/>
      <w:r>
        <w:rPr>
          <w:rStyle w:val="HTMLCode"/>
          <w:color w:val="000000"/>
        </w:rPr>
        <w:t>num</w:t>
      </w:r>
      <w:proofErr w:type="spellEnd"/>
      <w:r>
        <w:rPr>
          <w:color w:val="000000"/>
        </w:rPr>
        <w:t> (and </w:t>
      </w:r>
      <w:r>
        <w:rPr>
          <w:rStyle w:val="HTMLCode"/>
          <w:color w:val="000000"/>
        </w:rPr>
        <w:t>.stat-card .stat-label</w:t>
      </w:r>
      <w:r>
        <w:rPr>
          <w:color w:val="000000"/>
        </w:rPr>
        <w:t>, </w:t>
      </w:r>
      <w:r>
        <w:rPr>
          <w:rStyle w:val="HTMLCode"/>
          <w:color w:val="000000"/>
        </w:rPr>
        <w:t>.stat-card .stat-label strong</w:t>
      </w:r>
      <w:r>
        <w:rPr>
          <w:color w:val="000000"/>
        </w:rPr>
        <w:t>). (4) Duplicate </w:t>
      </w:r>
      <w:r>
        <w:rPr>
          <w:rStyle w:val="HTMLCode"/>
          <w:color w:val="000000"/>
        </w:rPr>
        <w:t>.</w:t>
      </w:r>
      <w:proofErr w:type="spellStart"/>
      <w:r>
        <w:rPr>
          <w:rStyle w:val="HTMLCode"/>
          <w:color w:val="000000"/>
        </w:rPr>
        <w:t>btn</w:t>
      </w:r>
      <w:proofErr w:type="spellEnd"/>
      <w:r>
        <w:rPr>
          <w:color w:val="000000"/>
        </w:rPr>
        <w:t> base at line 482 (</w:t>
      </w:r>
      <w:proofErr w:type="spellStart"/>
      <w:r>
        <w:rPr>
          <w:rStyle w:val="HTMLCode"/>
          <w:color w:val="000000"/>
        </w:rPr>
        <w:t>border:none</w:t>
      </w:r>
      <w:proofErr w:type="spellEnd"/>
      <w:r>
        <w:rPr>
          <w:rStyle w:val="HTMLCode"/>
          <w:color w:val="000000"/>
        </w:rPr>
        <w:t>; border-radius:12px</w:t>
      </w:r>
      <w:r>
        <w:rPr>
          <w:color w:val="000000"/>
        </w:rPr>
        <w:t>) conflicted with the more complete outline-ghost </w:t>
      </w:r>
      <w:r>
        <w:rPr>
          <w:rStyle w:val="HTMLCode"/>
          <w:color w:val="000000"/>
        </w:rPr>
        <w:t>.</w:t>
      </w:r>
      <w:proofErr w:type="spellStart"/>
      <w:r>
        <w:rPr>
          <w:rStyle w:val="HTMLCode"/>
          <w:color w:val="000000"/>
        </w:rPr>
        <w:t>btn</w:t>
      </w:r>
      <w:proofErr w:type="spellEnd"/>
      <w:r>
        <w:rPr>
          <w:color w:val="000000"/>
        </w:rPr>
        <w:t> at line 1195 (</w:t>
      </w:r>
      <w:r>
        <w:rPr>
          <w:rStyle w:val="HTMLCode"/>
          <w:color w:val="000000"/>
        </w:rPr>
        <w:t xml:space="preserve">border:1px solid </w:t>
      </w:r>
      <w:proofErr w:type="spellStart"/>
      <w:r>
        <w:rPr>
          <w:rStyle w:val="HTMLCode"/>
          <w:color w:val="000000"/>
        </w:rPr>
        <w:t>var</w:t>
      </w:r>
      <w:proofErr w:type="spellEnd"/>
      <w:r>
        <w:rPr>
          <w:rStyle w:val="HTMLCode"/>
          <w:color w:val="000000"/>
        </w:rPr>
        <w:t>(--border); border-radius:10px</w:t>
      </w:r>
      <w:r>
        <w:rPr>
          <w:color w:val="000000"/>
        </w:rPr>
        <w:t>) — incomplete first definition removed; line 1195 is now the single canonical </w:t>
      </w:r>
      <w:r>
        <w:rPr>
          <w:rStyle w:val="HTMLCode"/>
          <w:color w:val="000000"/>
        </w:rPr>
        <w:t>.</w:t>
      </w:r>
      <w:proofErr w:type="spellStart"/>
      <w:r>
        <w:rPr>
          <w:rStyle w:val="HTMLCode"/>
          <w:color w:val="000000"/>
        </w:rPr>
        <w:t>btn</w:t>
      </w:r>
      <w:proofErr w:type="spellEnd"/>
      <w:r>
        <w:rPr>
          <w:color w:val="000000"/>
        </w:rPr>
        <w:t> definition, changing nothing visually since it already won the cascade. </w:t>
      </w:r>
      <w:r>
        <w:rPr>
          <w:rStyle w:val="Strong"/>
          <w:color w:val="000000"/>
        </w:rPr>
        <w:t>Category B — Minor drift (reconciled):</w:t>
      </w:r>
      <w:r>
        <w:rPr>
          <w:color w:val="000000"/>
        </w:rPr>
        <w:t> (5) </w:t>
      </w:r>
      <w:r>
        <w:rPr>
          <w:rStyle w:val="HTMLCode"/>
          <w:color w:val="000000"/>
        </w:rPr>
        <w:t>.stat</w:t>
      </w:r>
      <w:r>
        <w:rPr>
          <w:color w:val="000000"/>
        </w:rPr>
        <w:t> background changed from hardcoded </w:t>
      </w:r>
      <w:r>
        <w:rPr>
          <w:rStyle w:val="HTMLCode"/>
          <w:color w:val="000000"/>
        </w:rPr>
        <w:t>#081008</w:t>
      </w:r>
      <w:r>
        <w:rPr>
          <w:color w:val="000000"/>
        </w:rPr>
        <w:t> → </w:t>
      </w:r>
      <w:proofErr w:type="spellStart"/>
      <w:r>
        <w:rPr>
          <w:rStyle w:val="HTMLCode"/>
          <w:color w:val="000000"/>
        </w:rPr>
        <w:t>var</w:t>
      </w:r>
      <w:proofErr w:type="spellEnd"/>
      <w:r>
        <w:rPr>
          <w:rStyle w:val="HTMLCode"/>
          <w:color w:val="000000"/>
        </w:rPr>
        <w:t>(--panel)</w:t>
      </w:r>
      <w:r>
        <w:rPr>
          <w:color w:val="000000"/>
        </w:rPr>
        <w:t> token; admin section duplicate </w:t>
      </w:r>
      <w:r>
        <w:rPr>
          <w:rStyle w:val="HTMLCode"/>
          <w:color w:val="000000"/>
        </w:rPr>
        <w:t>.stat</w:t>
      </w:r>
      <w:r>
        <w:rPr>
          <w:color w:val="000000"/>
        </w:rPr>
        <w:t> removed. (6) </w:t>
      </w:r>
      <w:r>
        <w:rPr>
          <w:rStyle w:val="HTMLCode"/>
          <w:color w:val="000000"/>
        </w:rPr>
        <w:t>.two-col</w:t>
      </w:r>
      <w:r>
        <w:rPr>
          <w:color w:val="000000"/>
        </w:rPr>
        <w:t> — first occurrence was missing </w:t>
      </w:r>
      <w:r>
        <w:rPr>
          <w:rStyle w:val="HTMLCode"/>
          <w:color w:val="000000"/>
        </w:rPr>
        <w:t>margin-bottom:16px</w:t>
      </w:r>
      <w:r>
        <w:rPr>
          <w:color w:val="000000"/>
        </w:rPr>
        <w:t>; added. Admin section duplicate removed. (7) </w:t>
      </w:r>
      <w:r>
        <w:rPr>
          <w:rStyle w:val="HTMLCode"/>
          <w:color w:val="000000"/>
        </w:rPr>
        <w:t>.flex-1</w:t>
      </w:r>
      <w:r>
        <w:rPr>
          <w:color w:val="000000"/>
        </w:rPr>
        <w:t> — admin section had </w:t>
      </w:r>
      <w:r>
        <w:rPr>
          <w:rStyle w:val="HTMLCode"/>
          <w:color w:val="000000"/>
        </w:rPr>
        <w:t>{flex:1}</w:t>
      </w:r>
      <w:r>
        <w:rPr>
          <w:color w:val="000000"/>
        </w:rPr>
        <w:t> without </w:t>
      </w:r>
      <w:r>
        <w:rPr>
          <w:rStyle w:val="HTMLCode"/>
          <w:color w:val="000000"/>
        </w:rPr>
        <w:t>min-width:0</w:t>
      </w:r>
      <w:r>
        <w:rPr>
          <w:color w:val="000000"/>
        </w:rPr>
        <w:t xml:space="preserve">; removed in </w:t>
      </w:r>
      <w:proofErr w:type="spellStart"/>
      <w:r>
        <w:rPr>
          <w:color w:val="000000"/>
        </w:rPr>
        <w:t>favour</w:t>
      </w:r>
      <w:proofErr w:type="spellEnd"/>
      <w:r>
        <w:rPr>
          <w:color w:val="000000"/>
        </w:rPr>
        <w:t xml:space="preserve"> of canonical </w:t>
      </w:r>
      <w:r>
        <w:rPr>
          <w:rStyle w:val="HTMLCode"/>
          <w:color w:val="000000"/>
        </w:rPr>
        <w:t>{flex:1; min-width:0}</w:t>
      </w:r>
      <w:r>
        <w:rPr>
          <w:color w:val="000000"/>
        </w:rPr>
        <w:t>. (8) </w:t>
      </w:r>
      <w:r>
        <w:rPr>
          <w:rStyle w:val="HTMLCode"/>
          <w:color w:val="000000"/>
        </w:rPr>
        <w:t>.row-main/.row-title/.row-sub</w:t>
      </w:r>
      <w:r>
        <w:rPr>
          <w:color w:val="000000"/>
        </w:rPr>
        <w:t xml:space="preserve"> — admin section re-declared all three with </w:t>
      </w:r>
      <w:proofErr w:type="spellStart"/>
      <w:r>
        <w:rPr>
          <w:color w:val="000000"/>
        </w:rPr>
        <w:t>unscoped</w:t>
      </w:r>
      <w:proofErr w:type="spellEnd"/>
      <w:r>
        <w:rPr>
          <w:color w:val="000000"/>
        </w:rPr>
        <w:t xml:space="preserve"> rules (missing </w:t>
      </w:r>
      <w:r>
        <w:rPr>
          <w:rStyle w:val="HTMLCode"/>
          <w:color w:val="000000"/>
        </w:rPr>
        <w:t>min-width:0</w:t>
      </w:r>
      <w:r>
        <w:rPr>
          <w:color w:val="000000"/>
        </w:rPr>
        <w:t> on </w:t>
      </w:r>
      <w:r>
        <w:rPr>
          <w:rStyle w:val="HTMLCode"/>
          <w:color w:val="000000"/>
        </w:rPr>
        <w:t>.row-main</w:t>
      </w:r>
      <w:r>
        <w:rPr>
          <w:color w:val="000000"/>
        </w:rPr>
        <w:t>, </w:t>
      </w:r>
      <w:r>
        <w:rPr>
          <w:rStyle w:val="HTMLCode"/>
          <w:color w:val="000000"/>
        </w:rPr>
        <w:t>font-weight:800</w:t>
      </w:r>
      <w:r>
        <w:rPr>
          <w:color w:val="000000"/>
        </w:rPr>
        <w:t> vs 700, extra </w:t>
      </w:r>
      <w:r>
        <w:rPr>
          <w:rStyle w:val="HTMLCode"/>
          <w:color w:val="000000"/>
        </w:rPr>
        <w:t>line-height:1.4</w:t>
      </w:r>
      <w:r>
        <w:rPr>
          <w:color w:val="000000"/>
        </w:rPr>
        <w:t xml:space="preserve">); removed the three </w:t>
      </w:r>
      <w:proofErr w:type="spellStart"/>
      <w:r>
        <w:rPr>
          <w:color w:val="000000"/>
        </w:rPr>
        <w:t>unscoped</w:t>
      </w:r>
      <w:proofErr w:type="spellEnd"/>
      <w:r>
        <w:rPr>
          <w:color w:val="000000"/>
        </w:rPr>
        <w:t xml:space="preserve"> duplicates and added </w:t>
      </w:r>
      <w:proofErr w:type="spellStart"/>
      <w:r>
        <w:rPr>
          <w:rStyle w:val="HTMLCode"/>
          <w:color w:val="000000"/>
        </w:rPr>
        <w:t>body.admin</w:t>
      </w:r>
      <w:proofErr w:type="spellEnd"/>
      <w:r>
        <w:rPr>
          <w:rStyle w:val="HTMLCode"/>
          <w:color w:val="000000"/>
        </w:rPr>
        <w:t>-page .row-title {font-weight:800}</w:t>
      </w:r>
      <w:r>
        <w:rPr>
          <w:color w:val="000000"/>
        </w:rPr>
        <w:t> + </w:t>
      </w:r>
      <w:proofErr w:type="spellStart"/>
      <w:r>
        <w:rPr>
          <w:rStyle w:val="HTMLCode"/>
          <w:color w:val="000000"/>
        </w:rPr>
        <w:t>body.admin</w:t>
      </w:r>
      <w:proofErr w:type="spellEnd"/>
      <w:r>
        <w:rPr>
          <w:rStyle w:val="HTMLCode"/>
          <w:color w:val="000000"/>
        </w:rPr>
        <w:t>-page .row-sub {line-height:1.4}</w:t>
      </w:r>
      <w:r>
        <w:rPr>
          <w:color w:val="000000"/>
        </w:rPr>
        <w:t> as scoped overrides. </w:t>
      </w:r>
      <w:r>
        <w:rPr>
          <w:rStyle w:val="Strong"/>
          <w:color w:val="000000"/>
        </w:rPr>
        <w:t>Category C — True duplicates removed:</w:t>
      </w:r>
      <w:r>
        <w:rPr>
          <w:color w:val="000000"/>
        </w:rPr>
        <w:t> (9) </w:t>
      </w:r>
      <w:r>
        <w:rPr>
          <w:rStyle w:val="HTMLCode"/>
          <w:color w:val="000000"/>
        </w:rPr>
        <w:t>.grid</w:t>
      </w:r>
      <w:r>
        <w:rPr>
          <w:color w:val="000000"/>
        </w:rPr>
        <w:t> — second occurrence (admin block) removed. (10) </w:t>
      </w:r>
      <w:r>
        <w:rPr>
          <w:rStyle w:val="HTMLCode"/>
          <w:color w:val="000000"/>
        </w:rPr>
        <w:t>.</w:t>
      </w:r>
      <w:proofErr w:type="spellStart"/>
      <w:r>
        <w:rPr>
          <w:rStyle w:val="HTMLCode"/>
          <w:color w:val="000000"/>
        </w:rPr>
        <w:t>btn</w:t>
      </w:r>
      <w:proofErr w:type="spellEnd"/>
      <w:r>
        <w:rPr>
          <w:rStyle w:val="HTMLCode"/>
          <w:color w:val="000000"/>
        </w:rPr>
        <w:t>-row</w:t>
      </w:r>
      <w:r>
        <w:rPr>
          <w:color w:val="000000"/>
        </w:rPr>
        <w:t> — second occurrence (admin block) removed. (11) </w:t>
      </w:r>
      <w:r>
        <w:rPr>
          <w:rStyle w:val="HTMLCode"/>
          <w:color w:val="000000"/>
        </w:rPr>
        <w:t>.stat-note</w:t>
      </w:r>
      <w:r>
        <w:rPr>
          <w:color w:val="000000"/>
        </w:rPr>
        <w:t> — first occurrence removed; canonical kept in admin block with full </w:t>
      </w:r>
      <w:r>
        <w:rPr>
          <w:rStyle w:val="HTMLCode"/>
          <w:color w:val="000000"/>
        </w:rPr>
        <w:t>.money/.warn/.bad/.blue</w:t>
      </w:r>
      <w:r>
        <w:rPr>
          <w:color w:val="000000"/>
        </w:rPr>
        <w:t> modifiers. (12) </w:t>
      </w:r>
      <w:r>
        <w:rPr>
          <w:rStyle w:val="HTMLCode"/>
          <w:color w:val="000000"/>
        </w:rPr>
        <w:t>.live/.needs/.off/.error</w:t>
      </w:r>
      <w:r>
        <w:rPr>
          <w:color w:val="000000"/>
        </w:rPr>
        <w:t> — first occurrence (4 lines) removed; canonical kept in admin block (</w:t>
      </w:r>
      <w:r>
        <w:rPr>
          <w:rStyle w:val="HTMLCode"/>
          <w:color w:val="000000"/>
        </w:rPr>
        <w:t>.</w:t>
      </w:r>
      <w:proofErr w:type="spellStart"/>
      <w:r>
        <w:rPr>
          <w:rStyle w:val="HTMLCode"/>
          <w:color w:val="000000"/>
        </w:rPr>
        <w:t>badge.error</w:t>
      </w:r>
      <w:proofErr w:type="spellEnd"/>
      <w:r>
        <w:rPr>
          <w:rStyle w:val="HTMLCode"/>
          <w:color w:val="000000"/>
        </w:rPr>
        <w:t>, .error</w:t>
      </w:r>
      <w:r>
        <w:rPr>
          <w:color w:val="000000"/>
        </w:rPr>
        <w:t> combined form). (13) </w:t>
      </w:r>
      <w:r>
        <w:rPr>
          <w:rStyle w:val="HTMLCode"/>
          <w:color w:val="000000"/>
        </w:rPr>
        <w:t>.text-danger</w:t>
      </w:r>
      <w:r>
        <w:rPr>
          <w:color w:val="000000"/>
        </w:rPr>
        <w:t> — removed from grouped </w:t>
      </w:r>
      <w:r>
        <w:rPr>
          <w:rStyle w:val="HTMLCode"/>
          <w:color w:val="000000"/>
        </w:rPr>
        <w:t>.danger-text, .text-danger</w:t>
      </w:r>
      <w:r>
        <w:rPr>
          <w:color w:val="000000"/>
        </w:rPr>
        <w:t> rule (standalone </w:t>
      </w:r>
      <w:r>
        <w:rPr>
          <w:rStyle w:val="HTMLCode"/>
          <w:color w:val="000000"/>
        </w:rPr>
        <w:t>.text-danger</w:t>
      </w:r>
      <w:r>
        <w:rPr>
          <w:color w:val="000000"/>
        </w:rPr>
        <w:t xml:space="preserve"> definition in </w:t>
      </w:r>
      <w:proofErr w:type="spellStart"/>
      <w:r>
        <w:rPr>
          <w:color w:val="000000"/>
        </w:rPr>
        <w:t>colour</w:t>
      </w:r>
      <w:proofErr w:type="spellEnd"/>
      <w:r>
        <w:rPr>
          <w:color w:val="000000"/>
        </w:rPr>
        <w:t xml:space="preserve"> utilities retained); </w:t>
      </w:r>
      <w:r>
        <w:rPr>
          <w:rStyle w:val="HTMLCode"/>
          <w:color w:val="000000"/>
        </w:rPr>
        <w:t>.danger-text</w:t>
      </w:r>
      <w:r>
        <w:rPr>
          <w:color w:val="000000"/>
        </w:rPr>
        <w:t> kept as a separate rule. (14) </w:t>
      </w:r>
      <w:r>
        <w:rPr>
          <w:rStyle w:val="HTMLCode"/>
          <w:color w:val="000000"/>
        </w:rPr>
        <w:t>.mobile-</w:t>
      </w:r>
      <w:proofErr w:type="spellStart"/>
      <w:r>
        <w:rPr>
          <w:rStyle w:val="HTMLCode"/>
          <w:color w:val="000000"/>
        </w:rPr>
        <w:t>nav</w:t>
      </w:r>
      <w:proofErr w:type="spellEnd"/>
      <w:r>
        <w:rPr>
          <w:color w:val="000000"/>
        </w:rPr>
        <w:t> parent rule — admin-block duplicate removed (identical to canonical at line 1247); admin's </w:t>
      </w:r>
      <w:r>
        <w:rPr>
          <w:rStyle w:val="HTMLCode"/>
          <w:color w:val="000000"/>
        </w:rPr>
        <w:t>.mobile-</w:t>
      </w:r>
      <w:proofErr w:type="spellStart"/>
      <w:r>
        <w:rPr>
          <w:rStyle w:val="HTMLCode"/>
          <w:color w:val="000000"/>
        </w:rPr>
        <w:t>nav</w:t>
      </w:r>
      <w:proofErr w:type="spellEnd"/>
      <w:r>
        <w:rPr>
          <w:rStyle w:val="HTMLCode"/>
          <w:color w:val="000000"/>
        </w:rPr>
        <w:t xml:space="preserve"> a</w:t>
      </w:r>
      <w:r>
        <w:rPr>
          <w:color w:val="000000"/>
        </w:rPr>
        <w:t> padding/font-size override scoped to </w:t>
      </w:r>
      <w:proofErr w:type="spellStart"/>
      <w:r>
        <w:rPr>
          <w:rStyle w:val="HTMLCode"/>
          <w:color w:val="000000"/>
        </w:rPr>
        <w:t>body.admin</w:t>
      </w:r>
      <w:proofErr w:type="spellEnd"/>
      <w:r>
        <w:rPr>
          <w:rStyle w:val="HTMLCode"/>
          <w:color w:val="000000"/>
        </w:rPr>
        <w:t>-page .mobile-</w:t>
      </w:r>
      <w:proofErr w:type="spellStart"/>
      <w:r>
        <w:rPr>
          <w:rStyle w:val="HTMLCode"/>
          <w:color w:val="000000"/>
        </w:rPr>
        <w:t>nav</w:t>
      </w:r>
      <w:proofErr w:type="spellEnd"/>
      <w:r>
        <w:rPr>
          <w:rStyle w:val="HTMLCode"/>
          <w:color w:val="000000"/>
        </w:rPr>
        <w:t xml:space="preserve"> a</w:t>
      </w:r>
      <w:r>
        <w:rPr>
          <w:color w:val="000000"/>
        </w:rPr>
        <w:t>; </w:t>
      </w:r>
      <w:r>
        <w:rPr>
          <w:rStyle w:val="HTMLCode"/>
          <w:color w:val="000000"/>
        </w:rPr>
        <w:t>.mobile-</w:t>
      </w:r>
      <w:proofErr w:type="spellStart"/>
      <w:r>
        <w:rPr>
          <w:rStyle w:val="HTMLCode"/>
          <w:color w:val="000000"/>
        </w:rPr>
        <w:t>nav</w:t>
      </w:r>
      <w:proofErr w:type="spellEnd"/>
      <w:r>
        <w:rPr>
          <w:rStyle w:val="HTMLCode"/>
          <w:color w:val="000000"/>
        </w:rPr>
        <w:t xml:space="preserve"> </w:t>
      </w:r>
      <w:proofErr w:type="spellStart"/>
      <w:r>
        <w:rPr>
          <w:rStyle w:val="HTMLCode"/>
          <w:color w:val="000000"/>
        </w:rPr>
        <w:t>a.active</w:t>
      </w:r>
      <w:proofErr w:type="spellEnd"/>
      <w:r>
        <w:rPr>
          <w:color w:val="000000"/>
        </w:rPr>
        <w:t xml:space="preserve"> admin duplicate removed. All confirmed live via curl. Playwright </w:t>
      </w:r>
      <w:r>
        <w:rPr>
          <w:rFonts w:ascii="Segoe UI Emoji" w:hAnsi="Segoe UI Emoji" w:cs="Segoe UI Emoji"/>
          <w:color w:val="000000"/>
        </w:rPr>
        <w:t>✅</w:t>
      </w:r>
      <w:r>
        <w:rPr>
          <w:color w:val="000000"/>
        </w:rPr>
        <w:t xml:space="preserve"> Home hero not </w:t>
      </w:r>
      <w:proofErr w:type="spellStart"/>
      <w:r>
        <w:rPr>
          <w:color w:val="000000"/>
        </w:rPr>
        <w:t>centred</w:t>
      </w:r>
      <w:proofErr w:type="spellEnd"/>
      <w:r>
        <w:rPr>
          <w:color w:val="000000"/>
        </w:rPr>
        <w:t>, </w:t>
      </w:r>
      <w:r>
        <w:rPr>
          <w:rStyle w:val="HTMLCode"/>
          <w:color w:val="000000"/>
        </w:rPr>
        <w:t>?v=2</w:t>
      </w:r>
      <w:r>
        <w:rPr>
          <w:color w:val="000000"/>
        </w:rPr>
        <w:t> confirmed, dark theme intact. | | Jun 30, 2026 | </w:t>
      </w:r>
      <w:proofErr w:type="spellStart"/>
      <w:r>
        <w:rPr>
          <w:rStyle w:val="HTMLCode"/>
          <w:color w:val="000000"/>
        </w:rPr>
        <w:t>global-style.css?v</w:t>
      </w:r>
      <w:proofErr w:type="spellEnd"/>
      <w:r>
        <w:rPr>
          <w:rStyle w:val="HTMLCode"/>
          <w:color w:val="000000"/>
        </w:rPr>
        <w:t>=3</w:t>
      </w:r>
      <w:r>
        <w:rPr>
          <w:color w:val="000000"/>
        </w:rPr>
        <w:t> — Style System Pass 2 component consolidation (Buttons, Badges, Rows/Lists) | </w:t>
      </w:r>
      <w:r>
        <w:rPr>
          <w:rStyle w:val="Strong"/>
          <w:color w:val="000000"/>
        </w:rPr>
        <w:t>Source:</w:t>
      </w:r>
      <w:r>
        <w:rPr>
          <w:color w:val="000000"/>
        </w:rPr>
        <w:t> BlastyBiz_Style_System_Pass2_Verified_Handoff (Ghost + Claude-verified). Stylesheet bumped to </w:t>
      </w:r>
      <w:r>
        <w:rPr>
          <w:rStyle w:val="HTMLCode"/>
          <w:color w:val="000000"/>
        </w:rPr>
        <w:t>?v=3</w:t>
      </w:r>
      <w:r>
        <w:rPr>
          <w:color w:val="000000"/>
        </w:rPr>
        <w:t> on all pages. </w:t>
      </w:r>
      <w:r>
        <w:rPr>
          <w:rStyle w:val="Strong"/>
          <w:color w:val="000000"/>
        </w:rPr>
        <w:t>Section 1 — Buttons:</w:t>
      </w:r>
      <w:r>
        <w:rPr>
          <w:color w:val="000000"/>
        </w:rPr>
        <w:t xml:space="preserve"> Confirmed the 482/1195 </w:t>
      </w:r>
      <w:proofErr w:type="spellStart"/>
      <w:r>
        <w:rPr>
          <w:color w:val="000000"/>
        </w:rPr>
        <w:t>unscoped</w:t>
      </w:r>
      <w:proofErr w:type="spellEnd"/>
      <w:r>
        <w:rPr>
          <w:color w:val="000000"/>
        </w:rPr>
        <w:t xml:space="preserve"> .</w:t>
      </w:r>
      <w:proofErr w:type="spellStart"/>
      <w:r>
        <w:rPr>
          <w:color w:val="000000"/>
        </w:rPr>
        <w:t>btn</w:t>
      </w:r>
      <w:proofErr w:type="spellEnd"/>
      <w:r>
        <w:rPr>
          <w:color w:val="000000"/>
        </w:rPr>
        <w:t xml:space="preserve"> conflict was already resolved in Pass 1. Verified only one </w:t>
      </w:r>
      <w:proofErr w:type="spellStart"/>
      <w:r>
        <w:rPr>
          <w:color w:val="000000"/>
        </w:rPr>
        <w:t>unscoped</w:t>
      </w:r>
      <w:proofErr w:type="spellEnd"/>
      <w:r>
        <w:rPr>
          <w:color w:val="000000"/>
        </w:rPr>
        <w:t> </w:t>
      </w:r>
      <w:r>
        <w:rPr>
          <w:rStyle w:val="HTMLCode"/>
          <w:color w:val="000000"/>
        </w:rPr>
        <w:t>.</w:t>
      </w:r>
      <w:proofErr w:type="spellStart"/>
      <w:r>
        <w:rPr>
          <w:rStyle w:val="HTMLCode"/>
          <w:color w:val="000000"/>
        </w:rPr>
        <w:t>btn</w:t>
      </w:r>
      <w:proofErr w:type="spellEnd"/>
      <w:r>
        <w:rPr>
          <w:color w:val="000000"/>
        </w:rPr>
        <w:t> base now exists (line ~1182). </w:t>
      </w:r>
      <w:proofErr w:type="spellStart"/>
      <w:r>
        <w:rPr>
          <w:rStyle w:val="HTMLCode"/>
          <w:color w:val="000000"/>
        </w:rPr>
        <w:t>body.listing</w:t>
      </w:r>
      <w:proofErr w:type="spellEnd"/>
      <w:r>
        <w:rPr>
          <w:rStyle w:val="HTMLCode"/>
          <w:color w:val="000000"/>
        </w:rPr>
        <w:t>-preview-page .</w:t>
      </w:r>
      <w:proofErr w:type="spellStart"/>
      <w:r>
        <w:rPr>
          <w:rStyle w:val="HTMLCode"/>
          <w:color w:val="000000"/>
        </w:rPr>
        <w:t>btn</w:t>
      </w:r>
      <w:proofErr w:type="spellEnd"/>
      <w:r>
        <w:rPr>
          <w:color w:val="000000"/>
        </w:rPr>
        <w:t> at </w:t>
      </w:r>
      <w:r>
        <w:rPr>
          <w:rStyle w:val="HTMLCode"/>
          <w:color w:val="000000"/>
        </w:rPr>
        <w:t>font-weight: 900</w:t>
      </w:r>
      <w:r>
        <w:rPr>
          <w:color w:val="000000"/>
        </w:rPr>
        <w:t> was confirmed intentional and body-scoped; added inline comment marking it for migration to </w:t>
      </w:r>
      <w:r>
        <w:rPr>
          <w:rStyle w:val="HTMLCode"/>
          <w:color w:val="000000"/>
        </w:rPr>
        <w:t>.</w:t>
      </w:r>
      <w:proofErr w:type="spellStart"/>
      <w:r>
        <w:rPr>
          <w:rStyle w:val="HTMLCode"/>
          <w:color w:val="000000"/>
        </w:rPr>
        <w:t>btn</w:t>
      </w:r>
      <w:proofErr w:type="spellEnd"/>
      <w:r>
        <w:rPr>
          <w:rStyle w:val="HTMLCode"/>
          <w:color w:val="000000"/>
        </w:rPr>
        <w:t>--bold</w:t>
      </w:r>
      <w:r>
        <w:rPr>
          <w:color w:val="000000"/>
        </w:rPr>
        <w:t> modifier in future full BEM pass. </w:t>
      </w:r>
      <w:proofErr w:type="spellStart"/>
      <w:r>
        <w:rPr>
          <w:rStyle w:val="HTMLCode"/>
          <w:color w:val="000000"/>
        </w:rPr>
        <w:t>body.admin</w:t>
      </w:r>
      <w:proofErr w:type="spellEnd"/>
      <w:r>
        <w:rPr>
          <w:rStyle w:val="HTMLCode"/>
          <w:color w:val="000000"/>
        </w:rPr>
        <w:t>-page .</w:t>
      </w:r>
      <w:proofErr w:type="spellStart"/>
      <w:r>
        <w:rPr>
          <w:rStyle w:val="HTMLCode"/>
          <w:color w:val="000000"/>
        </w:rPr>
        <w:t>btn</w:t>
      </w:r>
      <w:proofErr w:type="spellEnd"/>
      <w:r>
        <w:rPr>
          <w:color w:val="000000"/>
        </w:rPr>
        <w:t> confirmed correctly scoped. </w:t>
      </w:r>
      <w:r>
        <w:rPr>
          <w:rStyle w:val="Strong"/>
          <w:color w:val="000000"/>
        </w:rPr>
        <w:t xml:space="preserve">Section 3 — </w:t>
      </w:r>
      <w:r>
        <w:rPr>
          <w:rStyle w:val="Strong"/>
          <w:color w:val="000000"/>
        </w:rPr>
        <w:lastRenderedPageBreak/>
        <w:t>Badges (status-badge/status-pill merge):</w:t>
      </w:r>
      <w:r>
        <w:rPr>
          <w:color w:val="000000"/>
        </w:rPr>
        <w:t> </w:t>
      </w:r>
      <w:r>
        <w:rPr>
          <w:rStyle w:val="HTMLCode"/>
          <w:color w:val="000000"/>
        </w:rPr>
        <w:t>.status-pill</w:t>
      </w:r>
      <w:r>
        <w:rPr>
          <w:color w:val="000000"/>
        </w:rPr>
        <w:t> (Publishing-Status JS rows) and </w:t>
      </w:r>
      <w:r>
        <w:rPr>
          <w:rStyle w:val="HTMLCode"/>
          <w:color w:val="000000"/>
        </w:rPr>
        <w:t>.status-badge</w:t>
      </w:r>
      <w:r>
        <w:rPr>
          <w:color w:val="000000"/>
        </w:rPr>
        <w:t> (Connect page static markup) were confirmed to have identical shapes — the existing CSS comment even stated "same shape as .status-badge". Merged into a single combined selector </w:t>
      </w:r>
      <w:r>
        <w:rPr>
          <w:rStyle w:val="HTMLCode"/>
          <w:color w:val="000000"/>
        </w:rPr>
        <w:t>.status-badge, .status-pill { ... }</w:t>
      </w:r>
      <w:r>
        <w:rPr>
          <w:color w:val="000000"/>
        </w:rPr>
        <w:t> with </w:t>
      </w:r>
      <w:proofErr w:type="spellStart"/>
      <w:r>
        <w:rPr>
          <w:rStyle w:val="HTMLCode"/>
          <w:color w:val="000000"/>
        </w:rPr>
        <w:t>white-space:nowrap</w:t>
      </w:r>
      <w:proofErr w:type="spellEnd"/>
      <w:r>
        <w:rPr>
          <w:rStyle w:val="HTMLCode"/>
          <w:color w:val="000000"/>
        </w:rPr>
        <w:t>; flex-shrink:0</w:t>
      </w:r>
      <w:r>
        <w:rPr>
          <w:color w:val="000000"/>
        </w:rPr>
        <w:t xml:space="preserve"> on both. Each family retains its own </w:t>
      </w:r>
      <w:proofErr w:type="spellStart"/>
      <w:r>
        <w:rPr>
          <w:color w:val="000000"/>
        </w:rPr>
        <w:t>colour</w:t>
      </w:r>
      <w:proofErr w:type="spellEnd"/>
      <w:r>
        <w:rPr>
          <w:color w:val="000000"/>
        </w:rPr>
        <w:t>-modifier system (</w:t>
      </w:r>
      <w:r>
        <w:rPr>
          <w:rStyle w:val="HTMLCode"/>
          <w:color w:val="000000"/>
        </w:rPr>
        <w:t>pill-live/manual/running/failed/pending</w:t>
      </w:r>
      <w:r>
        <w:rPr>
          <w:color w:val="000000"/>
        </w:rPr>
        <w:t> and </w:t>
      </w:r>
      <w:r>
        <w:rPr>
          <w:rStyle w:val="HTMLCode"/>
          <w:color w:val="000000"/>
        </w:rPr>
        <w:t>badge-live/error/manual/none</w:t>
      </w:r>
      <w:r>
        <w:rPr>
          <w:color w:val="000000"/>
        </w:rPr>
        <w:t>). </w:t>
      </w:r>
      <w:r>
        <w:rPr>
          <w:rStyle w:val="HTMLCode"/>
          <w:color w:val="000000"/>
        </w:rPr>
        <w:t>.ig-pill</w:t>
      </w:r>
      <w:r>
        <w:rPr>
          <w:color w:val="000000"/>
        </w:rPr>
        <w:t> (7-variant Instagram sub-system), </w:t>
      </w:r>
      <w:r>
        <w:rPr>
          <w:rStyle w:val="HTMLCode"/>
          <w:color w:val="000000"/>
        </w:rPr>
        <w:t>.section-badge</w:t>
      </w:r>
      <w:r>
        <w:rPr>
          <w:color w:val="000000"/>
        </w:rPr>
        <w:t> (admin-only), </w:t>
      </w:r>
      <w:r>
        <w:rPr>
          <w:rStyle w:val="HTMLCode"/>
          <w:color w:val="000000"/>
        </w:rPr>
        <w:t>badge-danger-soft</w:t>
      </w:r>
      <w:r>
        <w:rPr>
          <w:color w:val="000000"/>
        </w:rPr>
        <w:t>, </w:t>
      </w:r>
      <w:r>
        <w:rPr>
          <w:rStyle w:val="HTMLCode"/>
          <w:color w:val="000000"/>
        </w:rPr>
        <w:t>ig-badge-warn</w:t>
      </w:r>
      <w:r>
        <w:rPr>
          <w:color w:val="000000"/>
        </w:rPr>
        <w:t>, and </w:t>
      </w:r>
      <w:r>
        <w:rPr>
          <w:rStyle w:val="HTMLCode"/>
          <w:color w:val="000000"/>
        </w:rPr>
        <w:t>platform-status</w:t>
      </w:r>
      <w:r>
        <w:rPr>
          <w:color w:val="000000"/>
        </w:rPr>
        <w:t> all left completely untouched per document instruction. </w:t>
      </w:r>
      <w:r>
        <w:rPr>
          <w:rStyle w:val="Strong"/>
          <w:color w:val="000000"/>
        </w:rPr>
        <w:t>Section 4 — Rows/Lists:</w:t>
      </w:r>
      <w:r>
        <w:rPr>
          <w:color w:val="000000"/>
        </w:rPr>
        <w:t> </w:t>
      </w:r>
      <w:r>
        <w:rPr>
          <w:rStyle w:val="HTMLCode"/>
          <w:color w:val="000000"/>
        </w:rPr>
        <w:t>.platform-row, .activity-row, .task-row</w:t>
      </w:r>
      <w:r>
        <w:rPr>
          <w:color w:val="000000"/>
        </w:rPr>
        <w:t> background changed from </w:t>
      </w:r>
      <w:r>
        <w:rPr>
          <w:rStyle w:val="HTMLCode"/>
          <w:color w:val="000000"/>
        </w:rPr>
        <w:t>#081008</w:t>
      </w:r>
      <w:r>
        <w:rPr>
          <w:color w:val="000000"/>
        </w:rPr>
        <w:t> (hardcoded hex) to </w:t>
      </w:r>
      <w:proofErr w:type="spellStart"/>
      <w:r>
        <w:rPr>
          <w:rStyle w:val="HTMLCode"/>
          <w:color w:val="000000"/>
        </w:rPr>
        <w:t>var</w:t>
      </w:r>
      <w:proofErr w:type="spellEnd"/>
      <w:r>
        <w:rPr>
          <w:rStyle w:val="HTMLCode"/>
          <w:color w:val="000000"/>
        </w:rPr>
        <w:t>(--panel)</w:t>
      </w:r>
      <w:r>
        <w:rPr>
          <w:color w:val="000000"/>
        </w:rPr>
        <w:t> token. Admin's </w:t>
      </w:r>
      <w:r>
        <w:rPr>
          <w:rStyle w:val="HTMLCode"/>
          <w:color w:val="000000"/>
        </w:rPr>
        <w:t>.list</w:t>
      </w:r>
      <w:r>
        <w:rPr>
          <w:color w:val="000000"/>
        </w:rPr>
        <w:t> (container) and </w:t>
      </w:r>
      <w:r>
        <w:rPr>
          <w:rStyle w:val="HTMLCode"/>
          <w:color w:val="000000"/>
        </w:rPr>
        <w:t>.list-item</w:t>
      </w:r>
      <w:r>
        <w:rPr>
          <w:color w:val="000000"/>
        </w:rPr>
        <w:t> (row) were byte-identical to the app-shell equivalents — merged: </w:t>
      </w:r>
      <w:r>
        <w:rPr>
          <w:rStyle w:val="HTMLCode"/>
          <w:color w:val="000000"/>
        </w:rPr>
        <w:t>.list</w:t>
      </w:r>
      <w:r>
        <w:rPr>
          <w:color w:val="000000"/>
        </w:rPr>
        <w:t> added to the </w:t>
      </w:r>
      <w:r>
        <w:rPr>
          <w:rStyle w:val="HTMLCode"/>
          <w:color w:val="000000"/>
        </w:rPr>
        <w:t>.platform-list,.activity-list,.task-list</w:t>
      </w:r>
      <w:r>
        <w:rPr>
          <w:color w:val="000000"/>
        </w:rPr>
        <w:t> multi-selector; </w:t>
      </w:r>
      <w:r>
        <w:rPr>
          <w:rStyle w:val="HTMLCode"/>
          <w:color w:val="000000"/>
        </w:rPr>
        <w:t>.list-item</w:t>
      </w:r>
      <w:r>
        <w:rPr>
          <w:color w:val="000000"/>
        </w:rPr>
        <w:t xml:space="preserve"> added </w:t>
      </w:r>
      <w:proofErr w:type="spellStart"/>
      <w:r>
        <w:rPr>
          <w:color w:val="000000"/>
        </w:rPr>
        <w:t>to</w:t>
      </w:r>
      <w:proofErr w:type="spellEnd"/>
      <w:r>
        <w:rPr>
          <w:color w:val="000000"/>
        </w:rPr>
        <w:t xml:space="preserve"> the </w:t>
      </w:r>
      <w:r>
        <w:rPr>
          <w:rStyle w:val="HTMLCode"/>
          <w:color w:val="000000"/>
        </w:rPr>
        <w:t>.platform-</w:t>
      </w:r>
      <w:proofErr w:type="spellStart"/>
      <w:r>
        <w:rPr>
          <w:rStyle w:val="HTMLCode"/>
          <w:color w:val="000000"/>
        </w:rPr>
        <w:t>row,.activity</w:t>
      </w:r>
      <w:proofErr w:type="spellEnd"/>
      <w:r>
        <w:rPr>
          <w:rStyle w:val="HTMLCode"/>
          <w:color w:val="000000"/>
        </w:rPr>
        <w:t>-</w:t>
      </w:r>
      <w:proofErr w:type="spellStart"/>
      <w:r>
        <w:rPr>
          <w:rStyle w:val="HTMLCode"/>
          <w:color w:val="000000"/>
        </w:rPr>
        <w:t>row,.task</w:t>
      </w:r>
      <w:proofErr w:type="spellEnd"/>
      <w:r>
        <w:rPr>
          <w:rStyle w:val="HTMLCode"/>
          <w:color w:val="000000"/>
        </w:rPr>
        <w:t>-row</w:t>
      </w:r>
      <w:r>
        <w:rPr>
          <w:color w:val="000000"/>
        </w:rPr>
        <w:t> multi-selector. Both admin duplicate rules removed. </w:t>
      </w:r>
      <w:proofErr w:type="spellStart"/>
      <w:r>
        <w:rPr>
          <w:rStyle w:val="HTMLCode"/>
          <w:color w:val="000000"/>
        </w:rPr>
        <w:t>body.publishing</w:t>
      </w:r>
      <w:proofErr w:type="spellEnd"/>
      <w:r>
        <w:rPr>
          <w:rStyle w:val="HTMLCode"/>
          <w:color w:val="000000"/>
        </w:rPr>
        <w:t>-page .platform-row</w:t>
      </w:r>
      <w:r>
        <w:rPr>
          <w:color w:val="000000"/>
        </w:rPr>
        <w:t xml:space="preserve"> scoped override (background: </w:t>
      </w:r>
      <w:proofErr w:type="spellStart"/>
      <w:r>
        <w:rPr>
          <w:color w:val="000000"/>
        </w:rPr>
        <w:t>var</w:t>
      </w:r>
      <w:proofErr w:type="spellEnd"/>
      <w:r>
        <w:rPr>
          <w:color w:val="000000"/>
        </w:rPr>
        <w:t>(--dark)) verified still intact — correctly wins over the new base. </w:t>
      </w:r>
      <w:r>
        <w:rPr>
          <w:rStyle w:val="HTMLCode"/>
          <w:color w:val="000000"/>
        </w:rPr>
        <w:t>textarea</w:t>
      </w:r>
      <w:r>
        <w:rPr>
          <w:color w:val="000000"/>
        </w:rPr>
        <w:t>, </w:t>
      </w:r>
      <w:r>
        <w:rPr>
          <w:rStyle w:val="HTMLCode"/>
          <w:color w:val="000000"/>
        </w:rPr>
        <w:t>.delete-input</w:t>
      </w:r>
      <w:r>
        <w:rPr>
          <w:color w:val="000000"/>
        </w:rPr>
        <w:t>, </w:t>
      </w:r>
      <w:r>
        <w:rPr>
          <w:rStyle w:val="HTMLCode"/>
          <w:color w:val="000000"/>
        </w:rPr>
        <w:t>.sched-input</w:t>
      </w:r>
      <w:r>
        <w:rPr>
          <w:color w:val="000000"/>
        </w:rPr>
        <w:t>, </w:t>
      </w:r>
      <w:r>
        <w:rPr>
          <w:rStyle w:val="HTMLCode"/>
          <w:color w:val="000000"/>
        </w:rPr>
        <w:t>.manual-card</w:t>
      </w:r>
      <w:r>
        <w:rPr>
          <w:color w:val="000000"/>
        </w:rPr>
        <w:t>, </w:t>
      </w:r>
      <w:r>
        <w:rPr>
          <w:rStyle w:val="HTMLCode"/>
          <w:color w:val="000000"/>
        </w:rPr>
        <w:t>.input-campaign</w:t>
      </w:r>
      <w:r>
        <w:rPr>
          <w:color w:val="000000"/>
        </w:rPr>
        <w:t>, </w:t>
      </w:r>
      <w:r>
        <w:rPr>
          <w:rStyle w:val="HTMLCode"/>
          <w:color w:val="000000"/>
        </w:rPr>
        <w:t>.textarea-rich</w:t>
      </w:r>
      <w:r>
        <w:rPr>
          <w:color w:val="000000"/>
        </w:rPr>
        <w:t> retain </w:t>
      </w:r>
      <w:r>
        <w:rPr>
          <w:rStyle w:val="HTMLCode"/>
          <w:color w:val="000000"/>
        </w:rPr>
        <w:t>#081008</w:t>
      </w:r>
      <w:r>
        <w:rPr>
          <w:color w:val="000000"/>
        </w:rPr>
        <w:t> — these are form inputs, not row backgrounds, and the hex is intentional there. All confirmed live via curl. | | Jun 30, 2026 | </w:t>
      </w:r>
      <w:proofErr w:type="spellStart"/>
      <w:r>
        <w:rPr>
          <w:rStyle w:val="HTMLCode"/>
          <w:color w:val="000000"/>
        </w:rPr>
        <w:t>global-style.css?v</w:t>
      </w:r>
      <w:proofErr w:type="spellEnd"/>
      <w:r>
        <w:rPr>
          <w:rStyle w:val="HTMLCode"/>
          <w:color w:val="000000"/>
        </w:rPr>
        <w:t>=4</w:t>
      </w:r>
      <w:r>
        <w:rPr>
          <w:color w:val="000000"/>
        </w:rPr>
        <w:t> — Style System Pass 3 layout/architecture consolidation | </w:t>
      </w:r>
      <w:r>
        <w:rPr>
          <w:rStyle w:val="Strong"/>
          <w:color w:val="000000"/>
        </w:rPr>
        <w:t>Source:</w:t>
      </w:r>
      <w:r>
        <w:rPr>
          <w:color w:val="000000"/>
        </w:rPr>
        <w:t> BlastyBiz_Style_System_Pass3_Verified_Handoff (Ghost + Claude-verified). Stylesheet bumped to </w:t>
      </w:r>
      <w:r>
        <w:rPr>
          <w:rStyle w:val="HTMLCode"/>
          <w:color w:val="000000"/>
        </w:rPr>
        <w:t>?v=4</w:t>
      </w:r>
      <w:r>
        <w:rPr>
          <w:color w:val="000000"/>
        </w:rPr>
        <w:t> on all pages. </w:t>
      </w:r>
      <w:r>
        <w:rPr>
          <w:rStyle w:val="Strong"/>
          <w:color w:val="000000"/>
        </w:rPr>
        <w:t>Section 1 — Page counts confirmed:</w:t>
      </w:r>
      <w:r>
        <w:rPr>
          <w:color w:val="000000"/>
        </w:rPr>
        <w:t> 21 pages use </w:t>
      </w:r>
      <w:r>
        <w:rPr>
          <w:rStyle w:val="HTMLCode"/>
          <w:color w:val="000000"/>
        </w:rPr>
        <w:t>main/main-inner</w:t>
      </w:r>
      <w:r>
        <w:rPr>
          <w:color w:val="000000"/>
        </w:rPr>
        <w:t> classes; 8 carry </w:t>
      </w:r>
      <w:proofErr w:type="spellStart"/>
      <w:r>
        <w:rPr>
          <w:rStyle w:val="HTMLCode"/>
          <w:color w:val="000000"/>
        </w:rPr>
        <w:t>body.admin</w:t>
      </w:r>
      <w:proofErr w:type="spellEnd"/>
      <w:r>
        <w:rPr>
          <w:rStyle w:val="HTMLCode"/>
          <w:color w:val="000000"/>
        </w:rPr>
        <w:t>-page</w:t>
      </w:r>
      <w:r>
        <w:rPr>
          <w:color w:val="000000"/>
        </w:rPr>
        <w:t>. </w:t>
      </w:r>
      <w:r>
        <w:rPr>
          <w:rStyle w:val="Strong"/>
          <w:color w:val="000000"/>
        </w:rPr>
        <w:t>Section 2 — </w:t>
      </w:r>
      <w:proofErr w:type="spellStart"/>
      <w:r>
        <w:rPr>
          <w:rStyle w:val="HTMLCode"/>
          <w:b/>
          <w:bCs/>
          <w:color w:val="000000"/>
        </w:rPr>
        <w:t>body.app</w:t>
      </w:r>
      <w:proofErr w:type="spellEnd"/>
      <w:r>
        <w:rPr>
          <w:rStyle w:val="HTMLCode"/>
          <w:b/>
          <w:bCs/>
          <w:color w:val="000000"/>
        </w:rPr>
        <w:t>-page</w:t>
      </w:r>
      <w:r>
        <w:rPr>
          <w:rStyle w:val="Strong"/>
          <w:color w:val="000000"/>
        </w:rPr>
        <w:t> shell:</w:t>
      </w:r>
      <w:r>
        <w:rPr>
          <w:color w:val="000000"/>
        </w:rPr>
        <w:t xml:space="preserve"> Already exists with 3 working rules across 5 pages (Connect, Connected, Publishing-Status, </w:t>
      </w:r>
      <w:proofErr w:type="spellStart"/>
      <w:r>
        <w:rPr>
          <w:color w:val="000000"/>
        </w:rPr>
        <w:t>BizContext</w:t>
      </w:r>
      <w:proofErr w:type="spellEnd"/>
      <w:r>
        <w:rPr>
          <w:color w:val="000000"/>
        </w:rPr>
        <w:t>, Listing-Preview). Stray breakpoint at </w:t>
      </w:r>
      <w:r>
        <w:rPr>
          <w:rStyle w:val="HTMLCode"/>
          <w:color w:val="000000"/>
        </w:rPr>
        <w:t>max-width: 600px</w:t>
      </w:r>
      <w:r>
        <w:rPr>
          <w:color w:val="000000"/>
        </w:rPr>
        <w:t> corrected to </w:t>
      </w:r>
      <w:r>
        <w:rPr>
          <w:rStyle w:val="HTMLCode"/>
          <w:color w:val="000000"/>
        </w:rPr>
        <w:t>max-width: 599px</w:t>
      </w:r>
      <w:r>
        <w:rPr>
          <w:color w:val="000000"/>
        </w:rPr>
        <w:t> (consistent with the established 599/767/900 convention). </w:t>
      </w:r>
      <w:r>
        <w:rPr>
          <w:rStyle w:val="Strong"/>
          <w:color w:val="000000"/>
        </w:rPr>
        <w:t>Section 3 — Grid/split naming sprawl:</w:t>
      </w:r>
      <w:r>
        <w:rPr>
          <w:color w:val="000000"/>
        </w:rPr>
        <w:t> Two independently-built grid systems existed: token-based </w:t>
      </w:r>
      <w:r>
        <w:rPr>
          <w:rStyle w:val="HTMLCode"/>
          <w:color w:val="000000"/>
        </w:rPr>
        <w:t>.</w:t>
      </w:r>
      <w:proofErr w:type="spellStart"/>
      <w:r>
        <w:rPr>
          <w:rStyle w:val="HTMLCode"/>
          <w:color w:val="000000"/>
        </w:rPr>
        <w:t>layout__split</w:t>
      </w:r>
      <w:proofErr w:type="spellEnd"/>
      <w:r>
        <w:rPr>
          <w:rStyle w:val="HTMLCode"/>
          <w:color w:val="000000"/>
        </w:rPr>
        <w:t>*</w:t>
      </w:r>
      <w:r>
        <w:rPr>
          <w:color w:val="000000"/>
        </w:rPr>
        <w:t> (lines 429–452, canonical) and hardcoded-pixel </w:t>
      </w:r>
      <w:r>
        <w:rPr>
          <w:rStyle w:val="HTMLCode"/>
          <w:color w:val="000000"/>
        </w:rPr>
        <w:t>.split/.split-3/.split-4/.split-wide/.two-col/.three-col</w:t>
      </w:r>
      <w:r>
        <w:rPr>
          <w:color w:val="000000"/>
        </w:rPr>
        <w:t> in the admin section. Confirmed </w:t>
      </w:r>
      <w:r>
        <w:rPr>
          <w:rStyle w:val="HTMLCode"/>
          <w:color w:val="000000"/>
        </w:rPr>
        <w:t>--gap-</w:t>
      </w:r>
      <w:proofErr w:type="spellStart"/>
      <w:r>
        <w:rPr>
          <w:rStyle w:val="HTMLCode"/>
          <w:color w:val="000000"/>
        </w:rPr>
        <w:t>lg</w:t>
      </w:r>
      <w:proofErr w:type="spellEnd"/>
      <w:r>
        <w:rPr>
          <w:rStyle w:val="HTMLCode"/>
          <w:color w:val="000000"/>
        </w:rPr>
        <w:t xml:space="preserve"> = 16px</w:t>
      </w:r>
      <w:r>
        <w:rPr>
          <w:color w:val="000000"/>
        </w:rPr>
        <w:t> and </w:t>
      </w:r>
      <w:r>
        <w:rPr>
          <w:rStyle w:val="HTMLCode"/>
          <w:color w:val="000000"/>
        </w:rPr>
        <w:t>--gap-md = 12px</w:t>
      </w:r>
      <w:r>
        <w:rPr>
          <w:color w:val="000000"/>
        </w:rPr>
        <w:t> match the hardcoded values exactly — safe to tokenize. All admin grid gap values changed from raw </w:t>
      </w:r>
      <w:r>
        <w:rPr>
          <w:rStyle w:val="HTMLCode"/>
          <w:color w:val="000000"/>
        </w:rPr>
        <w:t>16px</w:t>
      </w:r>
      <w:r>
        <w:rPr>
          <w:color w:val="000000"/>
        </w:rPr>
        <w:t>/</w:t>
      </w:r>
      <w:r>
        <w:rPr>
          <w:rStyle w:val="HTMLCode"/>
          <w:color w:val="000000"/>
        </w:rPr>
        <w:t>12px</w:t>
      </w:r>
      <w:r>
        <w:rPr>
          <w:color w:val="000000"/>
        </w:rPr>
        <w:t> to </w:t>
      </w:r>
      <w:proofErr w:type="spellStart"/>
      <w:r>
        <w:rPr>
          <w:rStyle w:val="HTMLCode"/>
          <w:color w:val="000000"/>
        </w:rPr>
        <w:t>var</w:t>
      </w:r>
      <w:proofErr w:type="spellEnd"/>
      <w:r>
        <w:rPr>
          <w:rStyle w:val="HTMLCode"/>
          <w:color w:val="000000"/>
        </w:rPr>
        <w:t>(--gap-</w:t>
      </w:r>
      <w:proofErr w:type="spellStart"/>
      <w:r>
        <w:rPr>
          <w:rStyle w:val="HTMLCode"/>
          <w:color w:val="000000"/>
        </w:rPr>
        <w:t>lg</w:t>
      </w:r>
      <w:proofErr w:type="spellEnd"/>
      <w:r>
        <w:rPr>
          <w:rStyle w:val="HTMLCode"/>
          <w:color w:val="000000"/>
        </w:rPr>
        <w:t>)</w:t>
      </w:r>
      <w:r>
        <w:rPr>
          <w:color w:val="000000"/>
        </w:rPr>
        <w:t>/</w:t>
      </w:r>
      <w:proofErr w:type="spellStart"/>
      <w:r>
        <w:rPr>
          <w:rStyle w:val="HTMLCode"/>
          <w:color w:val="000000"/>
        </w:rPr>
        <w:t>var</w:t>
      </w:r>
      <w:proofErr w:type="spellEnd"/>
      <w:r>
        <w:rPr>
          <w:rStyle w:val="HTMLCode"/>
          <w:color w:val="000000"/>
        </w:rPr>
        <w:t>(--gap-md)</w:t>
      </w:r>
      <w:r>
        <w:rPr>
          <w:color w:val="000000"/>
        </w:rPr>
        <w:t>. </w:t>
      </w:r>
      <w:r>
        <w:rPr>
          <w:rStyle w:val="HTMLCode"/>
          <w:color w:val="000000"/>
        </w:rPr>
        <w:t>.split-wide</w:t>
      </w:r>
      <w:r>
        <w:rPr>
          <w:color w:val="000000"/>
        </w:rPr>
        <w:t> column ratio (1.2fr .8fr) differs from </w:t>
      </w:r>
      <w:r>
        <w:rPr>
          <w:rStyle w:val="HTMLCode"/>
          <w:color w:val="000000"/>
        </w:rPr>
        <w:t>.</w:t>
      </w:r>
      <w:proofErr w:type="spellStart"/>
      <w:r>
        <w:rPr>
          <w:rStyle w:val="HTMLCode"/>
          <w:color w:val="000000"/>
        </w:rPr>
        <w:t>layout__split</w:t>
      </w:r>
      <w:proofErr w:type="spellEnd"/>
      <w:r>
        <w:rPr>
          <w:rStyle w:val="HTMLCode"/>
          <w:color w:val="000000"/>
        </w:rPr>
        <w:t>-wide</w:t>
      </w:r>
      <w:r>
        <w:rPr>
          <w:color w:val="000000"/>
        </w:rPr>
        <w:t> (1.5fr 1fr) — deliberately different, documented in comment. Added "LAYOUT PRIMITIVES" section header above the canonical </w:t>
      </w:r>
      <w:r>
        <w:rPr>
          <w:rStyle w:val="HTMLCode"/>
          <w:color w:val="000000"/>
        </w:rPr>
        <w:t>.</w:t>
      </w:r>
      <w:proofErr w:type="spellStart"/>
      <w:r>
        <w:rPr>
          <w:rStyle w:val="HTMLCode"/>
          <w:color w:val="000000"/>
        </w:rPr>
        <w:t>layout__split</w:t>
      </w:r>
      <w:proofErr w:type="spellEnd"/>
      <w:r>
        <w:rPr>
          <w:rStyle w:val="HTMLCode"/>
          <w:color w:val="000000"/>
        </w:rPr>
        <w:t>*</w:t>
      </w:r>
      <w:r>
        <w:rPr>
          <w:color w:val="000000"/>
        </w:rPr>
        <w:t> family. Old aliases kept with cross-reference comments per standing rule. </w:t>
      </w:r>
      <w:r>
        <w:rPr>
          <w:rStyle w:val="HTMLCode"/>
          <w:color w:val="000000"/>
        </w:rPr>
        <w:t>.two-col</w:t>
      </w:r>
      <w:r>
        <w:rPr>
          <w:color w:val="000000"/>
        </w:rPr>
        <w:t> gap also tokenized from hardcoded </w:t>
      </w:r>
      <w:r>
        <w:rPr>
          <w:rStyle w:val="HTMLCode"/>
          <w:color w:val="000000"/>
        </w:rPr>
        <w:t>16px</w:t>
      </w:r>
      <w:r>
        <w:rPr>
          <w:color w:val="000000"/>
        </w:rPr>
        <w:t> to </w:t>
      </w:r>
      <w:proofErr w:type="spellStart"/>
      <w:r>
        <w:rPr>
          <w:rStyle w:val="HTMLCode"/>
          <w:color w:val="000000"/>
        </w:rPr>
        <w:t>var</w:t>
      </w:r>
      <w:proofErr w:type="spellEnd"/>
      <w:r>
        <w:rPr>
          <w:rStyle w:val="HTMLCode"/>
          <w:color w:val="000000"/>
        </w:rPr>
        <w:t>(--gap-</w:t>
      </w:r>
      <w:proofErr w:type="spellStart"/>
      <w:r>
        <w:rPr>
          <w:rStyle w:val="HTMLCode"/>
          <w:color w:val="000000"/>
        </w:rPr>
        <w:t>lg</w:t>
      </w:r>
      <w:proofErr w:type="spellEnd"/>
      <w:r>
        <w:rPr>
          <w:rStyle w:val="HTMLCode"/>
          <w:color w:val="000000"/>
        </w:rPr>
        <w:t>)</w:t>
      </w:r>
      <w:r>
        <w:rPr>
          <w:color w:val="000000"/>
        </w:rPr>
        <w:t>. This is the </w:t>
      </w:r>
      <w:r>
        <w:rPr>
          <w:rStyle w:val="Strong"/>
          <w:color w:val="000000"/>
        </w:rPr>
        <w:t>third confirmed instance</w:t>
      </w:r>
      <w:r>
        <w:rPr>
          <w:color w:val="000000"/>
        </w:rPr>
        <w:t> of token-vs-hardcoded drift in this audit (.stat in Pass 1, .platform-row/.list-item in Pass 2, grid system in Pass 3). </w:t>
      </w:r>
      <w:r>
        <w:rPr>
          <w:rStyle w:val="Strong"/>
          <w:color w:val="000000"/>
        </w:rPr>
        <w:t>Section 4 — Flex row gap difference:</w:t>
      </w:r>
      <w:r>
        <w:rPr>
          <w:color w:val="000000"/>
        </w:rPr>
        <w:t> </w:t>
      </w:r>
      <w:r>
        <w:rPr>
          <w:rStyle w:val="HTMLCode"/>
          <w:color w:val="000000"/>
        </w:rPr>
        <w:t>.row-</w:t>
      </w:r>
      <w:proofErr w:type="spellStart"/>
      <w:r>
        <w:rPr>
          <w:rStyle w:val="HTMLCode"/>
          <w:color w:val="000000"/>
        </w:rPr>
        <w:t>sb</w:t>
      </w:r>
      <w:proofErr w:type="spellEnd"/>
      <w:r>
        <w:rPr>
          <w:color w:val="000000"/>
        </w:rPr>
        <w:t> (Home page heading/CTA pairs) has no gap — intentional. </w:t>
      </w:r>
      <w:r>
        <w:rPr>
          <w:rStyle w:val="HTMLCode"/>
          <w:color w:val="000000"/>
        </w:rPr>
        <w:t>.flex-between</w:t>
      </w:r>
      <w:r>
        <w:rPr>
          <w:color w:val="000000"/>
        </w:rPr>
        <w:t> (Listing-Preview manual card header) has </w:t>
      </w:r>
      <w:r>
        <w:rPr>
          <w:rStyle w:val="HTMLCode"/>
          <w:color w:val="000000"/>
        </w:rPr>
        <w:t>gap: 12px</w:t>
      </w:r>
      <w:r>
        <w:rPr>
          <w:color w:val="000000"/>
        </w:rPr>
        <w:t>. They're used on entirely different pages for different purposes. Not merged; gap difference documented with cross-reference comments on both. </w:t>
      </w:r>
      <w:r>
        <w:rPr>
          <w:rStyle w:val="Strong"/>
          <w:color w:val="000000"/>
        </w:rPr>
        <w:t>Section 5 — Stray breakpoints fixed (3 of 3):</w:t>
      </w:r>
      <w:r>
        <w:rPr>
          <w:color w:val="000000"/>
        </w:rPr>
        <w:t> (1) </w:t>
      </w:r>
      <w:r>
        <w:rPr>
          <w:rStyle w:val="HTMLCode"/>
          <w:color w:val="000000"/>
        </w:rPr>
        <w:t>max-width: 768px</w:t>
      </w:r>
      <w:r>
        <w:rPr>
          <w:color w:val="000000"/>
        </w:rPr>
        <w:t> on </w:t>
      </w:r>
      <w:r>
        <w:rPr>
          <w:rStyle w:val="HTMLCode"/>
          <w:color w:val="000000"/>
        </w:rPr>
        <w:t>.</w:t>
      </w:r>
      <w:proofErr w:type="spellStart"/>
      <w:r>
        <w:rPr>
          <w:rStyle w:val="HTMLCode"/>
          <w:color w:val="000000"/>
        </w:rPr>
        <w:t>cta</w:t>
      </w:r>
      <w:proofErr w:type="spellEnd"/>
      <w:r>
        <w:rPr>
          <w:rStyle w:val="HTMLCode"/>
          <w:color w:val="000000"/>
        </w:rPr>
        <w:t>__split/.</w:t>
      </w:r>
      <w:proofErr w:type="spellStart"/>
      <w:r>
        <w:rPr>
          <w:rStyle w:val="HTMLCode"/>
          <w:color w:val="000000"/>
        </w:rPr>
        <w:t>cta</w:t>
      </w:r>
      <w:proofErr w:type="spellEnd"/>
      <w:r>
        <w:rPr>
          <w:rStyle w:val="HTMLCode"/>
          <w:color w:val="000000"/>
        </w:rPr>
        <w:t>__</w:t>
      </w:r>
      <w:proofErr w:type="spellStart"/>
      <w:r>
        <w:rPr>
          <w:rStyle w:val="HTMLCode"/>
          <w:color w:val="000000"/>
        </w:rPr>
        <w:t>img</w:t>
      </w:r>
      <w:proofErr w:type="spellEnd"/>
      <w:r>
        <w:rPr>
          <w:rStyle w:val="HTMLCode"/>
          <w:color w:val="000000"/>
        </w:rPr>
        <w:t>-wrap</w:t>
      </w:r>
      <w:r>
        <w:rPr>
          <w:color w:val="000000"/>
        </w:rPr>
        <w:t> → </w:t>
      </w:r>
      <w:r>
        <w:rPr>
          <w:rStyle w:val="HTMLCode"/>
          <w:color w:val="000000"/>
        </w:rPr>
        <w:t>max-width: 767px</w:t>
      </w:r>
      <w:r>
        <w:rPr>
          <w:color w:val="000000"/>
        </w:rPr>
        <w:t>. (2) </w:t>
      </w:r>
      <w:r>
        <w:rPr>
          <w:rStyle w:val="HTMLCode"/>
          <w:color w:val="000000"/>
        </w:rPr>
        <w:t>max-width: 850px</w:t>
      </w:r>
      <w:r>
        <w:rPr>
          <w:color w:val="000000"/>
        </w:rPr>
        <w:t> on </w:t>
      </w:r>
      <w:r>
        <w:rPr>
          <w:rStyle w:val="HTMLCode"/>
          <w:color w:val="000000"/>
        </w:rPr>
        <w:t>.two-col</w:t>
      </w:r>
      <w:r>
        <w:rPr>
          <w:color w:val="000000"/>
        </w:rPr>
        <w:t> collapse → </w:t>
      </w:r>
      <w:r>
        <w:rPr>
          <w:rStyle w:val="HTMLCode"/>
          <w:color w:val="000000"/>
        </w:rPr>
        <w:t>max-width: 900px</w:t>
      </w:r>
      <w:r>
        <w:rPr>
          <w:color w:val="000000"/>
        </w:rPr>
        <w:t>. (3) </w:t>
      </w:r>
      <w:r>
        <w:rPr>
          <w:rStyle w:val="HTMLCode"/>
          <w:color w:val="000000"/>
        </w:rPr>
        <w:t>max-width: 600px</w:t>
      </w:r>
      <w:r>
        <w:rPr>
          <w:color w:val="000000"/>
        </w:rPr>
        <w:t> on </w:t>
      </w:r>
      <w:proofErr w:type="spellStart"/>
      <w:r>
        <w:rPr>
          <w:rStyle w:val="HTMLCode"/>
          <w:color w:val="000000"/>
        </w:rPr>
        <w:t>body.app</w:t>
      </w:r>
      <w:proofErr w:type="spellEnd"/>
      <w:r>
        <w:rPr>
          <w:rStyle w:val="HTMLCode"/>
          <w:color w:val="000000"/>
        </w:rPr>
        <w:t>-page</w:t>
      </w:r>
      <w:r>
        <w:rPr>
          <w:color w:val="000000"/>
        </w:rPr>
        <w:t> shell → </w:t>
      </w:r>
      <w:r>
        <w:rPr>
          <w:rStyle w:val="HTMLCode"/>
          <w:color w:val="000000"/>
        </w:rPr>
        <w:t>max-width: 599px</w:t>
      </w:r>
      <w:r>
        <w:rPr>
          <w:color w:val="000000"/>
        </w:rPr>
        <w:t>. All stray structural breakpoints now reconciled into the 599/767/900 system. Confirmed via curl. | | Jun 30, 2026 | </w:t>
      </w:r>
      <w:proofErr w:type="spellStart"/>
      <w:r>
        <w:rPr>
          <w:rStyle w:val="HTMLCode"/>
          <w:color w:val="000000"/>
        </w:rPr>
        <w:t>global-style.css?v</w:t>
      </w:r>
      <w:proofErr w:type="spellEnd"/>
      <w:r>
        <w:rPr>
          <w:rStyle w:val="HTMLCode"/>
          <w:color w:val="000000"/>
        </w:rPr>
        <w:t>=5</w:t>
      </w:r>
      <w:r>
        <w:rPr>
          <w:color w:val="000000"/>
        </w:rPr>
        <w:t> — Style System Pass 4: Canonical Selector Aliases | </w:t>
      </w:r>
      <w:r>
        <w:rPr>
          <w:rStyle w:val="Strong"/>
          <w:color w:val="000000"/>
        </w:rPr>
        <w:t>Source:</w:t>
      </w:r>
      <w:r>
        <w:rPr>
          <w:color w:val="000000"/>
        </w:rPr>
        <w:t xml:space="preserve"> BlastyBiz_Style_System_Audit_Pass4_Page_Specific_Styles_REDO. </w:t>
      </w:r>
      <w:r>
        <w:rPr>
          <w:color w:val="000000"/>
        </w:rPr>
        <w:lastRenderedPageBreak/>
        <w:t>Stylesheet bumped to </w:t>
      </w:r>
      <w:r>
        <w:rPr>
          <w:rStyle w:val="HTMLCode"/>
          <w:color w:val="000000"/>
        </w:rPr>
        <w:t>?v=5</w:t>
      </w:r>
      <w:r>
        <w:rPr>
          <w:color w:val="000000"/>
        </w:rPr>
        <w:t> on all 22 pages. </w:t>
      </w:r>
      <w:r>
        <w:rPr>
          <w:rStyle w:val="Strong"/>
          <w:color w:val="000000"/>
        </w:rPr>
        <w:t>Scope of Pass 4:</w:t>
      </w:r>
      <w:r>
        <w:rPr>
          <w:color w:val="000000"/>
        </w:rPr>
        <w:t> Classification + canonical-name additions only. No existing selectors renamed. No HTML markup changed. No JS-dependent state classes touched. </w:t>
      </w:r>
      <w:r>
        <w:rPr>
          <w:rStyle w:val="Strong"/>
          <w:color w:val="000000"/>
        </w:rPr>
        <w:t>What was added:</w:t>
      </w:r>
      <w:r>
        <w:rPr>
          <w:color w:val="000000"/>
        </w:rPr>
        <w:t> (1) </w:t>
      </w:r>
      <w:r>
        <w:rPr>
          <w:rStyle w:val="HTMLCode"/>
          <w:color w:val="000000"/>
        </w:rPr>
        <w:t>.card-base</w:t>
      </w:r>
      <w:r>
        <w:rPr>
          <w:color w:val="000000"/>
        </w:rPr>
        <w:t> — shared surface class without </w:t>
      </w:r>
      <w:r>
        <w:rPr>
          <w:rStyle w:val="HTMLCode"/>
          <w:color w:val="000000"/>
        </w:rPr>
        <w:t>margin-bottom</w:t>
      </w:r>
      <w:r>
        <w:rPr>
          <w:color w:val="000000"/>
        </w:rPr>
        <w:t>; </w:t>
      </w:r>
      <w:r>
        <w:rPr>
          <w:rStyle w:val="HTMLCode"/>
          <w:color w:val="000000"/>
        </w:rPr>
        <w:t>.card</w:t>
      </w:r>
      <w:r>
        <w:rPr>
          <w:color w:val="000000"/>
        </w:rPr>
        <w:t> now defined as </w:t>
      </w:r>
      <w:r>
        <w:rPr>
          <w:rStyle w:val="HTMLCode"/>
          <w:color w:val="000000"/>
        </w:rPr>
        <w:t>.card-base</w:t>
      </w:r>
      <w:r>
        <w:rPr>
          <w:color w:val="000000"/>
        </w:rPr>
        <w:t> shape + </w:t>
      </w:r>
      <w:r>
        <w:rPr>
          <w:rStyle w:val="HTMLCode"/>
          <w:color w:val="000000"/>
        </w:rPr>
        <w:t>margin-bottom: 16px</w:t>
      </w:r>
      <w:r>
        <w:rPr>
          <w:color w:val="000000"/>
        </w:rPr>
        <w:t>. (2) </w:t>
      </w:r>
      <w:r>
        <w:rPr>
          <w:rStyle w:val="HTMLCode"/>
          <w:color w:val="000000"/>
        </w:rPr>
        <w:t>.</w:t>
      </w:r>
      <w:proofErr w:type="spellStart"/>
      <w:r>
        <w:rPr>
          <w:rStyle w:val="HTMLCode"/>
          <w:color w:val="000000"/>
        </w:rPr>
        <w:t>btn</w:t>
      </w:r>
      <w:proofErr w:type="spellEnd"/>
      <w:r>
        <w:rPr>
          <w:rStyle w:val="HTMLCode"/>
          <w:color w:val="000000"/>
        </w:rPr>
        <w:t>--primary</w:t>
      </w:r>
      <w:r>
        <w:rPr>
          <w:color w:val="000000"/>
        </w:rPr>
        <w:t> / </w:t>
      </w:r>
      <w:r>
        <w:rPr>
          <w:rStyle w:val="HTMLCode"/>
          <w:color w:val="000000"/>
        </w:rPr>
        <w:t>.</w:t>
      </w:r>
      <w:proofErr w:type="spellStart"/>
      <w:r>
        <w:rPr>
          <w:rStyle w:val="HTMLCode"/>
          <w:color w:val="000000"/>
        </w:rPr>
        <w:t>btn</w:t>
      </w:r>
      <w:proofErr w:type="spellEnd"/>
      <w:r>
        <w:rPr>
          <w:rStyle w:val="HTMLCode"/>
          <w:color w:val="000000"/>
        </w:rPr>
        <w:t>--</w:t>
      </w:r>
      <w:proofErr w:type="spellStart"/>
      <w:r>
        <w:rPr>
          <w:rStyle w:val="HTMLCode"/>
          <w:color w:val="000000"/>
        </w:rPr>
        <w:t>primary:hover</w:t>
      </w:r>
      <w:proofErr w:type="spellEnd"/>
      <w:r>
        <w:rPr>
          <w:color w:val="000000"/>
        </w:rPr>
        <w:t> — BEM double-dash alias alongside </w:t>
      </w:r>
      <w:r>
        <w:rPr>
          <w:rStyle w:val="HTMLCode"/>
          <w:color w:val="000000"/>
        </w:rPr>
        <w:t>.</w:t>
      </w:r>
      <w:proofErr w:type="spellStart"/>
      <w:r>
        <w:rPr>
          <w:rStyle w:val="HTMLCode"/>
          <w:color w:val="000000"/>
        </w:rPr>
        <w:t>btn</w:t>
      </w:r>
      <w:proofErr w:type="spellEnd"/>
      <w:r>
        <w:rPr>
          <w:rStyle w:val="HTMLCode"/>
          <w:color w:val="000000"/>
        </w:rPr>
        <w:t>-primary</w:t>
      </w:r>
      <w:r>
        <w:rPr>
          <w:color w:val="000000"/>
        </w:rPr>
        <w:t>. (3) </w:t>
      </w:r>
      <w:r>
        <w:rPr>
          <w:rStyle w:val="HTMLCode"/>
          <w:color w:val="000000"/>
        </w:rPr>
        <w:t>.</w:t>
      </w:r>
      <w:proofErr w:type="spellStart"/>
      <w:r>
        <w:rPr>
          <w:rStyle w:val="HTMLCode"/>
          <w:color w:val="000000"/>
        </w:rPr>
        <w:t>btn</w:t>
      </w:r>
      <w:proofErr w:type="spellEnd"/>
      <w:r>
        <w:rPr>
          <w:rStyle w:val="HTMLCode"/>
          <w:color w:val="000000"/>
        </w:rPr>
        <w:t>--danger</w:t>
      </w:r>
      <w:r>
        <w:rPr>
          <w:color w:val="000000"/>
        </w:rPr>
        <w:t> + </w:t>
      </w:r>
      <w:r>
        <w:rPr>
          <w:rStyle w:val="HTMLCode"/>
          <w:color w:val="000000"/>
        </w:rPr>
        <w:t>.</w:t>
      </w:r>
      <w:proofErr w:type="spellStart"/>
      <w:r>
        <w:rPr>
          <w:rStyle w:val="HTMLCode"/>
          <w:color w:val="000000"/>
        </w:rPr>
        <w:t>btn</w:t>
      </w:r>
      <w:proofErr w:type="spellEnd"/>
      <w:r>
        <w:rPr>
          <w:rStyle w:val="HTMLCode"/>
          <w:color w:val="000000"/>
        </w:rPr>
        <w:t>--</w:t>
      </w:r>
      <w:proofErr w:type="spellStart"/>
      <w:r>
        <w:rPr>
          <w:rStyle w:val="HTMLCode"/>
          <w:color w:val="000000"/>
        </w:rPr>
        <w:t>danger:hover</w:t>
      </w:r>
      <w:proofErr w:type="spellEnd"/>
      <w:r>
        <w:rPr>
          <w:color w:val="000000"/>
        </w:rPr>
        <w:t> — new canonical danger button. (4) </w:t>
      </w:r>
      <w:r>
        <w:rPr>
          <w:rStyle w:val="HTMLCode"/>
          <w:color w:val="000000"/>
        </w:rPr>
        <w:t>.</w:t>
      </w:r>
      <w:proofErr w:type="spellStart"/>
      <w:r>
        <w:rPr>
          <w:rStyle w:val="HTMLCode"/>
          <w:color w:val="000000"/>
        </w:rPr>
        <w:t>btn</w:t>
      </w:r>
      <w:proofErr w:type="spellEnd"/>
      <w:r>
        <w:rPr>
          <w:rStyle w:val="HTMLCode"/>
          <w:color w:val="000000"/>
        </w:rPr>
        <w:t>--block</w:t>
      </w:r>
      <w:r>
        <w:rPr>
          <w:color w:val="000000"/>
        </w:rPr>
        <w:t> — new canonical full-width modifier. (5) </w:t>
      </w:r>
      <w:r>
        <w:rPr>
          <w:rStyle w:val="HTMLCode"/>
          <w:color w:val="000000"/>
        </w:rPr>
        <w:t>.</w:t>
      </w:r>
      <w:proofErr w:type="spellStart"/>
      <w:r>
        <w:rPr>
          <w:rStyle w:val="HTMLCode"/>
          <w:color w:val="000000"/>
        </w:rPr>
        <w:t>btn</w:t>
      </w:r>
      <w:proofErr w:type="spellEnd"/>
      <w:r>
        <w:rPr>
          <w:rStyle w:val="HTMLCode"/>
          <w:color w:val="000000"/>
        </w:rPr>
        <w:t>--small</w:t>
      </w:r>
      <w:r>
        <w:rPr>
          <w:color w:val="000000"/>
        </w:rPr>
        <w:t> alias alongside </w:t>
      </w:r>
      <w:r>
        <w:rPr>
          <w:rStyle w:val="HTMLCode"/>
          <w:color w:val="000000"/>
        </w:rPr>
        <w:t>.</w:t>
      </w:r>
      <w:proofErr w:type="spellStart"/>
      <w:r>
        <w:rPr>
          <w:rStyle w:val="HTMLCode"/>
          <w:color w:val="000000"/>
        </w:rPr>
        <w:t>btn</w:t>
      </w:r>
      <w:proofErr w:type="spellEnd"/>
      <w:r>
        <w:rPr>
          <w:rStyle w:val="HTMLCode"/>
          <w:color w:val="000000"/>
        </w:rPr>
        <w:t>-sm</w:t>
      </w:r>
      <w:r>
        <w:rPr>
          <w:color w:val="000000"/>
        </w:rPr>
        <w:t>. (6) </w:t>
      </w:r>
      <w:r>
        <w:rPr>
          <w:rStyle w:val="HTMLCode"/>
          <w:color w:val="000000"/>
        </w:rPr>
        <w:t>.</w:t>
      </w:r>
      <w:proofErr w:type="spellStart"/>
      <w:r>
        <w:rPr>
          <w:rStyle w:val="HTMLCode"/>
          <w:color w:val="000000"/>
        </w:rPr>
        <w:t>btn</w:t>
      </w:r>
      <w:proofErr w:type="spellEnd"/>
      <w:r>
        <w:rPr>
          <w:rStyle w:val="HTMLCode"/>
          <w:color w:val="000000"/>
        </w:rPr>
        <w:t>--outline</w:t>
      </w:r>
      <w:r>
        <w:rPr>
          <w:color w:val="000000"/>
        </w:rPr>
        <w:t> + </w:t>
      </w:r>
      <w:r>
        <w:rPr>
          <w:rStyle w:val="HTMLCode"/>
          <w:color w:val="000000"/>
        </w:rPr>
        <w:t>.</w:t>
      </w:r>
      <w:proofErr w:type="spellStart"/>
      <w:r>
        <w:rPr>
          <w:rStyle w:val="HTMLCode"/>
          <w:color w:val="000000"/>
        </w:rPr>
        <w:t>btn</w:t>
      </w:r>
      <w:proofErr w:type="spellEnd"/>
      <w:r>
        <w:rPr>
          <w:rStyle w:val="HTMLCode"/>
          <w:color w:val="000000"/>
        </w:rPr>
        <w:t>--ghost</w:t>
      </w:r>
      <w:r>
        <w:rPr>
          <w:color w:val="000000"/>
        </w:rPr>
        <w:t> aliases alongside </w:t>
      </w:r>
      <w:r>
        <w:rPr>
          <w:rStyle w:val="HTMLCode"/>
          <w:color w:val="000000"/>
        </w:rPr>
        <w:t>.</w:t>
      </w:r>
      <w:proofErr w:type="spellStart"/>
      <w:r>
        <w:rPr>
          <w:rStyle w:val="HTMLCode"/>
          <w:color w:val="000000"/>
        </w:rPr>
        <w:t>btn</w:t>
      </w:r>
      <w:proofErr w:type="spellEnd"/>
      <w:r>
        <w:rPr>
          <w:rStyle w:val="HTMLCode"/>
          <w:color w:val="000000"/>
        </w:rPr>
        <w:t>-outline</w:t>
      </w:r>
      <w:r>
        <w:rPr>
          <w:color w:val="000000"/>
        </w:rPr>
        <w:t>. (7) </w:t>
      </w:r>
      <w:r>
        <w:rPr>
          <w:rStyle w:val="HTMLCode"/>
          <w:color w:val="000000"/>
        </w:rPr>
        <w:t>.badge--live</w:t>
      </w:r>
      <w:r>
        <w:rPr>
          <w:color w:val="000000"/>
        </w:rPr>
        <w:t>, </w:t>
      </w:r>
      <w:r>
        <w:rPr>
          <w:rStyle w:val="HTMLCode"/>
          <w:color w:val="000000"/>
        </w:rPr>
        <w:t>.badge--error</w:t>
      </w:r>
      <w:r>
        <w:rPr>
          <w:color w:val="000000"/>
        </w:rPr>
        <w:t>, </w:t>
      </w:r>
      <w:r>
        <w:rPr>
          <w:rStyle w:val="HTMLCode"/>
          <w:color w:val="000000"/>
        </w:rPr>
        <w:t>.badge--manual</w:t>
      </w:r>
      <w:r>
        <w:rPr>
          <w:color w:val="000000"/>
        </w:rPr>
        <w:t>, </w:t>
      </w:r>
      <w:r>
        <w:rPr>
          <w:rStyle w:val="HTMLCode"/>
          <w:color w:val="000000"/>
        </w:rPr>
        <w:t>.badge--muted</w:t>
      </w:r>
      <w:r>
        <w:rPr>
          <w:color w:val="000000"/>
        </w:rPr>
        <w:t xml:space="preserve"> — aliases alongside existing badge </w:t>
      </w:r>
      <w:proofErr w:type="spellStart"/>
      <w:r>
        <w:rPr>
          <w:color w:val="000000"/>
        </w:rPr>
        <w:t>colour</w:t>
      </w:r>
      <w:proofErr w:type="spellEnd"/>
      <w:r>
        <w:rPr>
          <w:color w:val="000000"/>
        </w:rPr>
        <w:t xml:space="preserve"> modifiers. (8) </w:t>
      </w:r>
      <w:r>
        <w:rPr>
          <w:rStyle w:val="HTMLCode"/>
          <w:color w:val="000000"/>
        </w:rPr>
        <w:t>.badge--warn</w:t>
      </w:r>
      <w:r>
        <w:rPr>
          <w:color w:val="000000"/>
        </w:rPr>
        <w:t xml:space="preserve"> — new semantic warning badge </w:t>
      </w:r>
      <w:proofErr w:type="spellStart"/>
      <w:r>
        <w:rPr>
          <w:color w:val="000000"/>
        </w:rPr>
        <w:t>colour</w:t>
      </w:r>
      <w:proofErr w:type="spellEnd"/>
      <w:r>
        <w:rPr>
          <w:color w:val="000000"/>
        </w:rPr>
        <w:t>. (9) </w:t>
      </w:r>
      <w:r>
        <w:rPr>
          <w:rStyle w:val="HTMLCode"/>
          <w:color w:val="000000"/>
        </w:rPr>
        <w:t>.badge--small</w:t>
      </w:r>
      <w:r>
        <w:rPr>
          <w:color w:val="000000"/>
        </w:rPr>
        <w:t> alias alongside </w:t>
      </w:r>
      <w:r>
        <w:rPr>
          <w:rStyle w:val="HTMLCode"/>
          <w:color w:val="000000"/>
        </w:rPr>
        <w:t>.badge-</w:t>
      </w:r>
      <w:proofErr w:type="spellStart"/>
      <w:r>
        <w:rPr>
          <w:rStyle w:val="HTMLCode"/>
          <w:color w:val="000000"/>
        </w:rPr>
        <w:t>xs</w:t>
      </w:r>
      <w:proofErr w:type="spellEnd"/>
      <w:r>
        <w:rPr>
          <w:color w:val="000000"/>
        </w:rPr>
        <w:t>. (10) </w:t>
      </w:r>
      <w:r>
        <w:rPr>
          <w:rStyle w:val="HTMLCode"/>
          <w:color w:val="000000"/>
        </w:rPr>
        <w:t>.form-control</w:t>
      </w:r>
      <w:r>
        <w:rPr>
          <w:color w:val="000000"/>
        </w:rPr>
        <w:t xml:space="preserve"> base — shared single-line input: card </w:t>
      </w:r>
      <w:proofErr w:type="spellStart"/>
      <w:r>
        <w:rPr>
          <w:color w:val="000000"/>
        </w:rPr>
        <w:t>bg</w:t>
      </w:r>
      <w:proofErr w:type="spellEnd"/>
      <w:r>
        <w:rPr>
          <w:color w:val="000000"/>
        </w:rPr>
        <w:t xml:space="preserve">, border, 8px radius, light </w:t>
      </w:r>
      <w:proofErr w:type="spellStart"/>
      <w:r>
        <w:rPr>
          <w:color w:val="000000"/>
        </w:rPr>
        <w:t>colour</w:t>
      </w:r>
      <w:proofErr w:type="spellEnd"/>
      <w:r>
        <w:rPr>
          <w:color w:val="000000"/>
        </w:rPr>
        <w:t>, 10px/12px padding, DM Sans 14px, green focus. (11) </w:t>
      </w:r>
      <w:r>
        <w:rPr>
          <w:rStyle w:val="HTMLCode"/>
          <w:color w:val="000000"/>
        </w:rPr>
        <w:t>.form-</w:t>
      </w:r>
      <w:proofErr w:type="spellStart"/>
      <w:r>
        <w:rPr>
          <w:rStyle w:val="HTMLCode"/>
          <w:color w:val="000000"/>
        </w:rPr>
        <w:t>textarea</w:t>
      </w:r>
      <w:proofErr w:type="spellEnd"/>
      <w:r>
        <w:rPr>
          <w:color w:val="000000"/>
        </w:rPr>
        <w:t xml:space="preserve"> base — same as form-control + </w:t>
      </w:r>
      <w:proofErr w:type="spellStart"/>
      <w:r>
        <w:rPr>
          <w:color w:val="000000"/>
        </w:rPr>
        <w:t>resize:vertical</w:t>
      </w:r>
      <w:proofErr w:type="spellEnd"/>
      <w:r>
        <w:rPr>
          <w:color w:val="000000"/>
        </w:rPr>
        <w:t>, 1.6 line-height. (12) </w:t>
      </w:r>
      <w:r>
        <w:rPr>
          <w:rStyle w:val="HTMLCode"/>
          <w:color w:val="000000"/>
        </w:rPr>
        <w:t>::placeholder</w:t>
      </w:r>
      <w:r>
        <w:rPr>
          <w:color w:val="000000"/>
        </w:rPr>
        <w:t> </w:t>
      </w:r>
      <w:proofErr w:type="spellStart"/>
      <w:r>
        <w:rPr>
          <w:color w:val="000000"/>
        </w:rPr>
        <w:t>colour</w:t>
      </w:r>
      <w:proofErr w:type="spellEnd"/>
      <w:r>
        <w:rPr>
          <w:color w:val="000000"/>
        </w:rPr>
        <w:t xml:space="preserve"> token applied to both. </w:t>
      </w:r>
      <w:r>
        <w:rPr>
          <w:rStyle w:val="Strong"/>
          <w:color w:val="000000"/>
        </w:rPr>
        <w:t>Not done yet (deferred per Pass 4 Section 4):</w:t>
      </w:r>
      <w:r>
        <w:rPr>
          <w:color w:val="000000"/>
        </w:rPr>
        <w:t> Modal/sheet primitive extraction, spacing utility rename (.u-</w:t>
      </w:r>
      <w:r>
        <w:rPr>
          <w:rStyle w:val="Emphasis"/>
          <w:color w:val="000000"/>
        </w:rPr>
        <w:t>), text utility normalization, loading/progress state merge, dynamic JS state classes (.active, .hidden, .done, etc.). All these require JS audit first. </w:t>
      </w:r>
      <w:r>
        <w:rPr>
          <w:rStyle w:val="Strong"/>
          <w:i/>
          <w:iCs/>
          <w:color w:val="000000"/>
        </w:rPr>
        <w:t>Rule:</w:t>
      </w:r>
      <w:r>
        <w:rPr>
          <w:rStyle w:val="Emphasis"/>
          <w:color w:val="000000"/>
        </w:rPr>
        <w:t> Old single-dash names (.</w:t>
      </w:r>
      <w:proofErr w:type="spellStart"/>
      <w:r>
        <w:rPr>
          <w:rStyle w:val="Emphasis"/>
          <w:color w:val="000000"/>
        </w:rPr>
        <w:t>btn</w:t>
      </w:r>
      <w:proofErr w:type="spellEnd"/>
      <w:r>
        <w:rPr>
          <w:rStyle w:val="Emphasis"/>
          <w:color w:val="000000"/>
        </w:rPr>
        <w:t>-primary, .</w:t>
      </w:r>
      <w:proofErr w:type="spellStart"/>
      <w:r>
        <w:rPr>
          <w:rStyle w:val="Emphasis"/>
          <w:color w:val="000000"/>
        </w:rPr>
        <w:t>btn</w:t>
      </w:r>
      <w:proofErr w:type="spellEnd"/>
      <w:r>
        <w:rPr>
          <w:rStyle w:val="Emphasis"/>
          <w:color w:val="000000"/>
        </w:rPr>
        <w:t>-outline, .</w:t>
      </w:r>
      <w:proofErr w:type="spellStart"/>
      <w:r>
        <w:rPr>
          <w:rStyle w:val="Emphasis"/>
          <w:color w:val="000000"/>
        </w:rPr>
        <w:t>btn-sm</w:t>
      </w:r>
      <w:proofErr w:type="spellEnd"/>
      <w:r>
        <w:rPr>
          <w:rStyle w:val="Emphasis"/>
          <w:color w:val="000000"/>
        </w:rPr>
        <w:t>, .badge-live, etc.) kept intact as aliases. Migrate markup to .</w:t>
      </w:r>
      <w:proofErr w:type="spellStart"/>
      <w:r>
        <w:rPr>
          <w:rStyle w:val="Emphasis"/>
          <w:color w:val="000000"/>
        </w:rPr>
        <w:t>btn</w:t>
      </w:r>
      <w:proofErr w:type="spellEnd"/>
      <w:r>
        <w:rPr>
          <w:rStyle w:val="Emphasis"/>
          <w:color w:val="000000"/>
        </w:rPr>
        <w:t>--</w:t>
      </w:r>
      <w:r>
        <w:rPr>
          <w:color w:val="000000"/>
        </w:rPr>
        <w:t> BEM names gradually; no big-bang rename. Verified via curl: all 12 new canonical selectors confirmed live in deployed CSS. | | Jun 30, 2026 | </w:t>
      </w:r>
      <w:proofErr w:type="spellStart"/>
      <w:r>
        <w:rPr>
          <w:rStyle w:val="HTMLCode"/>
          <w:color w:val="000000"/>
        </w:rPr>
        <w:t>global-style.css?v</w:t>
      </w:r>
      <w:proofErr w:type="spellEnd"/>
      <w:r>
        <w:rPr>
          <w:rStyle w:val="HTMLCode"/>
          <w:color w:val="000000"/>
        </w:rPr>
        <w:t>=6</w:t>
      </w:r>
      <w:r>
        <w:rPr>
          <w:color w:val="000000"/>
        </w:rPr>
        <w:t> — Bug fix: Home page </w:t>
      </w:r>
      <w:r>
        <w:rPr>
          <w:rStyle w:val="HTMLCode"/>
          <w:color w:val="000000"/>
        </w:rPr>
        <w:t>.row</w:t>
      </w:r>
      <w:r>
        <w:rPr>
          <w:color w:val="000000"/>
        </w:rPr>
        <w:t> sections displayed flex instead of block | </w:t>
      </w:r>
      <w:r>
        <w:rPr>
          <w:rStyle w:val="Strong"/>
          <w:color w:val="000000"/>
        </w:rPr>
        <w:t>Root cause:</w:t>
      </w:r>
      <w:r>
        <w:rPr>
          <w:color w:val="000000"/>
        </w:rPr>
        <w:t> Global </w:t>
      </w:r>
      <w:r>
        <w:rPr>
          <w:rStyle w:val="HTMLCode"/>
          <w:color w:val="000000"/>
        </w:rPr>
        <w:t>.row { display: flex; align-items: center; gap: 8px; }</w:t>
      </w:r>
      <w:r>
        <w:rPr>
          <w:color w:val="000000"/>
        </w:rPr>
        <w:t xml:space="preserve"> is correct for </w:t>
      </w:r>
      <w:proofErr w:type="spellStart"/>
      <w:r>
        <w:rPr>
          <w:color w:val="000000"/>
        </w:rPr>
        <w:t>icon+text</w:t>
      </w:r>
      <w:proofErr w:type="spellEnd"/>
      <w:r>
        <w:rPr>
          <w:color w:val="000000"/>
        </w:rPr>
        <w:t xml:space="preserve"> utility rows, but the home page uses </w:t>
      </w:r>
      <w:r>
        <w:rPr>
          <w:rStyle w:val="HTMLCode"/>
          <w:color w:val="000000"/>
        </w:rPr>
        <w:t>.row</w:t>
      </w:r>
      <w:r>
        <w:rPr>
          <w:color w:val="000000"/>
        </w:rPr>
        <w:t> as a section content wrapper around h2/h3/p elements. Without a </w:t>
      </w:r>
      <w:r>
        <w:rPr>
          <w:rStyle w:val="HTMLCode"/>
          <w:color w:val="000000"/>
        </w:rPr>
        <w:t>display</w:t>
      </w:r>
      <w:r>
        <w:rPr>
          <w:color w:val="000000"/>
        </w:rPr>
        <w:t> override, those block elements were rendered side-by-side as flex children instead of stacking vertically. Three affected sections on home page: (1) "You Don't Have Time For This" — h2 + h3 + p in one </w:t>
      </w:r>
      <w:r>
        <w:rPr>
          <w:rStyle w:val="HTMLCode"/>
          <w:color w:val="000000"/>
        </w:rPr>
        <w:t>.row</w:t>
      </w:r>
      <w:r>
        <w:rPr>
          <w:color w:val="000000"/>
        </w:rPr>
        <w:t>; (2) "Three Steps. Done." — h2 + p in one </w:t>
      </w:r>
      <w:r>
        <w:rPr>
          <w:rStyle w:val="HTMLCode"/>
          <w:color w:val="000000"/>
        </w:rPr>
        <w:t>.row</w:t>
      </w:r>
      <w:r>
        <w:rPr>
          <w:color w:val="000000"/>
        </w:rPr>
        <w:t>; (3) "Simple. No Surprises." — h2 + p in one </w:t>
      </w:r>
      <w:r>
        <w:rPr>
          <w:rStyle w:val="HTMLCode"/>
          <w:color w:val="000000"/>
        </w:rPr>
        <w:t>.row</w:t>
      </w:r>
      <w:r>
        <w:rPr>
          <w:color w:val="000000"/>
        </w:rPr>
        <w:t>. </w:t>
      </w:r>
      <w:r>
        <w:rPr>
          <w:rStyle w:val="Strong"/>
          <w:color w:val="000000"/>
        </w:rPr>
        <w:t>Fix:</w:t>
      </w:r>
      <w:r>
        <w:rPr>
          <w:color w:val="000000"/>
        </w:rPr>
        <w:t> Added </w:t>
      </w:r>
      <w:r>
        <w:rPr>
          <w:rStyle w:val="HTMLCode"/>
          <w:color w:val="000000"/>
        </w:rPr>
        <w:t>display: block;</w:t>
      </w:r>
      <w:r>
        <w:rPr>
          <w:color w:val="000000"/>
        </w:rPr>
        <w:t> to </w:t>
      </w:r>
      <w:proofErr w:type="spellStart"/>
      <w:r>
        <w:rPr>
          <w:rStyle w:val="HTMLCode"/>
          <w:color w:val="000000"/>
        </w:rPr>
        <w:t>body.has</w:t>
      </w:r>
      <w:proofErr w:type="spellEnd"/>
      <w:r>
        <w:rPr>
          <w:rStyle w:val="HTMLCode"/>
          <w:color w:val="000000"/>
        </w:rPr>
        <w:t>-site-header .row</w:t>
      </w:r>
      <w:r>
        <w:rPr>
          <w:color w:val="000000"/>
        </w:rPr>
        <w:t> override at line ~796. Stylesheet bumped to </w:t>
      </w:r>
      <w:r>
        <w:rPr>
          <w:rStyle w:val="HTMLCode"/>
          <w:color w:val="000000"/>
        </w:rPr>
        <w:t>?v=6</w:t>
      </w:r>
      <w:r>
        <w:rPr>
          <w:color w:val="000000"/>
        </w:rPr>
        <w:t> across all 22 pages to bust browser cache. Confirmed via curl: fix live in deployed CSS. | | Jun 30, 2026 | </w:t>
      </w:r>
      <w:proofErr w:type="spellStart"/>
      <w:r>
        <w:rPr>
          <w:rStyle w:val="HTMLCode"/>
          <w:color w:val="000000"/>
        </w:rPr>
        <w:t>global-style.css?v</w:t>
      </w:r>
      <w:proofErr w:type="spellEnd"/>
      <w:r>
        <w:rPr>
          <w:rStyle w:val="HTMLCode"/>
          <w:color w:val="000000"/>
        </w:rPr>
        <w:t>=7</w:t>
      </w:r>
      <w:r>
        <w:rPr>
          <w:color w:val="000000"/>
        </w:rPr>
        <w:t> — </w:t>
      </w:r>
      <w:r>
        <w:rPr>
          <w:rStyle w:val="HTMLCode"/>
          <w:color w:val="000000"/>
        </w:rPr>
        <w:t>.row</w:t>
      </w:r>
      <w:r>
        <w:rPr>
          <w:color w:val="000000"/>
        </w:rPr>
        <w:t> renamed to pure section wrapper; </w:t>
      </w:r>
      <w:r>
        <w:rPr>
          <w:rStyle w:val="HTMLCode"/>
          <w:color w:val="000000"/>
        </w:rPr>
        <w:t>.flex-row</w:t>
      </w:r>
      <w:r>
        <w:rPr>
          <w:color w:val="000000"/>
        </w:rPr>
        <w:t> added as flex utility | </w:t>
      </w:r>
      <w:r>
        <w:rPr>
          <w:rStyle w:val="Strong"/>
          <w:color w:val="000000"/>
        </w:rPr>
        <w:t>Root cause follow-up from v=6 fix.</w:t>
      </w:r>
      <w:r>
        <w:rPr>
          <w:color w:val="000000"/>
        </w:rPr>
        <w:t> Dave requested </w:t>
      </w:r>
      <w:r>
        <w:rPr>
          <w:rStyle w:val="HTMLCode"/>
          <w:color w:val="000000"/>
        </w:rPr>
        <w:t>.row</w:t>
      </w:r>
      <w:r>
        <w:rPr>
          <w:color w:val="000000"/>
        </w:rPr>
        <w:t> be the section content wrapper only. </w:t>
      </w:r>
      <w:r>
        <w:rPr>
          <w:rStyle w:val="Strong"/>
          <w:color w:val="000000"/>
        </w:rPr>
        <w:t>Changes:</w:t>
      </w:r>
      <w:r>
        <w:rPr>
          <w:color w:val="000000"/>
        </w:rPr>
        <w:t> (1) CSS: </w:t>
      </w:r>
      <w:r>
        <w:rPr>
          <w:rStyle w:val="HTMLCode"/>
          <w:color w:val="000000"/>
        </w:rPr>
        <w:t>.row { display: flex; ... }</w:t>
      </w:r>
      <w:r>
        <w:rPr>
          <w:color w:val="000000"/>
        </w:rPr>
        <w:t> → </w:t>
      </w:r>
      <w:r>
        <w:rPr>
          <w:rStyle w:val="HTMLCode"/>
          <w:color w:val="000000"/>
        </w:rPr>
        <w:t>.row { display: block; width: 100%; }</w:t>
      </w:r>
      <w:r>
        <w:rPr>
          <w:color w:val="000000"/>
        </w:rPr>
        <w:t> (section wrapper, one job only). (2) CSS: new </w:t>
      </w:r>
      <w:r>
        <w:rPr>
          <w:rStyle w:val="HTMLCode"/>
          <w:color w:val="000000"/>
        </w:rPr>
        <w:t>.flex-row { display: flex; align-items: center; gap: 8px; }</w:t>
      </w:r>
      <w:r>
        <w:rPr>
          <w:color w:val="000000"/>
        </w:rPr>
        <w:t> as the renamed inline flex utility. (3) CSS: removed now-redundant </w:t>
      </w:r>
      <w:r>
        <w:rPr>
          <w:rStyle w:val="HTMLCode"/>
          <w:color w:val="000000"/>
        </w:rPr>
        <w:t>display: block</w:t>
      </w:r>
      <w:r>
        <w:rPr>
          <w:color w:val="000000"/>
        </w:rPr>
        <w:t> from </w:t>
      </w:r>
      <w:proofErr w:type="spellStart"/>
      <w:r>
        <w:rPr>
          <w:rStyle w:val="HTMLCode"/>
          <w:color w:val="000000"/>
        </w:rPr>
        <w:t>body.has</w:t>
      </w:r>
      <w:proofErr w:type="spellEnd"/>
      <w:r>
        <w:rPr>
          <w:rStyle w:val="HTMLCode"/>
          <w:color w:val="000000"/>
        </w:rPr>
        <w:t>-site-header .row</w:t>
      </w:r>
      <w:r>
        <w:rPr>
          <w:color w:val="000000"/>
        </w:rPr>
        <w:t> and </w:t>
      </w:r>
      <w:proofErr w:type="spellStart"/>
      <w:r>
        <w:rPr>
          <w:rStyle w:val="HTMLCode"/>
          <w:color w:val="000000"/>
        </w:rPr>
        <w:t>body.admin</w:t>
      </w:r>
      <w:proofErr w:type="spellEnd"/>
      <w:r>
        <w:rPr>
          <w:rStyle w:val="HTMLCode"/>
          <w:color w:val="000000"/>
        </w:rPr>
        <w:t>-page .row</w:t>
      </w:r>
      <w:r>
        <w:rPr>
          <w:color w:val="000000"/>
        </w:rPr>
        <w:t> overrides (global rule covers it). (4) HTML </w:t>
      </w:r>
      <w:r>
        <w:rPr>
          <w:rStyle w:val="HTMLCode"/>
          <w:color w:val="000000"/>
        </w:rPr>
        <w:t>BlastyBiz.html</w:t>
      </w:r>
      <w:r>
        <w:rPr>
          <w:color w:val="000000"/>
        </w:rPr>
        <w:t> line 33: </w:t>
      </w:r>
      <w:r>
        <w:rPr>
          <w:rStyle w:val="HTMLCode"/>
          <w:color w:val="000000"/>
        </w:rPr>
        <w:t>class="row mb-6"</w:t>
      </w:r>
      <w:r>
        <w:rPr>
          <w:color w:val="000000"/>
        </w:rPr>
        <w:t> → </w:t>
      </w:r>
      <w:r>
        <w:rPr>
          <w:rStyle w:val="HTMLCode"/>
          <w:color w:val="000000"/>
        </w:rPr>
        <w:t>class="flex-row mb-6"</w:t>
      </w:r>
      <w:r>
        <w:rPr>
          <w:color w:val="000000"/>
        </w:rPr>
        <w:t> (icon + card-title + badge inline). (5) HTML </w:t>
      </w:r>
      <w:r>
        <w:rPr>
          <w:rStyle w:val="HTMLCode"/>
          <w:color w:val="000000"/>
        </w:rPr>
        <w:t>BlastyBiz.html</w:t>
      </w:r>
      <w:r>
        <w:rPr>
          <w:color w:val="000000"/>
        </w:rPr>
        <w:t> line 69: </w:t>
      </w:r>
      <w:r>
        <w:rPr>
          <w:rStyle w:val="HTMLCode"/>
          <w:color w:val="000000"/>
        </w:rPr>
        <w:t>class="row"</w:t>
      </w:r>
      <w:r>
        <w:rPr>
          <w:color w:val="000000"/>
        </w:rPr>
        <w:t> → </w:t>
      </w:r>
      <w:r>
        <w:rPr>
          <w:rStyle w:val="HTMLCode"/>
          <w:color w:val="000000"/>
        </w:rPr>
        <w:t>class="flex-row"</w:t>
      </w:r>
      <w:r>
        <w:rPr>
          <w:color w:val="000000"/>
        </w:rPr>
        <w:t> (input-campaign + save button inline). All other </w:t>
      </w:r>
      <w:r>
        <w:rPr>
          <w:rStyle w:val="HTMLCode"/>
          <w:color w:val="000000"/>
        </w:rPr>
        <w:t>.row</w:t>
      </w:r>
      <w:r>
        <w:rPr>
          <w:color w:val="000000"/>
        </w:rPr>
        <w:t> uses (About, Contact, Home, Login, Privacy, Terms) are section wrappers — no change needed. Stylesheet bumped to </w:t>
      </w:r>
      <w:r>
        <w:rPr>
          <w:rStyle w:val="HTMLCode"/>
          <w:color w:val="000000"/>
        </w:rPr>
        <w:t>?v=7</w:t>
      </w:r>
      <w:r>
        <w:rPr>
          <w:color w:val="000000"/>
        </w:rPr>
        <w:t> across all 22 pages. | | Jun 30, 2026 | </w:t>
      </w:r>
      <w:proofErr w:type="spellStart"/>
      <w:r>
        <w:rPr>
          <w:rStyle w:val="HTMLCode"/>
          <w:color w:val="000000"/>
        </w:rPr>
        <w:t>global-style.css?v</w:t>
      </w:r>
      <w:proofErr w:type="spellEnd"/>
      <w:r>
        <w:rPr>
          <w:rStyle w:val="HTMLCode"/>
          <w:color w:val="000000"/>
        </w:rPr>
        <w:t>=8</w:t>
      </w:r>
      <w:r>
        <w:rPr>
          <w:color w:val="000000"/>
        </w:rPr>
        <w:t> — Bug fix: plain text inside </w:t>
      </w:r>
      <w:r>
        <w:rPr>
          <w:rStyle w:val="HTMLCode"/>
          <w:color w:val="000000"/>
        </w:rPr>
        <w:t>&lt;div&gt;</w:t>
      </w:r>
      <w:r>
        <w:rPr>
          <w:color w:val="000000"/>
        </w:rPr>
        <w:t> elements rendering black-on-black | </w:t>
      </w:r>
      <w:r>
        <w:rPr>
          <w:rStyle w:val="Strong"/>
          <w:color w:val="000000"/>
        </w:rPr>
        <w:t>Root cause:</w:t>
      </w:r>
      <w:r>
        <w:rPr>
          <w:color w:val="000000"/>
        </w:rPr>
        <w:t> </w:t>
      </w:r>
      <w:r>
        <w:rPr>
          <w:rStyle w:val="HTMLCode"/>
          <w:color w:val="000000"/>
        </w:rPr>
        <w:t>html, body</w:t>
      </w:r>
      <w:r>
        <w:rPr>
          <w:color w:val="000000"/>
        </w:rPr>
        <w:t> rule had </w:t>
      </w:r>
      <w:r>
        <w:rPr>
          <w:rStyle w:val="HTMLCode"/>
          <w:color w:val="000000"/>
        </w:rPr>
        <w:t>background-color</w:t>
      </w:r>
      <w:r>
        <w:rPr>
          <w:color w:val="000000"/>
        </w:rPr>
        <w:t> but no </w:t>
      </w:r>
      <w:r>
        <w:rPr>
          <w:rStyle w:val="HTMLCode"/>
          <w:color w:val="000000"/>
        </w:rPr>
        <w:t>color</w:t>
      </w:r>
      <w:r>
        <w:rPr>
          <w:color w:val="000000"/>
        </w:rPr>
        <w:t>. Browser default text color is black (#000). Any plain text not inside a </w:t>
      </w:r>
      <w:r>
        <w:rPr>
          <w:rStyle w:val="HTMLCode"/>
          <w:color w:val="000000"/>
        </w:rPr>
        <w:t>&lt;p&gt;</w:t>
      </w:r>
      <w:r>
        <w:rPr>
          <w:color w:val="000000"/>
        </w:rPr>
        <w:t> tag (which was rescued by </w:t>
      </w:r>
      <w:r>
        <w:rPr>
          <w:rStyle w:val="HTMLCode"/>
          <w:color w:val="000000"/>
        </w:rPr>
        <w:t xml:space="preserve">.home p { all: revert; color: </w:t>
      </w:r>
      <w:proofErr w:type="spellStart"/>
      <w:r>
        <w:rPr>
          <w:rStyle w:val="HTMLCode"/>
          <w:color w:val="000000"/>
        </w:rPr>
        <w:t>var</w:t>
      </w:r>
      <w:proofErr w:type="spellEnd"/>
      <w:r>
        <w:rPr>
          <w:rStyle w:val="HTMLCode"/>
          <w:color w:val="000000"/>
        </w:rPr>
        <w:t>(--light); }</w:t>
      </w:r>
      <w:r>
        <w:rPr>
          <w:color w:val="000000"/>
        </w:rPr>
        <w:t>) inherited black — invisible on the dark background. Specific symptom: description text in </w:t>
      </w:r>
      <w:r>
        <w:rPr>
          <w:rStyle w:val="HTMLCode"/>
          <w:color w:val="000000"/>
        </w:rPr>
        <w:t>.</w:t>
      </w:r>
      <w:proofErr w:type="spellStart"/>
      <w:r>
        <w:rPr>
          <w:rStyle w:val="HTMLCode"/>
          <w:color w:val="000000"/>
        </w:rPr>
        <w:t>problem__list</w:t>
      </w:r>
      <w:proofErr w:type="spellEnd"/>
      <w:r>
        <w:rPr>
          <w:rStyle w:val="HTMLCode"/>
          <w:color w:val="000000"/>
        </w:rPr>
        <w:t xml:space="preserve"> </w:t>
      </w:r>
      <w:r>
        <w:rPr>
          <w:rStyle w:val="HTMLCode"/>
          <w:color w:val="000000"/>
        </w:rPr>
        <w:lastRenderedPageBreak/>
        <w:t>li</w:t>
      </w:r>
      <w:r>
        <w:rPr>
          <w:color w:val="000000"/>
        </w:rPr>
        <w:t> items on Home page rendered invisible, making the 20px grid gap appear to be 150px of blank space. </w:t>
      </w:r>
      <w:r>
        <w:rPr>
          <w:rStyle w:val="Strong"/>
          <w:color w:val="000000"/>
        </w:rPr>
        <w:t>Fix:</w:t>
      </w:r>
      <w:r>
        <w:rPr>
          <w:color w:val="000000"/>
        </w:rPr>
        <w:t> Added </w:t>
      </w:r>
      <w:r>
        <w:rPr>
          <w:rStyle w:val="HTMLCode"/>
          <w:color w:val="000000"/>
        </w:rPr>
        <w:t xml:space="preserve">color: </w:t>
      </w:r>
      <w:proofErr w:type="spellStart"/>
      <w:r>
        <w:rPr>
          <w:rStyle w:val="HTMLCode"/>
          <w:color w:val="000000"/>
        </w:rPr>
        <w:t>var</w:t>
      </w:r>
      <w:proofErr w:type="spellEnd"/>
      <w:r>
        <w:rPr>
          <w:rStyle w:val="HTMLCode"/>
          <w:color w:val="000000"/>
        </w:rPr>
        <w:t>(--light)</w:t>
      </w:r>
      <w:r>
        <w:rPr>
          <w:color w:val="000000"/>
        </w:rPr>
        <w:t> to the </w:t>
      </w:r>
      <w:r>
        <w:rPr>
          <w:rStyle w:val="HTMLCode"/>
          <w:color w:val="000000"/>
        </w:rPr>
        <w:t>html, body</w:t>
      </w:r>
      <w:r>
        <w:rPr>
          <w:color w:val="000000"/>
        </w:rPr>
        <w:t> rule. This is the correct root fix — all text on all pages now defaults to </w:t>
      </w:r>
      <w:r>
        <w:rPr>
          <w:rStyle w:val="HTMLCode"/>
          <w:color w:val="000000"/>
        </w:rPr>
        <w:t>--light</w:t>
      </w:r>
      <w:r>
        <w:rPr>
          <w:color w:val="000000"/>
        </w:rPr>
        <w:t> (#EEF7EE). Stylesheet bumped to </w:t>
      </w:r>
      <w:r>
        <w:rPr>
          <w:rStyle w:val="HTMLCode"/>
          <w:color w:val="000000"/>
        </w:rPr>
        <w:t>?v=8</w:t>
      </w:r>
      <w:r>
        <w:rPr>
          <w:color w:val="000000"/>
        </w:rPr>
        <w:t>. | | Jun 30, 2026 | </w:t>
      </w:r>
      <w:proofErr w:type="spellStart"/>
      <w:r>
        <w:rPr>
          <w:rStyle w:val="HTMLCode"/>
          <w:color w:val="000000"/>
        </w:rPr>
        <w:t>global-style.css?v</w:t>
      </w:r>
      <w:proofErr w:type="spellEnd"/>
      <w:r>
        <w:rPr>
          <w:rStyle w:val="HTMLCode"/>
          <w:color w:val="000000"/>
        </w:rPr>
        <w:t>=9</w:t>
      </w:r>
      <w:r>
        <w:rPr>
          <w:color w:val="000000"/>
        </w:rPr>
        <w:t> — Bug fix: CTA button invisible + CTA section not centered on mobile | </w:t>
      </w:r>
      <w:r>
        <w:rPr>
          <w:rStyle w:val="Strong"/>
          <w:color w:val="000000"/>
        </w:rPr>
        <w:t>Issue 1 — Button invisible:</w:t>
      </w:r>
      <w:r>
        <w:rPr>
          <w:color w:val="000000"/>
        </w:rPr>
        <w:t> </w:t>
      </w:r>
      <w:r>
        <w:rPr>
          <w:rStyle w:val="HTMLCode"/>
          <w:color w:val="000000"/>
        </w:rPr>
        <w:t>class="</w:t>
      </w:r>
      <w:proofErr w:type="spellStart"/>
      <w:r>
        <w:rPr>
          <w:rStyle w:val="HTMLCode"/>
          <w:color w:val="000000"/>
        </w:rPr>
        <w:t>btn</w:t>
      </w:r>
      <w:proofErr w:type="spellEnd"/>
      <w:r>
        <w:rPr>
          <w:rStyle w:val="HTMLCode"/>
          <w:color w:val="000000"/>
        </w:rPr>
        <w:t xml:space="preserve"> </w:t>
      </w:r>
      <w:proofErr w:type="spellStart"/>
      <w:r>
        <w:rPr>
          <w:rStyle w:val="HTMLCode"/>
          <w:color w:val="000000"/>
        </w:rPr>
        <w:t>btn</w:t>
      </w:r>
      <w:proofErr w:type="spellEnd"/>
      <w:r>
        <w:rPr>
          <w:rStyle w:val="HTMLCode"/>
          <w:color w:val="000000"/>
        </w:rPr>
        <w:t>__primary"</w:t>
      </w:r>
      <w:r>
        <w:rPr>
          <w:color w:val="000000"/>
        </w:rPr>
        <w:t> uses both classes. </w:t>
      </w:r>
      <w:r>
        <w:rPr>
          <w:rStyle w:val="HTMLCode"/>
          <w:color w:val="000000"/>
        </w:rPr>
        <w:t>.</w:t>
      </w:r>
      <w:proofErr w:type="spellStart"/>
      <w:r>
        <w:rPr>
          <w:rStyle w:val="HTMLCode"/>
          <w:color w:val="000000"/>
        </w:rPr>
        <w:t>btn</w:t>
      </w:r>
      <w:proofErr w:type="spellEnd"/>
      <w:r>
        <w:rPr>
          <w:rStyle w:val="HTMLCode"/>
          <w:color w:val="000000"/>
        </w:rPr>
        <w:t>__primary</w:t>
      </w:r>
      <w:r>
        <w:rPr>
          <w:color w:val="000000"/>
        </w:rPr>
        <w:t xml:space="preserve"> (green </w:t>
      </w:r>
      <w:proofErr w:type="spellStart"/>
      <w:r>
        <w:rPr>
          <w:color w:val="000000"/>
        </w:rPr>
        <w:t>bg</w:t>
      </w:r>
      <w:proofErr w:type="spellEnd"/>
      <w:r>
        <w:rPr>
          <w:color w:val="000000"/>
        </w:rPr>
        <w:t>, defined line ~505) comes before </w:t>
      </w:r>
      <w:r>
        <w:rPr>
          <w:rStyle w:val="HTMLCode"/>
          <w:color w:val="000000"/>
        </w:rPr>
        <w:t>.</w:t>
      </w:r>
      <w:proofErr w:type="spellStart"/>
      <w:r>
        <w:rPr>
          <w:rStyle w:val="HTMLCode"/>
          <w:color w:val="000000"/>
        </w:rPr>
        <w:t>btn</w:t>
      </w:r>
      <w:proofErr w:type="spellEnd"/>
      <w:r>
        <w:rPr>
          <w:color w:val="000000"/>
        </w:rPr>
        <w:t xml:space="preserve"> (transparent </w:t>
      </w:r>
      <w:proofErr w:type="spellStart"/>
      <w:r>
        <w:rPr>
          <w:color w:val="000000"/>
        </w:rPr>
        <w:t>bg</w:t>
      </w:r>
      <w:proofErr w:type="spellEnd"/>
      <w:r>
        <w:rPr>
          <w:color w:val="000000"/>
        </w:rPr>
        <w:t>, defined line ~1202) in the stylesheet. Same specificity → </w:t>
      </w:r>
      <w:r>
        <w:rPr>
          <w:rStyle w:val="HTMLCode"/>
          <w:color w:val="000000"/>
        </w:rPr>
        <w:t>.</w:t>
      </w:r>
      <w:proofErr w:type="spellStart"/>
      <w:r>
        <w:rPr>
          <w:rStyle w:val="HTMLCode"/>
          <w:color w:val="000000"/>
        </w:rPr>
        <w:t>btn</w:t>
      </w:r>
      <w:proofErr w:type="spellEnd"/>
      <w:r>
        <w:rPr>
          <w:color w:val="000000"/>
        </w:rPr>
        <w:t> wins → transparent button. </w:t>
      </w:r>
      <w:r>
        <w:rPr>
          <w:rStyle w:val="Strong"/>
          <w:color w:val="000000"/>
        </w:rPr>
        <w:t>Fix:</w:t>
      </w:r>
      <w:r>
        <w:rPr>
          <w:color w:val="000000"/>
        </w:rPr>
        <w:t> Added </w:t>
      </w:r>
      <w:r>
        <w:rPr>
          <w:rStyle w:val="HTMLCode"/>
          <w:color w:val="000000"/>
        </w:rPr>
        <w:t>.btn.</w:t>
      </w:r>
      <w:proofErr w:type="spellStart"/>
      <w:r>
        <w:rPr>
          <w:rStyle w:val="HTMLCode"/>
          <w:color w:val="000000"/>
        </w:rPr>
        <w:t>btn</w:t>
      </w:r>
      <w:proofErr w:type="spellEnd"/>
      <w:r>
        <w:rPr>
          <w:rStyle w:val="HTMLCode"/>
          <w:color w:val="000000"/>
        </w:rPr>
        <w:t>__primary</w:t>
      </w:r>
      <w:r>
        <w:rPr>
          <w:color w:val="000000"/>
        </w:rPr>
        <w:t> combined selector to the </w:t>
      </w:r>
      <w:r>
        <w:rPr>
          <w:rStyle w:val="HTMLCode"/>
          <w:color w:val="000000"/>
        </w:rPr>
        <w:t>.</w:t>
      </w:r>
      <w:proofErr w:type="spellStart"/>
      <w:r>
        <w:rPr>
          <w:rStyle w:val="HTMLCode"/>
          <w:color w:val="000000"/>
        </w:rPr>
        <w:t>btn</w:t>
      </w:r>
      <w:proofErr w:type="spellEnd"/>
      <w:r>
        <w:rPr>
          <w:rStyle w:val="HTMLCode"/>
          <w:color w:val="000000"/>
        </w:rPr>
        <w:t>__primary</w:t>
      </w:r>
      <w:r>
        <w:rPr>
          <w:color w:val="000000"/>
        </w:rPr>
        <w:t> rule — higher specificity (2 classes vs 1) ensures green fill wins regardless of source order. Also added </w:t>
      </w:r>
      <w:r>
        <w:rPr>
          <w:rStyle w:val="HTMLCode"/>
          <w:color w:val="000000"/>
        </w:rPr>
        <w:t xml:space="preserve">border-color: </w:t>
      </w:r>
      <w:proofErr w:type="spellStart"/>
      <w:r>
        <w:rPr>
          <w:rStyle w:val="HTMLCode"/>
          <w:color w:val="000000"/>
        </w:rPr>
        <w:t>var</w:t>
      </w:r>
      <w:proofErr w:type="spellEnd"/>
      <w:r>
        <w:rPr>
          <w:rStyle w:val="HTMLCode"/>
          <w:color w:val="000000"/>
        </w:rPr>
        <w:t>(--green)</w:t>
      </w:r>
      <w:r>
        <w:rPr>
          <w:color w:val="000000"/>
        </w:rPr>
        <w:t> to complete the primary look. </w:t>
      </w:r>
      <w:r>
        <w:rPr>
          <w:rStyle w:val="Strong"/>
          <w:color w:val="000000"/>
        </w:rPr>
        <w:t xml:space="preserve">Issue 2 — CTA not </w:t>
      </w:r>
      <w:proofErr w:type="spellStart"/>
      <w:r>
        <w:rPr>
          <w:rStyle w:val="Strong"/>
          <w:color w:val="000000"/>
        </w:rPr>
        <w:t>centred</w:t>
      </w:r>
      <w:proofErr w:type="spellEnd"/>
      <w:r>
        <w:rPr>
          <w:rStyle w:val="Strong"/>
          <w:color w:val="000000"/>
        </w:rPr>
        <w:t xml:space="preserve"> on mobile:</w:t>
      </w:r>
      <w:r>
        <w:rPr>
          <w:color w:val="000000"/>
        </w:rPr>
        <w:t> </w:t>
      </w:r>
      <w:r>
        <w:rPr>
          <w:rStyle w:val="HTMLCode"/>
          <w:color w:val="000000"/>
        </w:rPr>
        <w:t>.</w:t>
      </w:r>
      <w:proofErr w:type="spellStart"/>
      <w:r>
        <w:rPr>
          <w:rStyle w:val="HTMLCode"/>
          <w:color w:val="000000"/>
        </w:rPr>
        <w:t>cta</w:t>
      </w:r>
      <w:proofErr w:type="spellEnd"/>
      <w:r>
        <w:rPr>
          <w:rStyle w:val="HTMLCode"/>
          <w:color w:val="000000"/>
        </w:rPr>
        <w:t>__text { text-align: left; }</w:t>
      </w:r>
      <w:r>
        <w:rPr>
          <w:color w:val="000000"/>
        </w:rPr>
        <w:t> with no mobile override. </w:t>
      </w:r>
      <w:r>
        <w:rPr>
          <w:rStyle w:val="Strong"/>
          <w:color w:val="000000"/>
        </w:rPr>
        <w:t>Fix:</w:t>
      </w:r>
      <w:r>
        <w:rPr>
          <w:color w:val="000000"/>
        </w:rPr>
        <w:t> Added </w:t>
      </w:r>
      <w:r>
        <w:rPr>
          <w:rStyle w:val="HTMLCode"/>
          <w:color w:val="000000"/>
        </w:rPr>
        <w:t>@media (max-width: 767px)</w:t>
      </w:r>
      <w:r>
        <w:rPr>
          <w:color w:val="000000"/>
        </w:rPr>
        <w:t> rules: </w:t>
      </w:r>
      <w:r>
        <w:rPr>
          <w:rStyle w:val="HTMLCode"/>
          <w:color w:val="000000"/>
        </w:rPr>
        <w:t>.</w:t>
      </w:r>
      <w:proofErr w:type="spellStart"/>
      <w:r>
        <w:rPr>
          <w:rStyle w:val="HTMLCode"/>
          <w:color w:val="000000"/>
        </w:rPr>
        <w:t>cta</w:t>
      </w:r>
      <w:proofErr w:type="spellEnd"/>
      <w:r>
        <w:rPr>
          <w:rStyle w:val="HTMLCode"/>
          <w:color w:val="000000"/>
        </w:rPr>
        <w:t>__text { text-align: center; }</w:t>
      </w:r>
      <w:r>
        <w:rPr>
          <w:color w:val="000000"/>
        </w:rPr>
        <w:t>, </w:t>
      </w:r>
      <w:r>
        <w:rPr>
          <w:rStyle w:val="HTMLCode"/>
          <w:color w:val="000000"/>
        </w:rPr>
        <w:t>.</w:t>
      </w:r>
      <w:proofErr w:type="spellStart"/>
      <w:r>
        <w:rPr>
          <w:rStyle w:val="HTMLCode"/>
          <w:color w:val="000000"/>
        </w:rPr>
        <w:t>cta</w:t>
      </w:r>
      <w:proofErr w:type="spellEnd"/>
      <w:r>
        <w:rPr>
          <w:rStyle w:val="HTMLCode"/>
          <w:color w:val="000000"/>
        </w:rPr>
        <w:t>__text &gt; p { margin-bottom: 20px; }</w:t>
      </w:r>
      <w:r>
        <w:rPr>
          <w:color w:val="000000"/>
        </w:rPr>
        <w:t>, </w:t>
      </w:r>
      <w:r>
        <w:rPr>
          <w:rStyle w:val="HTMLCode"/>
          <w:color w:val="000000"/>
        </w:rPr>
        <w:t>.</w:t>
      </w:r>
      <w:proofErr w:type="spellStart"/>
      <w:r>
        <w:rPr>
          <w:rStyle w:val="HTMLCode"/>
          <w:color w:val="000000"/>
        </w:rPr>
        <w:t>cta</w:t>
      </w:r>
      <w:proofErr w:type="spellEnd"/>
      <w:r>
        <w:rPr>
          <w:rStyle w:val="HTMLCode"/>
          <w:color w:val="000000"/>
        </w:rPr>
        <w:t>__text .</w:t>
      </w:r>
      <w:proofErr w:type="spellStart"/>
      <w:r>
        <w:rPr>
          <w:rStyle w:val="HTMLCode"/>
          <w:color w:val="000000"/>
        </w:rPr>
        <w:t>btn</w:t>
      </w:r>
      <w:proofErr w:type="spellEnd"/>
      <w:r>
        <w:rPr>
          <w:rStyle w:val="HTMLCode"/>
          <w:color w:val="000000"/>
        </w:rPr>
        <w:t>__primary { display: block; width: 100%; }</w:t>
      </w:r>
      <w:r>
        <w:rPr>
          <w:color w:val="000000"/>
        </w:rPr>
        <w:t>, </w:t>
      </w:r>
      <w:r>
        <w:rPr>
          <w:rStyle w:val="HTMLCode"/>
          <w:color w:val="000000"/>
        </w:rPr>
        <w:t>.hero-note { text-align: center; }</w:t>
      </w:r>
      <w:r>
        <w:rPr>
          <w:color w:val="000000"/>
        </w:rPr>
        <w:t>. Stylesheet bumped to </w:t>
      </w:r>
      <w:r>
        <w:rPr>
          <w:rStyle w:val="HTMLCode"/>
          <w:color w:val="000000"/>
        </w:rPr>
        <w:t>?v=9</w:t>
      </w:r>
      <w:r>
        <w:rPr>
          <w:color w:val="000000"/>
        </w:rPr>
        <w:t>. | | Jun 30, 2026 | </w:t>
      </w:r>
      <w:proofErr w:type="spellStart"/>
      <w:r>
        <w:rPr>
          <w:rStyle w:val="HTMLCode"/>
          <w:color w:val="000000"/>
        </w:rPr>
        <w:t>global-style.css?v</w:t>
      </w:r>
      <w:proofErr w:type="spellEnd"/>
      <w:r>
        <w:rPr>
          <w:rStyle w:val="HTMLCode"/>
          <w:color w:val="000000"/>
        </w:rPr>
        <w:t>=10</w:t>
      </w:r>
      <w:r>
        <w:rPr>
          <w:color w:val="000000"/>
        </w:rPr>
        <w:t> — Bug fix: hero "Start Posting Free" and "See how it works" buttons invisible + not full-width on mobile | </w:t>
      </w:r>
      <w:r>
        <w:rPr>
          <w:rStyle w:val="Strong"/>
          <w:color w:val="000000"/>
        </w:rPr>
        <w:t xml:space="preserve">Issue 1 — Ghost button </w:t>
      </w:r>
      <w:proofErr w:type="spellStart"/>
      <w:r>
        <w:rPr>
          <w:rStyle w:val="Strong"/>
          <w:color w:val="000000"/>
        </w:rPr>
        <w:t>colour</w:t>
      </w:r>
      <w:proofErr w:type="spellEnd"/>
      <w:r>
        <w:rPr>
          <w:rStyle w:val="Strong"/>
          <w:color w:val="000000"/>
        </w:rPr>
        <w:t xml:space="preserve"> cascade:</w:t>
      </w:r>
      <w:r>
        <w:rPr>
          <w:color w:val="000000"/>
        </w:rPr>
        <w:t> </w:t>
      </w:r>
      <w:r>
        <w:rPr>
          <w:rStyle w:val="HTMLCode"/>
          <w:color w:val="000000"/>
        </w:rPr>
        <w:t>.</w:t>
      </w:r>
      <w:proofErr w:type="spellStart"/>
      <w:r>
        <w:rPr>
          <w:rStyle w:val="HTMLCode"/>
          <w:color w:val="000000"/>
        </w:rPr>
        <w:t>btn</w:t>
      </w:r>
      <w:proofErr w:type="spellEnd"/>
      <w:r>
        <w:rPr>
          <w:rStyle w:val="HTMLCode"/>
          <w:color w:val="000000"/>
        </w:rPr>
        <w:t>__ghost</w:t>
      </w:r>
      <w:r>
        <w:rPr>
          <w:color w:val="000000"/>
        </w:rPr>
        <w:t> sets </w:t>
      </w:r>
      <w:r>
        <w:rPr>
          <w:rStyle w:val="HTMLCode"/>
          <w:color w:val="000000"/>
        </w:rPr>
        <w:t xml:space="preserve">color: </w:t>
      </w:r>
      <w:proofErr w:type="spellStart"/>
      <w:r>
        <w:rPr>
          <w:rStyle w:val="HTMLCode"/>
          <w:color w:val="000000"/>
        </w:rPr>
        <w:t>var</w:t>
      </w:r>
      <w:proofErr w:type="spellEnd"/>
      <w:r>
        <w:rPr>
          <w:rStyle w:val="HTMLCode"/>
          <w:color w:val="000000"/>
        </w:rPr>
        <w:t>(--silver)</w:t>
      </w:r>
      <w:r>
        <w:rPr>
          <w:color w:val="000000"/>
        </w:rPr>
        <w:t> but </w:t>
      </w:r>
      <w:r>
        <w:rPr>
          <w:rStyle w:val="HTMLCode"/>
          <w:color w:val="000000"/>
        </w:rPr>
        <w:t>.</w:t>
      </w:r>
      <w:proofErr w:type="spellStart"/>
      <w:r>
        <w:rPr>
          <w:rStyle w:val="HTMLCode"/>
          <w:color w:val="000000"/>
        </w:rPr>
        <w:t>btn</w:t>
      </w:r>
      <w:proofErr w:type="spellEnd"/>
      <w:r>
        <w:rPr>
          <w:color w:val="000000"/>
        </w:rPr>
        <w:t> (defined later, same specificity) sets </w:t>
      </w:r>
      <w:r>
        <w:rPr>
          <w:rStyle w:val="HTMLCode"/>
          <w:color w:val="000000"/>
        </w:rPr>
        <w:t xml:space="preserve">color: </w:t>
      </w:r>
      <w:proofErr w:type="spellStart"/>
      <w:r>
        <w:rPr>
          <w:rStyle w:val="HTMLCode"/>
          <w:color w:val="000000"/>
        </w:rPr>
        <w:t>var</w:t>
      </w:r>
      <w:proofErr w:type="spellEnd"/>
      <w:r>
        <w:rPr>
          <w:rStyle w:val="HTMLCode"/>
          <w:color w:val="000000"/>
        </w:rPr>
        <w:t>(--light)</w:t>
      </w:r>
      <w:r>
        <w:rPr>
          <w:color w:val="000000"/>
        </w:rPr>
        <w:t> — </w:t>
      </w:r>
      <w:r>
        <w:rPr>
          <w:rStyle w:val="HTMLCode"/>
          <w:color w:val="000000"/>
        </w:rPr>
        <w:t>.</w:t>
      </w:r>
      <w:proofErr w:type="spellStart"/>
      <w:r>
        <w:rPr>
          <w:rStyle w:val="HTMLCode"/>
          <w:color w:val="000000"/>
        </w:rPr>
        <w:t>btn</w:t>
      </w:r>
      <w:proofErr w:type="spellEnd"/>
      <w:r>
        <w:rPr>
          <w:color w:val="000000"/>
        </w:rPr>
        <w:t> wins. Added </w:t>
      </w:r>
      <w:r>
        <w:rPr>
          <w:rStyle w:val="HTMLCode"/>
          <w:color w:val="000000"/>
        </w:rPr>
        <w:t>.btn.</w:t>
      </w:r>
      <w:proofErr w:type="spellStart"/>
      <w:r>
        <w:rPr>
          <w:rStyle w:val="HTMLCode"/>
          <w:color w:val="000000"/>
        </w:rPr>
        <w:t>btn</w:t>
      </w:r>
      <w:proofErr w:type="spellEnd"/>
      <w:r>
        <w:rPr>
          <w:rStyle w:val="HTMLCode"/>
          <w:color w:val="000000"/>
        </w:rPr>
        <w:t>__ghost</w:t>
      </w:r>
      <w:r>
        <w:rPr>
          <w:color w:val="000000"/>
        </w:rPr>
        <w:t xml:space="preserve"> combined selector for higher specificity so ghost button </w:t>
      </w:r>
      <w:proofErr w:type="spellStart"/>
      <w:r>
        <w:rPr>
          <w:color w:val="000000"/>
        </w:rPr>
        <w:t>colour</w:t>
      </w:r>
      <w:proofErr w:type="spellEnd"/>
      <w:r>
        <w:rPr>
          <w:color w:val="000000"/>
        </w:rPr>
        <w:t xml:space="preserve"> (</w:t>
      </w:r>
      <w:proofErr w:type="spellStart"/>
      <w:r>
        <w:rPr>
          <w:rStyle w:val="HTMLCode"/>
          <w:color w:val="000000"/>
        </w:rPr>
        <w:t>var</w:t>
      </w:r>
      <w:proofErr w:type="spellEnd"/>
      <w:r>
        <w:rPr>
          <w:rStyle w:val="HTMLCode"/>
          <w:color w:val="000000"/>
        </w:rPr>
        <w:t>(--silver)</w:t>
      </w:r>
      <w:r>
        <w:rPr>
          <w:color w:val="000000"/>
        </w:rPr>
        <w:t>) and hover (</w:t>
      </w:r>
      <w:proofErr w:type="spellStart"/>
      <w:r>
        <w:rPr>
          <w:rStyle w:val="HTMLCode"/>
          <w:color w:val="000000"/>
        </w:rPr>
        <w:t>var</w:t>
      </w:r>
      <w:proofErr w:type="spellEnd"/>
      <w:r>
        <w:rPr>
          <w:rStyle w:val="HTMLCode"/>
          <w:color w:val="000000"/>
        </w:rPr>
        <w:t>(--light)</w:t>
      </w:r>
      <w:r>
        <w:rPr>
          <w:color w:val="000000"/>
        </w:rPr>
        <w:t>) render correctly. </w:t>
      </w:r>
      <w:r>
        <w:rPr>
          <w:rStyle w:val="Strong"/>
          <w:color w:val="000000"/>
        </w:rPr>
        <w:t>Issue 2 — Hero buttons not full-width on mobile:</w:t>
      </w:r>
      <w:r>
        <w:rPr>
          <w:color w:val="000000"/>
        </w:rPr>
        <w:t> </w:t>
      </w:r>
      <w:r>
        <w:rPr>
          <w:rStyle w:val="HTMLCode"/>
          <w:color w:val="000000"/>
        </w:rPr>
        <w:t>.hero-actions</w:t>
      </w:r>
      <w:r>
        <w:rPr>
          <w:color w:val="000000"/>
        </w:rPr>
        <w:t> is already </w:t>
      </w:r>
      <w:r>
        <w:rPr>
          <w:rStyle w:val="HTMLCode"/>
          <w:color w:val="000000"/>
        </w:rPr>
        <w:t>flex-direction: column; align-items: center</w:t>
      </w:r>
      <w:r>
        <w:rPr>
          <w:color w:val="000000"/>
        </w:rPr>
        <w:t> but buttons shrink to content width. Added </w:t>
      </w:r>
      <w:r>
        <w:rPr>
          <w:rStyle w:val="HTMLCode"/>
          <w:color w:val="000000"/>
        </w:rPr>
        <w:t>@media (max-width: 767px)</w:t>
      </w:r>
      <w:r>
        <w:rPr>
          <w:color w:val="000000"/>
        </w:rPr>
        <w:t> rules: </w:t>
      </w:r>
      <w:r>
        <w:rPr>
          <w:rStyle w:val="HTMLCode"/>
          <w:color w:val="000000"/>
        </w:rPr>
        <w:t>.hero-actions { width: 100%; }</w:t>
      </w:r>
      <w:r>
        <w:rPr>
          <w:color w:val="000000"/>
        </w:rPr>
        <w:t> and both </w:t>
      </w:r>
      <w:r>
        <w:rPr>
          <w:rStyle w:val="HTMLCode"/>
          <w:color w:val="000000"/>
        </w:rPr>
        <w:t>.</w:t>
      </w:r>
      <w:proofErr w:type="spellStart"/>
      <w:r>
        <w:rPr>
          <w:rStyle w:val="HTMLCode"/>
          <w:color w:val="000000"/>
        </w:rPr>
        <w:t>btn</w:t>
      </w:r>
      <w:proofErr w:type="spellEnd"/>
      <w:r>
        <w:rPr>
          <w:rStyle w:val="HTMLCode"/>
          <w:color w:val="000000"/>
        </w:rPr>
        <w:t>__primary</w:t>
      </w:r>
      <w:r>
        <w:rPr>
          <w:color w:val="000000"/>
        </w:rPr>
        <w:t>/</w:t>
      </w:r>
      <w:r>
        <w:rPr>
          <w:rStyle w:val="HTMLCode"/>
          <w:color w:val="000000"/>
        </w:rPr>
        <w:t>.</w:t>
      </w:r>
      <w:proofErr w:type="spellStart"/>
      <w:r>
        <w:rPr>
          <w:rStyle w:val="HTMLCode"/>
          <w:color w:val="000000"/>
        </w:rPr>
        <w:t>btn</w:t>
      </w:r>
      <w:proofErr w:type="spellEnd"/>
      <w:r>
        <w:rPr>
          <w:rStyle w:val="HTMLCode"/>
          <w:color w:val="000000"/>
        </w:rPr>
        <w:t>__ghost</w:t>
      </w:r>
      <w:r>
        <w:rPr>
          <w:color w:val="000000"/>
        </w:rPr>
        <w:t> variants get </w:t>
      </w:r>
      <w:r>
        <w:rPr>
          <w:rStyle w:val="HTMLCode"/>
          <w:color w:val="000000"/>
        </w:rPr>
        <w:t>width: 100%; justify-content: center; box-sizing: border-box</w:t>
      </w:r>
      <w:r>
        <w:rPr>
          <w:color w:val="000000"/>
        </w:rPr>
        <w:t xml:space="preserve">. Both buttons are now properly full-width and </w:t>
      </w:r>
      <w:proofErr w:type="spellStart"/>
      <w:r>
        <w:rPr>
          <w:color w:val="000000"/>
        </w:rPr>
        <w:t>tappable</w:t>
      </w:r>
      <w:proofErr w:type="spellEnd"/>
      <w:r>
        <w:rPr>
          <w:color w:val="000000"/>
        </w:rPr>
        <w:t xml:space="preserve"> on mobile. Stylesheet bumped to </w:t>
      </w:r>
      <w:r>
        <w:rPr>
          <w:rStyle w:val="HTMLCode"/>
          <w:color w:val="000000"/>
        </w:rPr>
        <w:t>?v=10</w:t>
      </w:r>
      <w:r>
        <w:rPr>
          <w:color w:val="000000"/>
        </w:rPr>
        <w:t>. | | Jun 30, 2026 | </w:t>
      </w:r>
      <w:proofErr w:type="spellStart"/>
      <w:r>
        <w:rPr>
          <w:rStyle w:val="HTMLCode"/>
          <w:color w:val="000000"/>
        </w:rPr>
        <w:t>global-style.css?v</w:t>
      </w:r>
      <w:proofErr w:type="spellEnd"/>
      <w:r>
        <w:rPr>
          <w:rStyle w:val="HTMLCode"/>
          <w:color w:val="000000"/>
        </w:rPr>
        <w:t>=11</w:t>
      </w:r>
      <w:r>
        <w:rPr>
          <w:color w:val="000000"/>
        </w:rPr>
        <w:t> + </w:t>
      </w:r>
      <w:r>
        <w:rPr>
          <w:rStyle w:val="HTMLCode"/>
          <w:color w:val="000000"/>
        </w:rPr>
        <w:t>blastybiz-header.html</w:t>
      </w:r>
      <w:r>
        <w:rPr>
          <w:color w:val="000000"/>
        </w:rPr>
        <w:t> — Bug fix: hamburger (1) uncomfortable right edge and (2) menu persists after tapping outside | </w:t>
      </w:r>
      <w:r>
        <w:rPr>
          <w:rStyle w:val="Strong"/>
          <w:color w:val="000000"/>
        </w:rPr>
        <w:t>Issue 1 — Hamburger too close to right edge:</w:t>
      </w:r>
      <w:r>
        <w:rPr>
          <w:color w:val="000000"/>
        </w:rPr>
        <w:t> Mobile </w:t>
      </w:r>
      <w:r>
        <w:rPr>
          <w:rStyle w:val="HTMLCode"/>
          <w:color w:val="000000"/>
        </w:rPr>
        <w:t>.header__</w:t>
      </w:r>
      <w:proofErr w:type="spellStart"/>
      <w:r>
        <w:rPr>
          <w:rStyle w:val="HTMLCode"/>
          <w:color w:val="000000"/>
        </w:rPr>
        <w:t>nav</w:t>
      </w:r>
      <w:proofErr w:type="spellEnd"/>
      <w:r>
        <w:rPr>
          <w:rStyle w:val="HTMLCode"/>
          <w:color w:val="000000"/>
        </w:rPr>
        <w:t>-row</w:t>
      </w:r>
      <w:r>
        <w:rPr>
          <w:color w:val="000000"/>
        </w:rPr>
        <w:t> padding was </w:t>
      </w:r>
      <w:r>
        <w:rPr>
          <w:rStyle w:val="HTMLCode"/>
          <w:color w:val="000000"/>
        </w:rPr>
        <w:t>4px 12px</w:t>
      </w:r>
      <w:r>
        <w:rPr>
          <w:color w:val="000000"/>
        </w:rPr>
        <w:t>; changed to </w:t>
      </w:r>
      <w:r>
        <w:rPr>
          <w:rStyle w:val="HTMLCode"/>
          <w:color w:val="000000"/>
        </w:rPr>
        <w:t>4px 16px</w:t>
      </w:r>
      <w:r>
        <w:rPr>
          <w:color w:val="000000"/>
        </w:rPr>
        <w:t>. Also increased </w:t>
      </w:r>
      <w:r>
        <w:rPr>
          <w:rStyle w:val="HTMLCode"/>
          <w:color w:val="000000"/>
        </w:rPr>
        <w:t>.</w:t>
      </w:r>
      <w:proofErr w:type="spellStart"/>
      <w:r>
        <w:rPr>
          <w:rStyle w:val="HTMLCode"/>
          <w:color w:val="000000"/>
        </w:rPr>
        <w:t>header__hamburger</w:t>
      </w:r>
      <w:proofErr w:type="spellEnd"/>
      <w:r>
        <w:rPr>
          <w:color w:val="000000"/>
        </w:rPr>
        <w:t> tap-target padding from </w:t>
      </w:r>
      <w:r>
        <w:rPr>
          <w:rStyle w:val="HTMLCode"/>
          <w:color w:val="000000"/>
        </w:rPr>
        <w:t>4px</w:t>
      </w:r>
      <w:r>
        <w:rPr>
          <w:color w:val="000000"/>
        </w:rPr>
        <w:t> to </w:t>
      </w:r>
      <w:r>
        <w:rPr>
          <w:rStyle w:val="HTMLCode"/>
          <w:color w:val="000000"/>
        </w:rPr>
        <w:t>8px</w:t>
      </w:r>
      <w:r>
        <w:rPr>
          <w:color w:val="000000"/>
        </w:rPr>
        <w:t>. </w:t>
      </w:r>
      <w:r>
        <w:rPr>
          <w:rStyle w:val="Strong"/>
          <w:color w:val="000000"/>
        </w:rPr>
        <w:t>Issue 2 — Menu stays open on outside tap:</w:t>
      </w:r>
      <w:r>
        <w:rPr>
          <w:color w:val="000000"/>
        </w:rPr>
        <w:t> No document-level click listener existed. Added </w:t>
      </w:r>
      <w:r>
        <w:rPr>
          <w:rStyle w:val="HTMLCode"/>
          <w:color w:val="000000"/>
        </w:rPr>
        <w:t>&lt;script&gt;</w:t>
      </w:r>
      <w:r>
        <w:rPr>
          <w:color w:val="000000"/>
        </w:rPr>
        <w:t> block to </w:t>
      </w:r>
      <w:r>
        <w:rPr>
          <w:rStyle w:val="HTMLCode"/>
          <w:color w:val="000000"/>
        </w:rPr>
        <w:t>blastybiz-header.html</w:t>
      </w:r>
      <w:r>
        <w:rPr>
          <w:color w:val="000000"/>
        </w:rPr>
        <w:t> (the shared header partial) with a capturing </w:t>
      </w:r>
      <w:proofErr w:type="spellStart"/>
      <w:r>
        <w:rPr>
          <w:rStyle w:val="HTMLCode"/>
          <w:color w:val="000000"/>
        </w:rPr>
        <w:t>document.addEventListener</w:t>
      </w:r>
      <w:proofErr w:type="spellEnd"/>
      <w:r>
        <w:rPr>
          <w:rStyle w:val="HTMLCode"/>
          <w:color w:val="000000"/>
        </w:rPr>
        <w:t>('click', …)</w:t>
      </w:r>
      <w:r>
        <w:rPr>
          <w:color w:val="000000"/>
        </w:rPr>
        <w:t> that checks </w:t>
      </w:r>
      <w:proofErr w:type="spellStart"/>
      <w:r>
        <w:rPr>
          <w:rStyle w:val="HTMLCode"/>
          <w:color w:val="000000"/>
        </w:rPr>
        <w:t>menu.classList.contains</w:t>
      </w:r>
      <w:proofErr w:type="spellEnd"/>
      <w:r>
        <w:rPr>
          <w:rStyle w:val="HTMLCode"/>
          <w:color w:val="000000"/>
        </w:rPr>
        <w:t>('open')</w:t>
      </w:r>
      <w:r>
        <w:rPr>
          <w:color w:val="000000"/>
        </w:rPr>
        <w:t> and whether the click fell outside both the menu panel and the hamburger button — if so, it calls </w:t>
      </w:r>
      <w:proofErr w:type="spellStart"/>
      <w:r>
        <w:rPr>
          <w:rStyle w:val="HTMLCode"/>
          <w:color w:val="000000"/>
        </w:rPr>
        <w:t>menu.classList.remove</w:t>
      </w:r>
      <w:proofErr w:type="spellEnd"/>
      <w:r>
        <w:rPr>
          <w:rStyle w:val="HTMLCode"/>
          <w:color w:val="000000"/>
        </w:rPr>
        <w:t>('open')</w:t>
      </w:r>
      <w:r>
        <w:rPr>
          <w:color w:val="000000"/>
        </w:rPr>
        <w:t>. No HTML page changed; JS lives in the component partial. CSS bumped to </w:t>
      </w:r>
      <w:r>
        <w:rPr>
          <w:rStyle w:val="HTMLCode"/>
          <w:color w:val="000000"/>
        </w:rPr>
        <w:t>?v=11</w:t>
      </w:r>
      <w:r>
        <w:rPr>
          <w:color w:val="000000"/>
        </w:rPr>
        <w:t>. | | Jun 30, 2026 | </w:t>
      </w:r>
      <w:proofErr w:type="spellStart"/>
      <w:r>
        <w:rPr>
          <w:rStyle w:val="HTMLCode"/>
          <w:color w:val="000000"/>
        </w:rPr>
        <w:t>global-style.css?v</w:t>
      </w:r>
      <w:proofErr w:type="spellEnd"/>
      <w:r>
        <w:rPr>
          <w:rStyle w:val="HTMLCode"/>
          <w:color w:val="000000"/>
        </w:rPr>
        <w:t>=12</w:t>
      </w:r>
      <w:r>
        <w:rPr>
          <w:color w:val="000000"/>
        </w:rPr>
        <w:t> — Root cause fix: hamburger overflowing viewport | </w:t>
      </w:r>
      <w:r>
        <w:rPr>
          <w:rStyle w:val="Strong"/>
          <w:color w:val="000000"/>
        </w:rPr>
        <w:t>Root cause:</w:t>
      </w:r>
      <w:r>
        <w:rPr>
          <w:color w:val="000000"/>
        </w:rPr>
        <w:t> </w:t>
      </w:r>
      <w:r>
        <w:rPr>
          <w:rStyle w:val="HTMLCode"/>
          <w:color w:val="000000"/>
        </w:rPr>
        <w:t>.header__</w:t>
      </w:r>
      <w:proofErr w:type="spellStart"/>
      <w:r>
        <w:rPr>
          <w:rStyle w:val="HTMLCode"/>
          <w:color w:val="000000"/>
        </w:rPr>
        <w:t>nav</w:t>
      </w:r>
      <w:proofErr w:type="spellEnd"/>
      <w:r>
        <w:rPr>
          <w:rStyle w:val="HTMLCode"/>
          <w:color w:val="000000"/>
        </w:rPr>
        <w:t>-row</w:t>
      </w:r>
      <w:r>
        <w:rPr>
          <w:color w:val="000000"/>
        </w:rPr>
        <w:t> had </w:t>
      </w:r>
      <w:r>
        <w:rPr>
          <w:rStyle w:val="HTMLCode"/>
          <w:color w:val="000000"/>
        </w:rPr>
        <w:t>width: 100%</w:t>
      </w:r>
      <w:r>
        <w:rPr>
          <w:color w:val="000000"/>
        </w:rPr>
        <w:t> and </w:t>
      </w:r>
      <w:r>
        <w:rPr>
          <w:rStyle w:val="HTMLCode"/>
          <w:color w:val="000000"/>
        </w:rPr>
        <w:t>padding: 10px 60px</w:t>
      </w:r>
      <w:r>
        <w:rPr>
          <w:color w:val="000000"/>
        </w:rPr>
        <w:t> (mobile: </w:t>
      </w:r>
      <w:r>
        <w:rPr>
          <w:rStyle w:val="HTMLCode"/>
          <w:color w:val="000000"/>
        </w:rPr>
        <w:t>4px 16px</w:t>
      </w:r>
      <w:r>
        <w:rPr>
          <w:color w:val="000000"/>
        </w:rPr>
        <w:t>) with default </w:t>
      </w:r>
      <w:r>
        <w:rPr>
          <w:rStyle w:val="HTMLCode"/>
          <w:color w:val="000000"/>
        </w:rPr>
        <w:t>box-sizing: content-box</w:t>
      </w:r>
      <w:r>
        <w:rPr>
          <w:color w:val="000000"/>
        </w:rPr>
        <w:t>. This made the row </w:t>
      </w:r>
      <w:r>
        <w:rPr>
          <w:rStyle w:val="Strong"/>
          <w:color w:val="000000"/>
        </w:rPr>
        <w:t>100% of viewport width plus the padding</w:t>
      </w:r>
      <w:r>
        <w:rPr>
          <w:color w:val="000000"/>
        </w:rPr>
        <w:t>, causing horizontal overflow — the hamburger button was pushed right off the visible edge. </w:t>
      </w:r>
      <w:r>
        <w:rPr>
          <w:rStyle w:val="Strong"/>
          <w:color w:val="000000"/>
        </w:rPr>
        <w:t>Fix:</w:t>
      </w:r>
      <w:r>
        <w:rPr>
          <w:color w:val="000000"/>
        </w:rPr>
        <w:t> Added </w:t>
      </w:r>
      <w:r>
        <w:rPr>
          <w:rStyle w:val="HTMLCode"/>
          <w:color w:val="000000"/>
        </w:rPr>
        <w:t>box-sizing: border-box</w:t>
      </w:r>
      <w:r>
        <w:rPr>
          <w:color w:val="000000"/>
        </w:rPr>
        <w:t> to </w:t>
      </w:r>
      <w:r>
        <w:rPr>
          <w:rStyle w:val="HTMLCode"/>
          <w:color w:val="000000"/>
        </w:rPr>
        <w:t>.header__</w:t>
      </w:r>
      <w:proofErr w:type="spellStart"/>
      <w:r>
        <w:rPr>
          <w:rStyle w:val="HTMLCode"/>
          <w:color w:val="000000"/>
        </w:rPr>
        <w:t>nav</w:t>
      </w:r>
      <w:proofErr w:type="spellEnd"/>
      <w:r>
        <w:rPr>
          <w:rStyle w:val="HTMLCode"/>
          <w:color w:val="000000"/>
        </w:rPr>
        <w:t>-row</w:t>
      </w:r>
      <w:r>
        <w:rPr>
          <w:color w:val="000000"/>
        </w:rPr>
        <w:t> so padding is absorbed within the 100% width. No layout or visual change on desktop; hamburger now sits correctly within the viewport on mobile. Stylesheet bumped to </w:t>
      </w:r>
      <w:r>
        <w:rPr>
          <w:rStyle w:val="HTMLCode"/>
          <w:color w:val="000000"/>
        </w:rPr>
        <w:t>?v=12</w:t>
      </w:r>
      <w:r>
        <w:rPr>
          <w:color w:val="000000"/>
        </w:rPr>
        <w:t>. | | Jun 30, 2026 | </w:t>
      </w:r>
      <w:proofErr w:type="spellStart"/>
      <w:r>
        <w:rPr>
          <w:rStyle w:val="HTMLCode"/>
          <w:color w:val="000000"/>
        </w:rPr>
        <w:t>global-style.css?v</w:t>
      </w:r>
      <w:proofErr w:type="spellEnd"/>
      <w:r>
        <w:rPr>
          <w:rStyle w:val="HTMLCode"/>
          <w:color w:val="000000"/>
        </w:rPr>
        <w:t>=13</w:t>
      </w:r>
      <w:r>
        <w:rPr>
          <w:color w:val="000000"/>
        </w:rPr>
        <w:t> — Task #32: CSS spacing cleanup (stylesheet-only, no HTML changes) | </w:t>
      </w:r>
      <w:r>
        <w:rPr>
          <w:rStyle w:val="Strong"/>
          <w:color w:val="000000"/>
        </w:rPr>
        <w:t>3 changes, all in </w:t>
      </w:r>
      <w:r>
        <w:rPr>
          <w:rStyle w:val="HTMLCode"/>
          <w:b/>
          <w:bCs/>
          <w:color w:val="000000"/>
        </w:rPr>
        <w:t>global-</w:t>
      </w:r>
      <w:proofErr w:type="spellStart"/>
      <w:r>
        <w:rPr>
          <w:rStyle w:val="HTMLCode"/>
          <w:b/>
          <w:bCs/>
          <w:color w:val="000000"/>
        </w:rPr>
        <w:t>style.css</w:t>
      </w:r>
      <w:proofErr w:type="spellEnd"/>
      <w:r>
        <w:rPr>
          <w:rStyle w:val="Strong"/>
          <w:color w:val="000000"/>
        </w:rPr>
        <w:t>:</w:t>
      </w:r>
      <w:r>
        <w:rPr>
          <w:color w:val="000000"/>
        </w:rPr>
        <w:t> (1) Removed duplicate </w:t>
      </w:r>
      <w:r>
        <w:rPr>
          <w:rStyle w:val="HTMLCode"/>
          <w:color w:val="000000"/>
        </w:rPr>
        <w:t>.mt-20 { margin-top: 20px }</w:t>
      </w:r>
      <w:r>
        <w:rPr>
          <w:color w:val="000000"/>
        </w:rPr>
        <w:t xml:space="preserve"> from the marketing section (line ~493) — identical </w:t>
      </w:r>
      <w:r>
        <w:rPr>
          <w:color w:val="000000"/>
        </w:rPr>
        <w:lastRenderedPageBreak/>
        <w:t>rule already exists in SPACING UTILITIES at line 40. (2) Collapsed 7 </w:t>
      </w:r>
      <w:proofErr w:type="spellStart"/>
      <w:r>
        <w:rPr>
          <w:rStyle w:val="HTMLCode"/>
          <w:color w:val="000000"/>
        </w:rPr>
        <w:t>body.create</w:t>
      </w:r>
      <w:proofErr w:type="spellEnd"/>
      <w:r>
        <w:rPr>
          <w:rStyle w:val="HTMLCode"/>
          <w:color w:val="000000"/>
        </w:rPr>
        <w:t xml:space="preserve">-page </w:t>
      </w:r>
      <w:proofErr w:type="spellStart"/>
      <w:r>
        <w:rPr>
          <w:rStyle w:val="HTMLCode"/>
          <w:color w:val="000000"/>
        </w:rPr>
        <w:t>input.mb</w:t>
      </w:r>
      <w:proofErr w:type="spellEnd"/>
      <w:r>
        <w:rPr>
          <w:rStyle w:val="HTMLCode"/>
          <w:color w:val="000000"/>
        </w:rPr>
        <w:t>-*</w:t>
      </w:r>
      <w:r>
        <w:rPr>
          <w:color w:val="000000"/>
        </w:rPr>
        <w:t> specificity-war overrides into a single </w:t>
      </w:r>
      <w:r>
        <w:rPr>
          <w:rStyle w:val="HTMLCode"/>
          <w:color w:val="000000"/>
        </w:rPr>
        <w:t>:not([class*="</w:t>
      </w:r>
      <w:proofErr w:type="spellStart"/>
      <w:r>
        <w:rPr>
          <w:rStyle w:val="HTMLCode"/>
          <w:color w:val="000000"/>
        </w:rPr>
        <w:t>mb</w:t>
      </w:r>
      <w:proofErr w:type="spellEnd"/>
      <w:r>
        <w:rPr>
          <w:rStyle w:val="HTMLCode"/>
          <w:color w:val="000000"/>
        </w:rPr>
        <w:t>-"])</w:t>
      </w:r>
      <w:r>
        <w:rPr>
          <w:color w:val="000000"/>
        </w:rPr>
        <w:t> selector — elements with any </w:t>
      </w:r>
      <w:proofErr w:type="spellStart"/>
      <w:r>
        <w:rPr>
          <w:rStyle w:val="HTMLCode"/>
          <w:color w:val="000000"/>
        </w:rPr>
        <w:t>mb</w:t>
      </w:r>
      <w:proofErr w:type="spellEnd"/>
      <w:r>
        <w:rPr>
          <w:rStyle w:val="HTMLCode"/>
          <w:color w:val="000000"/>
        </w:rPr>
        <w:t>-*</w:t>
      </w:r>
      <w:r>
        <w:rPr>
          <w:color w:val="000000"/>
        </w:rPr>
        <w:t> utility class now win naturally without needing per-value override rules. (3) Removed stale comments referencing HTML-side utility class placement; replaced with accurate comment. No HTML files touched. | | Jun 30, 2026 | </w:t>
      </w:r>
      <w:r>
        <w:rPr>
          <w:rStyle w:val="HTMLCode"/>
          <w:color w:val="000000"/>
        </w:rPr>
        <w:t>BlastyBiz-About.html</w:t>
      </w:r>
      <w:r>
        <w:rPr>
          <w:color w:val="000000"/>
        </w:rPr>
        <w:t xml:space="preserve"> — Content edit: replaced "Real support" value with "We optimize your time" | Replaced the 4th values list item. Old: </w:t>
      </w:r>
      <w:r>
        <w:rPr>
          <w:rFonts w:ascii="Segoe UI Emoji" w:hAnsi="Segoe UI Emoji" w:cs="Segoe UI Emoji"/>
          <w:color w:val="000000"/>
        </w:rPr>
        <w:t>🤝</w:t>
      </w:r>
      <w:r>
        <w:rPr>
          <w:color w:val="000000"/>
        </w:rPr>
        <w:t xml:space="preserve"> "Real support — When something doesn't work, you talk to a real person. Not a </w:t>
      </w:r>
      <w:proofErr w:type="spellStart"/>
      <w:r>
        <w:rPr>
          <w:color w:val="000000"/>
        </w:rPr>
        <w:t>chatbot</w:t>
      </w:r>
      <w:proofErr w:type="spellEnd"/>
      <w:r>
        <w:rPr>
          <w:color w:val="000000"/>
        </w:rPr>
        <w:t xml:space="preserve">. Not a ticket queue." New: </w:t>
      </w:r>
      <w:r>
        <w:rPr>
          <w:rFonts w:ascii="Segoe UI Emoji" w:hAnsi="Segoe UI Emoji" w:cs="Segoe UI Emoji"/>
          <w:color w:val="000000"/>
        </w:rPr>
        <w:t>⏱️</w:t>
      </w:r>
      <w:r>
        <w:rPr>
          <w:color w:val="000000"/>
        </w:rPr>
        <w:t xml:space="preserve"> "We optimize your time — Everyone gets the same 24 hours. </w:t>
      </w:r>
      <w:proofErr w:type="spellStart"/>
      <w:r>
        <w:rPr>
          <w:color w:val="000000"/>
        </w:rPr>
        <w:t>BlastyBiz</w:t>
      </w:r>
      <w:proofErr w:type="spellEnd"/>
      <w:r>
        <w:rPr>
          <w:color w:val="000000"/>
        </w:rPr>
        <w:t xml:space="preserve"> is built to give yours back — post once, show up everywhere, and get back to actually running your business." Reason: Dave is running 9 companies simultaneously and the "always available human" promise is not realistic. | | Jun 30, 2026 | </w:t>
      </w:r>
      <w:proofErr w:type="spellStart"/>
      <w:r>
        <w:rPr>
          <w:rStyle w:val="HTMLCode"/>
          <w:color w:val="000000"/>
        </w:rPr>
        <w:t>global-style.css?v</w:t>
      </w:r>
      <w:proofErr w:type="spellEnd"/>
      <w:r>
        <w:rPr>
          <w:rStyle w:val="HTMLCode"/>
          <w:color w:val="000000"/>
        </w:rPr>
        <w:t>=14</w:t>
      </w:r>
      <w:r>
        <w:rPr>
          <w:color w:val="000000"/>
        </w:rPr>
        <w:t> + </w:t>
      </w:r>
      <w:r>
        <w:rPr>
          <w:rStyle w:val="HTMLCode"/>
          <w:color w:val="000000"/>
        </w:rPr>
        <w:t>BlastyBiz-About.html</w:t>
      </w:r>
      <w:r>
        <w:rPr>
          <w:color w:val="000000"/>
        </w:rPr>
        <w:t> — Task #34: "Our Values" section 2-column layout + AI office photo | </w:t>
      </w:r>
      <w:r>
        <w:rPr>
          <w:rStyle w:val="Strong"/>
          <w:color w:val="000000"/>
        </w:rPr>
        <w:t>What changed:</w:t>
      </w:r>
      <w:r>
        <w:rPr>
          <w:color w:val="000000"/>
        </w:rPr>
        <w:t> (1) </w:t>
      </w:r>
      <w:r>
        <w:rPr>
          <w:rStyle w:val="HTMLCode"/>
          <w:color w:val="000000"/>
        </w:rPr>
        <w:t>BlastyBiz-About.html</w:t>
      </w:r>
      <w:r>
        <w:rPr>
          <w:color w:val="000000"/>
        </w:rPr>
        <w:t xml:space="preserve">: wrapped the values label + h2 + </w:t>
      </w:r>
      <w:proofErr w:type="spellStart"/>
      <w:r>
        <w:rPr>
          <w:color w:val="000000"/>
        </w:rPr>
        <w:t>ul</w:t>
      </w:r>
      <w:proofErr w:type="spellEnd"/>
      <w:r>
        <w:rPr>
          <w:color w:val="000000"/>
        </w:rPr>
        <w:t xml:space="preserve"> inside a new </w:t>
      </w:r>
      <w:r>
        <w:rPr>
          <w:rStyle w:val="HTMLCode"/>
          <w:color w:val="000000"/>
        </w:rPr>
        <w:t>.layout__split-2-1</w:t>
      </w:r>
      <w:r>
        <w:rPr>
          <w:color w:val="000000"/>
        </w:rPr>
        <w:t> grid div, with a sibling </w:t>
      </w:r>
      <w:r>
        <w:rPr>
          <w:rStyle w:val="HTMLCode"/>
          <w:color w:val="000000"/>
        </w:rPr>
        <w:t>.about-values-</w:t>
      </w:r>
      <w:proofErr w:type="spellStart"/>
      <w:r>
        <w:rPr>
          <w:rStyle w:val="HTMLCode"/>
          <w:color w:val="000000"/>
        </w:rPr>
        <w:t>img</w:t>
      </w:r>
      <w:proofErr w:type="spellEnd"/>
      <w:r>
        <w:rPr>
          <w:rStyle w:val="HTMLCode"/>
          <w:color w:val="000000"/>
        </w:rPr>
        <w:t>-col</w:t>
      </w:r>
      <w:r>
        <w:rPr>
          <w:color w:val="000000"/>
        </w:rPr>
        <w:t> div containing a new </w:t>
      </w:r>
      <w:r>
        <w:rPr>
          <w:rStyle w:val="HTMLCode"/>
          <w:color w:val="000000"/>
        </w:rPr>
        <w:t>&lt;</w:t>
      </w:r>
      <w:proofErr w:type="spellStart"/>
      <w:r>
        <w:rPr>
          <w:rStyle w:val="HTMLCode"/>
          <w:color w:val="000000"/>
        </w:rPr>
        <w:t>img</w:t>
      </w:r>
      <w:proofErr w:type="spellEnd"/>
      <w:r>
        <w:rPr>
          <w:rStyle w:val="HTMLCode"/>
          <w:color w:val="000000"/>
        </w:rPr>
        <w:t xml:space="preserve"> </w:t>
      </w:r>
      <w:proofErr w:type="spellStart"/>
      <w:r>
        <w:rPr>
          <w:rStyle w:val="HTMLCode"/>
          <w:color w:val="000000"/>
        </w:rPr>
        <w:t>src</w:t>
      </w:r>
      <w:proofErr w:type="spellEnd"/>
      <w:r>
        <w:rPr>
          <w:rStyle w:val="HTMLCode"/>
          <w:color w:val="000000"/>
        </w:rPr>
        <w:t>="</w:t>
      </w:r>
      <w:proofErr w:type="spellStart"/>
      <w:r>
        <w:rPr>
          <w:rStyle w:val="HTMLCode"/>
          <w:color w:val="000000"/>
        </w:rPr>
        <w:t>img</w:t>
      </w:r>
      <w:proofErr w:type="spellEnd"/>
      <w:r>
        <w:rPr>
          <w:rStyle w:val="HTMLCode"/>
          <w:color w:val="000000"/>
        </w:rPr>
        <w:t>/about-</w:t>
      </w:r>
      <w:proofErr w:type="spellStart"/>
      <w:r>
        <w:rPr>
          <w:rStyle w:val="HTMLCode"/>
          <w:color w:val="000000"/>
        </w:rPr>
        <w:t>office.png</w:t>
      </w:r>
      <w:proofErr w:type="spellEnd"/>
      <w:r>
        <w:rPr>
          <w:rStyle w:val="HTMLCode"/>
          <w:color w:val="000000"/>
        </w:rPr>
        <w:t>"&gt;</w:t>
      </w:r>
      <w:r>
        <w:rPr>
          <w:color w:val="000000"/>
        </w:rPr>
        <w:t>. (2) </w:t>
      </w:r>
      <w:r>
        <w:rPr>
          <w:rStyle w:val="HTMLCode"/>
          <w:color w:val="000000"/>
        </w:rPr>
        <w:t>global-</w:t>
      </w:r>
      <w:proofErr w:type="spellStart"/>
      <w:r>
        <w:rPr>
          <w:rStyle w:val="HTMLCode"/>
          <w:color w:val="000000"/>
        </w:rPr>
        <w:t>style.css</w:t>
      </w:r>
      <w:proofErr w:type="spellEnd"/>
      <w:r>
        <w:rPr>
          <w:color w:val="000000"/>
        </w:rPr>
        <w:t>: added </w:t>
      </w:r>
      <w:r>
        <w:rPr>
          <w:rStyle w:val="HTMLCode"/>
          <w:color w:val="000000"/>
        </w:rPr>
        <w:t>.about-values-</w:t>
      </w:r>
      <w:proofErr w:type="spellStart"/>
      <w:r>
        <w:rPr>
          <w:rStyle w:val="HTMLCode"/>
          <w:color w:val="000000"/>
        </w:rPr>
        <w:t>img</w:t>
      </w:r>
      <w:proofErr w:type="spellEnd"/>
      <w:r>
        <w:rPr>
          <w:rStyle w:val="HTMLCode"/>
          <w:color w:val="000000"/>
        </w:rPr>
        <w:t>-col { display: none; }</w:t>
      </w:r>
      <w:r>
        <w:rPr>
          <w:color w:val="000000"/>
        </w:rPr>
        <w:t> (hidden globally), </w:t>
      </w:r>
      <w:r>
        <w:rPr>
          <w:rStyle w:val="HTMLCode"/>
          <w:color w:val="000000"/>
        </w:rPr>
        <w:t>@media (min-width: 768px) { .about-values-</w:t>
      </w:r>
      <w:proofErr w:type="spellStart"/>
      <w:r>
        <w:rPr>
          <w:rStyle w:val="HTMLCode"/>
          <w:color w:val="000000"/>
        </w:rPr>
        <w:t>img</w:t>
      </w:r>
      <w:proofErr w:type="spellEnd"/>
      <w:r>
        <w:rPr>
          <w:rStyle w:val="HTMLCode"/>
          <w:color w:val="000000"/>
        </w:rPr>
        <w:t>-col { display: block; } }</w:t>
      </w:r>
      <w:r>
        <w:rPr>
          <w:color w:val="000000"/>
        </w:rPr>
        <w:t xml:space="preserve"> (visible </w:t>
      </w:r>
      <w:proofErr w:type="spellStart"/>
      <w:r>
        <w:rPr>
          <w:color w:val="000000"/>
        </w:rPr>
        <w:t>desktop+tablet</w:t>
      </w:r>
      <w:proofErr w:type="spellEnd"/>
      <w:r>
        <w:rPr>
          <w:color w:val="000000"/>
        </w:rPr>
        <w:t xml:space="preserve"> only), and </w:t>
      </w:r>
      <w:r>
        <w:rPr>
          <w:rStyle w:val="HTMLCode"/>
          <w:color w:val="000000"/>
        </w:rPr>
        <w:t>.about-values-</w:t>
      </w:r>
      <w:proofErr w:type="spellStart"/>
      <w:r>
        <w:rPr>
          <w:rStyle w:val="HTMLCode"/>
          <w:color w:val="000000"/>
        </w:rPr>
        <w:t>img</w:t>
      </w:r>
      <w:proofErr w:type="spellEnd"/>
      <w:r>
        <w:rPr>
          <w:rStyle w:val="HTMLCode"/>
          <w:color w:val="000000"/>
        </w:rPr>
        <w:t xml:space="preserve"> { width: 100%; border-radius: 16px; object-fit: cover; aspect-ratio: 2/3; display: block; }</w:t>
      </w:r>
      <w:r>
        <w:rPr>
          <w:color w:val="000000"/>
        </w:rPr>
        <w:t>. (3) </w:t>
      </w:r>
      <w:r>
        <w:rPr>
          <w:rStyle w:val="HTMLCode"/>
          <w:color w:val="000000"/>
        </w:rPr>
        <w:t>artifacts/</w:t>
      </w:r>
      <w:proofErr w:type="spellStart"/>
      <w:r>
        <w:rPr>
          <w:rStyle w:val="HTMLCode"/>
          <w:color w:val="000000"/>
        </w:rPr>
        <w:t>api</w:t>
      </w:r>
      <w:proofErr w:type="spellEnd"/>
      <w:r>
        <w:rPr>
          <w:rStyle w:val="HTMLCode"/>
          <w:color w:val="000000"/>
        </w:rPr>
        <w:t>-server/public/</w:t>
      </w:r>
      <w:proofErr w:type="spellStart"/>
      <w:r>
        <w:rPr>
          <w:rStyle w:val="HTMLCode"/>
          <w:color w:val="000000"/>
        </w:rPr>
        <w:t>img</w:t>
      </w:r>
      <w:proofErr w:type="spellEnd"/>
      <w:r>
        <w:rPr>
          <w:rStyle w:val="HTMLCode"/>
          <w:color w:val="000000"/>
        </w:rPr>
        <w:t>/about-</w:t>
      </w:r>
      <w:proofErr w:type="spellStart"/>
      <w:r>
        <w:rPr>
          <w:rStyle w:val="HTMLCode"/>
          <w:color w:val="000000"/>
        </w:rPr>
        <w:t>office.png</w:t>
      </w:r>
      <w:proofErr w:type="spellEnd"/>
      <w:r>
        <w:rPr>
          <w:color w:val="000000"/>
        </w:rPr>
        <w:t>: AI-generated professional office team photo (diverse group, business casual, bright modern office). </w:t>
      </w:r>
      <w:r>
        <w:rPr>
          <w:rStyle w:val="Strong"/>
          <w:color w:val="000000"/>
        </w:rPr>
        <w:t>Result:</w:t>
      </w:r>
      <w:r>
        <w:rPr>
          <w:color w:val="000000"/>
        </w:rPr>
        <w:t xml:space="preserve"> On desktop/tablet (≥768px) — values list in left 2/3 column, office photo in right 1/3 column, vertically </w:t>
      </w:r>
      <w:proofErr w:type="spellStart"/>
      <w:r>
        <w:rPr>
          <w:color w:val="000000"/>
        </w:rPr>
        <w:t>centred</w:t>
      </w:r>
      <w:proofErr w:type="spellEnd"/>
      <w:r>
        <w:rPr>
          <w:color w:val="000000"/>
        </w:rPr>
        <w:t>, rounded corners. On mobile (&lt;768px) — values full-width, image hidden. All styling in stylesheet only; no inline styles. Stylesheet bumped v=13→v=14 on all 22 pages. Confirmed live via curl (HTML structure, image HTTP 200, CSS rules). | | Jun 30, 2026 | </w:t>
      </w:r>
      <w:proofErr w:type="spellStart"/>
      <w:r>
        <w:rPr>
          <w:rStyle w:val="HTMLCode"/>
          <w:color w:val="000000"/>
        </w:rPr>
        <w:t>global-style.css?v</w:t>
      </w:r>
      <w:proofErr w:type="spellEnd"/>
      <w:r>
        <w:rPr>
          <w:rStyle w:val="HTMLCode"/>
          <w:color w:val="000000"/>
        </w:rPr>
        <w:t>=15</w:t>
      </w:r>
      <w:r>
        <w:rPr>
          <w:color w:val="000000"/>
        </w:rPr>
        <w:t> + </w:t>
      </w:r>
      <w:r>
        <w:rPr>
          <w:rStyle w:val="HTMLCode"/>
          <w:color w:val="000000"/>
        </w:rPr>
        <w:t>BlastyBiz-About.html</w:t>
      </w:r>
      <w:r>
        <w:rPr>
          <w:color w:val="000000"/>
        </w:rPr>
        <w:t> — Fix: About Values layout breakpoint gap (600–767px) | </w:t>
      </w:r>
      <w:r>
        <w:rPr>
          <w:rStyle w:val="Strong"/>
          <w:color w:val="000000"/>
        </w:rPr>
        <w:t>Root cause:</w:t>
      </w:r>
      <w:r>
        <w:rPr>
          <w:color w:val="000000"/>
        </w:rPr>
        <w:t> Initial implementation (v=14) used </w:t>
      </w:r>
      <w:r>
        <w:rPr>
          <w:rStyle w:val="HTMLCode"/>
          <w:color w:val="000000"/>
        </w:rPr>
        <w:t>.layout__split-2-1</w:t>
      </w:r>
      <w:r>
        <w:rPr>
          <w:color w:val="000000"/>
        </w:rPr>
        <w:t> for the values grid, which collapses to single-column at ≤599px. But </w:t>
      </w:r>
      <w:r>
        <w:rPr>
          <w:rStyle w:val="HTMLCode"/>
          <w:color w:val="000000"/>
        </w:rPr>
        <w:t>.about-values-</w:t>
      </w:r>
      <w:proofErr w:type="spellStart"/>
      <w:r>
        <w:rPr>
          <w:rStyle w:val="HTMLCode"/>
          <w:color w:val="000000"/>
        </w:rPr>
        <w:t>img</w:t>
      </w:r>
      <w:proofErr w:type="spellEnd"/>
      <w:r>
        <w:rPr>
          <w:rStyle w:val="HTMLCode"/>
          <w:color w:val="000000"/>
        </w:rPr>
        <w:t>-col</w:t>
      </w:r>
      <w:r>
        <w:rPr>
          <w:color w:val="000000"/>
        </w:rPr>
        <w:t> hides the image at &lt;768px. Result: at 600–767px the grid stayed 2fr/1fr with the image hidden, leaving values content constrained to ~2/3 width with an empty right column. </w:t>
      </w:r>
      <w:r>
        <w:rPr>
          <w:rStyle w:val="Strong"/>
          <w:color w:val="000000"/>
        </w:rPr>
        <w:t>Fix:</w:t>
      </w:r>
      <w:r>
        <w:rPr>
          <w:color w:val="000000"/>
        </w:rPr>
        <w:t> Replaced </w:t>
      </w:r>
      <w:r>
        <w:rPr>
          <w:rStyle w:val="HTMLCode"/>
          <w:color w:val="000000"/>
        </w:rPr>
        <w:t>.layout__split-2-1</w:t>
      </w:r>
      <w:r>
        <w:rPr>
          <w:color w:val="000000"/>
        </w:rPr>
        <w:t> with a dedicated </w:t>
      </w:r>
      <w:r>
        <w:rPr>
          <w:rStyle w:val="HTMLCode"/>
          <w:color w:val="000000"/>
        </w:rPr>
        <w:t>.about-values-split</w:t>
      </w:r>
      <w:r>
        <w:rPr>
          <w:color w:val="000000"/>
        </w:rPr>
        <w:t> class (</w:t>
      </w:r>
      <w:r>
        <w:rPr>
          <w:rStyle w:val="HTMLCode"/>
          <w:color w:val="000000"/>
        </w:rPr>
        <w:t>grid-template-columns: 2fr 1fr; gap: 40px; align-items: center;</w:t>
      </w:r>
      <w:r>
        <w:rPr>
          <w:color w:val="000000"/>
        </w:rPr>
        <w:t>) and added </w:t>
      </w:r>
      <w:r>
        <w:rPr>
          <w:rStyle w:val="HTMLCode"/>
          <w:color w:val="000000"/>
        </w:rPr>
        <w:t>@media (max-width: 767px) { .about-values-split { grid-template-columns: 1fr; } }</w:t>
      </w:r>
      <w:r>
        <w:rPr>
          <w:color w:val="000000"/>
        </w:rPr>
        <w:t> so the grid and the image visibility breakpoints align at 767px. HTML updated from </w:t>
      </w:r>
      <w:r>
        <w:rPr>
          <w:rStyle w:val="HTMLCode"/>
          <w:color w:val="000000"/>
        </w:rPr>
        <w:t>class="layout__split-2-1"</w:t>
      </w:r>
      <w:r>
        <w:rPr>
          <w:color w:val="000000"/>
        </w:rPr>
        <w:t> to </w:t>
      </w:r>
      <w:r>
        <w:rPr>
          <w:rStyle w:val="HTMLCode"/>
          <w:color w:val="000000"/>
        </w:rPr>
        <w:t>class="about-values-split"</w:t>
      </w:r>
      <w:r>
        <w:rPr>
          <w:color w:val="000000"/>
        </w:rPr>
        <w:t>. Stylesheet bumped v=14→v=15 on all 22 pages. | | Jun 30, 2026 | </w:t>
      </w:r>
      <w:proofErr w:type="spellStart"/>
      <w:r>
        <w:rPr>
          <w:rStyle w:val="HTMLCode"/>
          <w:color w:val="000000"/>
        </w:rPr>
        <w:t>global-style.css?v</w:t>
      </w:r>
      <w:proofErr w:type="spellEnd"/>
      <w:r>
        <w:rPr>
          <w:rStyle w:val="HTMLCode"/>
          <w:color w:val="000000"/>
        </w:rPr>
        <w:t>=16</w:t>
      </w:r>
      <w:r>
        <w:rPr>
          <w:color w:val="000000"/>
        </w:rPr>
        <w:t> + </w:t>
      </w:r>
      <w:r>
        <w:rPr>
          <w:rStyle w:val="HTMLCode"/>
          <w:color w:val="000000"/>
        </w:rPr>
        <w:t>BlastyBiz-About.html</w:t>
      </w:r>
      <w:r>
        <w:rPr>
          <w:color w:val="000000"/>
        </w:rPr>
        <w:t> — Cleanup: About Values layout uses existing </w:t>
      </w:r>
      <w:r>
        <w:rPr>
          <w:rStyle w:val="HTMLCode"/>
          <w:color w:val="000000"/>
        </w:rPr>
        <w:t>.layout__split-2-1</w:t>
      </w:r>
      <w:r>
        <w:rPr>
          <w:color w:val="000000"/>
        </w:rPr>
        <w:t> helper with matching 600px breakpoint | </w:t>
      </w:r>
      <w:r>
        <w:rPr>
          <w:rStyle w:val="Strong"/>
          <w:color w:val="000000"/>
        </w:rPr>
        <w:t>What changed:</w:t>
      </w:r>
      <w:r>
        <w:rPr>
          <w:color w:val="000000"/>
        </w:rPr>
        <w:t> Removed the bespoke </w:t>
      </w:r>
      <w:r>
        <w:rPr>
          <w:rStyle w:val="HTMLCode"/>
          <w:color w:val="000000"/>
        </w:rPr>
        <w:t>.about-values-split</w:t>
      </w:r>
      <w:r>
        <w:rPr>
          <w:color w:val="000000"/>
        </w:rPr>
        <w:t> class added in v=15. The HTML now uses the existing </w:t>
      </w:r>
      <w:r>
        <w:rPr>
          <w:rStyle w:val="HTMLCode"/>
          <w:color w:val="000000"/>
        </w:rPr>
        <w:t>.layout__split-2-1</w:t>
      </w:r>
      <w:r>
        <w:rPr>
          <w:color w:val="000000"/>
        </w:rPr>
        <w:t> grid helper (2fr/1fr, collapses at ≤599px — same as all other layout primitives). The </w:t>
      </w:r>
      <w:r>
        <w:rPr>
          <w:rStyle w:val="HTMLCode"/>
          <w:color w:val="000000"/>
        </w:rPr>
        <w:t>.about-values-</w:t>
      </w:r>
      <w:proofErr w:type="spellStart"/>
      <w:r>
        <w:rPr>
          <w:rStyle w:val="HTMLCode"/>
          <w:color w:val="000000"/>
        </w:rPr>
        <w:t>img</w:t>
      </w:r>
      <w:proofErr w:type="spellEnd"/>
      <w:r>
        <w:rPr>
          <w:rStyle w:val="HTMLCode"/>
          <w:color w:val="000000"/>
        </w:rPr>
        <w:t>-col</w:t>
      </w:r>
      <w:r>
        <w:rPr>
          <w:color w:val="000000"/>
        </w:rPr>
        <w:t> show/hide breakpoint was corrected from 768px to 600px to match, so grid and image visibility now use the same established system breakpoints. Tablet (600–767px) shows the 2-col layout with photo visible. Only </w:t>
      </w:r>
      <w:r>
        <w:rPr>
          <w:rStyle w:val="HTMLCode"/>
          <w:color w:val="000000"/>
        </w:rPr>
        <w:t>.about-values-</w:t>
      </w:r>
      <w:proofErr w:type="spellStart"/>
      <w:r>
        <w:rPr>
          <w:rStyle w:val="HTMLCode"/>
          <w:color w:val="000000"/>
        </w:rPr>
        <w:t>img</w:t>
      </w:r>
      <w:proofErr w:type="spellEnd"/>
      <w:r>
        <w:rPr>
          <w:rStyle w:val="HTMLCode"/>
          <w:color w:val="000000"/>
        </w:rPr>
        <w:t>-col</w:t>
      </w:r>
      <w:r>
        <w:rPr>
          <w:color w:val="000000"/>
        </w:rPr>
        <w:t> and </w:t>
      </w:r>
      <w:r>
        <w:rPr>
          <w:rStyle w:val="HTMLCode"/>
          <w:color w:val="000000"/>
        </w:rPr>
        <w:t>.about-values-</w:t>
      </w:r>
      <w:proofErr w:type="spellStart"/>
      <w:r>
        <w:rPr>
          <w:rStyle w:val="HTMLCode"/>
          <w:color w:val="000000"/>
        </w:rPr>
        <w:t>img</w:t>
      </w:r>
      <w:proofErr w:type="spellEnd"/>
      <w:r>
        <w:rPr>
          <w:color w:val="000000"/>
        </w:rPr>
        <w:t> remain as About-specific CSS rules. Stylesheet bumped v=15→v=16 on all 22 pages. | | Jun 30, 2026 | </w:t>
      </w:r>
      <w:proofErr w:type="spellStart"/>
      <w:r>
        <w:rPr>
          <w:rStyle w:val="HTMLCode"/>
          <w:color w:val="000000"/>
        </w:rPr>
        <w:t>global-style.css?v</w:t>
      </w:r>
      <w:proofErr w:type="spellEnd"/>
      <w:r>
        <w:rPr>
          <w:rStyle w:val="HTMLCode"/>
          <w:color w:val="000000"/>
        </w:rPr>
        <w:t>=17</w:t>
      </w:r>
      <w:r>
        <w:rPr>
          <w:color w:val="000000"/>
        </w:rPr>
        <w:t xml:space="preserve"> — </w:t>
      </w:r>
      <w:r>
        <w:rPr>
          <w:color w:val="000000"/>
        </w:rPr>
        <w:lastRenderedPageBreak/>
        <w:t>About Values image column vertically centered | Updated </w:t>
      </w:r>
      <w:r>
        <w:rPr>
          <w:rStyle w:val="HTMLCode"/>
          <w:color w:val="000000"/>
        </w:rPr>
        <w:t>.about-values-</w:t>
      </w:r>
      <w:proofErr w:type="spellStart"/>
      <w:r>
        <w:rPr>
          <w:rStyle w:val="HTMLCode"/>
          <w:color w:val="000000"/>
        </w:rPr>
        <w:t>img</w:t>
      </w:r>
      <w:proofErr w:type="spellEnd"/>
      <w:r>
        <w:rPr>
          <w:rStyle w:val="HTMLCode"/>
          <w:color w:val="000000"/>
        </w:rPr>
        <w:t>-col</w:t>
      </w:r>
      <w:r>
        <w:rPr>
          <w:color w:val="000000"/>
        </w:rPr>
        <w:t> at ≥600px from </w:t>
      </w:r>
      <w:r>
        <w:rPr>
          <w:rStyle w:val="HTMLCode"/>
          <w:color w:val="000000"/>
        </w:rPr>
        <w:t>display: block</w:t>
      </w:r>
      <w:r>
        <w:rPr>
          <w:color w:val="000000"/>
        </w:rPr>
        <w:t> to </w:t>
      </w:r>
      <w:r>
        <w:rPr>
          <w:rStyle w:val="HTMLCode"/>
          <w:color w:val="000000"/>
        </w:rPr>
        <w:t>display: flex; align-items: center</w:t>
      </w:r>
      <w:r>
        <w:rPr>
          <w:color w:val="000000"/>
        </w:rPr>
        <w:t> — same pattern used by </w:t>
      </w:r>
      <w:r>
        <w:rPr>
          <w:rStyle w:val="HTMLCode"/>
          <w:color w:val="000000"/>
        </w:rPr>
        <w:t>.hero-</w:t>
      </w:r>
      <w:proofErr w:type="spellStart"/>
      <w:r>
        <w:rPr>
          <w:rStyle w:val="HTMLCode"/>
          <w:color w:val="000000"/>
        </w:rPr>
        <w:t>img</w:t>
      </w:r>
      <w:proofErr w:type="spellEnd"/>
      <w:r>
        <w:rPr>
          <w:rStyle w:val="HTMLCode"/>
          <w:color w:val="000000"/>
        </w:rPr>
        <w:t>-col</w:t>
      </w:r>
      <w:r>
        <w:rPr>
          <w:color w:val="000000"/>
        </w:rPr>
        <w:t xml:space="preserve">. Image is now vertically </w:t>
      </w:r>
      <w:proofErr w:type="spellStart"/>
      <w:r>
        <w:rPr>
          <w:color w:val="000000"/>
        </w:rPr>
        <w:t>centred</w:t>
      </w:r>
      <w:proofErr w:type="spellEnd"/>
      <w:r>
        <w:rPr>
          <w:color w:val="000000"/>
        </w:rPr>
        <w:t xml:space="preserve"> within the right grid column on tablet and desktop. Stylesheet bumped v=16→v=17 on all 22 pages. | | Jun 30, 2026 | </w:t>
      </w:r>
      <w:proofErr w:type="spellStart"/>
      <w:r>
        <w:rPr>
          <w:rStyle w:val="HTMLCode"/>
          <w:color w:val="000000"/>
        </w:rPr>
        <w:t>global-style.css?v</w:t>
      </w:r>
      <w:proofErr w:type="spellEnd"/>
      <w:r>
        <w:rPr>
          <w:rStyle w:val="HTMLCode"/>
          <w:color w:val="000000"/>
        </w:rPr>
        <w:t>=18</w:t>
      </w:r>
      <w:r>
        <w:rPr>
          <w:color w:val="000000"/>
        </w:rPr>
        <w:t> + </w:t>
      </w:r>
      <w:r>
        <w:rPr>
          <w:rStyle w:val="HTMLCode"/>
          <w:color w:val="000000"/>
        </w:rPr>
        <w:t>BlastyBiz-Contact.html</w:t>
      </w:r>
      <w:r>
        <w:rPr>
          <w:color w:val="000000"/>
        </w:rPr>
        <w:t> — Contact cards grid consolidated into </w:t>
      </w:r>
      <w:r>
        <w:rPr>
          <w:rStyle w:val="HTMLCode"/>
          <w:color w:val="000000"/>
        </w:rPr>
        <w:t>.</w:t>
      </w:r>
      <w:proofErr w:type="spellStart"/>
      <w:r>
        <w:rPr>
          <w:rStyle w:val="HTMLCode"/>
          <w:color w:val="000000"/>
        </w:rPr>
        <w:t>layout__split</w:t>
      </w:r>
      <w:proofErr w:type="spellEnd"/>
      <w:r>
        <w:rPr>
          <w:color w:val="000000"/>
        </w:rPr>
        <w:t> helper | Removed the custom </w:t>
      </w:r>
      <w:r>
        <w:rPr>
          <w:rStyle w:val="HTMLCode"/>
          <w:color w:val="000000"/>
        </w:rPr>
        <w:t>.contact .contact-grid</w:t>
      </w:r>
      <w:r>
        <w:rPr>
          <w:color w:val="000000"/>
        </w:rPr>
        <w:t> rules (2 lines) from the contact section of </w:t>
      </w:r>
      <w:r>
        <w:rPr>
          <w:rStyle w:val="HTMLCode"/>
          <w:color w:val="000000"/>
        </w:rPr>
        <w:t>global-</w:t>
      </w:r>
      <w:proofErr w:type="spellStart"/>
      <w:r>
        <w:rPr>
          <w:rStyle w:val="HTMLCode"/>
          <w:color w:val="000000"/>
        </w:rPr>
        <w:t>style.css</w:t>
      </w:r>
      <w:proofErr w:type="spellEnd"/>
      <w:r>
        <w:rPr>
          <w:color w:val="000000"/>
        </w:rPr>
        <w:t>. Updated </w:t>
      </w:r>
      <w:r>
        <w:rPr>
          <w:rStyle w:val="HTMLCode"/>
          <w:color w:val="000000"/>
        </w:rPr>
        <w:t>BlastyBiz-Contact.html</w:t>
      </w:r>
      <w:r>
        <w:rPr>
          <w:color w:val="000000"/>
        </w:rPr>
        <w:t> </w:t>
      </w:r>
      <w:r>
        <w:rPr>
          <w:rStyle w:val="HTMLCode"/>
          <w:color w:val="000000"/>
        </w:rPr>
        <w:t>class="contact-grid"</w:t>
      </w:r>
      <w:r>
        <w:rPr>
          <w:color w:val="000000"/>
        </w:rPr>
        <w:t> → </w:t>
      </w:r>
      <w:r>
        <w:rPr>
          <w:rStyle w:val="HTMLCode"/>
          <w:color w:val="000000"/>
        </w:rPr>
        <w:t>class="layout__split"</w:t>
      </w:r>
      <w:r>
        <w:rPr>
          <w:color w:val="000000"/>
        </w:rPr>
        <w:t xml:space="preserve">. The 4 contact cards now use the shared 2-column grid helper (1fr </w:t>
      </w:r>
      <w:proofErr w:type="spellStart"/>
      <w:r>
        <w:rPr>
          <w:color w:val="000000"/>
        </w:rPr>
        <w:t>1fr</w:t>
      </w:r>
      <w:proofErr w:type="spellEnd"/>
      <w:r>
        <w:rPr>
          <w:color w:val="000000"/>
        </w:rPr>
        <w:t>, gap 16px) consistent with the rest of the site. Stylesheet bumped v=17→v=18 on all 22 pages. | | Jun 30, 2026 | </w:t>
      </w:r>
      <w:r>
        <w:rPr>
          <w:rStyle w:val="HTMLCode"/>
          <w:color w:val="000000"/>
        </w:rPr>
        <w:t>global-style.css?v=19</w:t>
      </w:r>
      <w:r>
        <w:rPr>
          <w:color w:val="000000"/>
        </w:rPr>
        <w:t> + </w:t>
      </w:r>
      <w:r>
        <w:rPr>
          <w:rStyle w:val="HTMLCode"/>
          <w:color w:val="000000"/>
        </w:rPr>
        <w:t>BlastyBiz-Contact.html</w:t>
      </w:r>
      <w:r>
        <w:rPr>
          <w:color w:val="000000"/>
        </w:rPr>
        <w:t> + </w:t>
      </w:r>
      <w:r>
        <w:rPr>
          <w:rStyle w:val="HTMLCode"/>
          <w:color w:val="000000"/>
        </w:rPr>
        <w:t>BlastyBiz-About.html</w:t>
      </w:r>
      <w:r>
        <w:rPr>
          <w:color w:val="000000"/>
        </w:rPr>
        <w:t> — Contact "Where We're Based" 2-col split layout + support photo; </w:t>
      </w:r>
      <w:r>
        <w:rPr>
          <w:rStyle w:val="HTMLCode"/>
          <w:color w:val="000000"/>
        </w:rPr>
        <w:t>.about-values-</w:t>
      </w:r>
      <w:proofErr w:type="spellStart"/>
      <w:r>
        <w:rPr>
          <w:rStyle w:val="HTMLCode"/>
          <w:color w:val="000000"/>
        </w:rPr>
        <w:t>img</w:t>
      </w:r>
      <w:proofErr w:type="spellEnd"/>
      <w:r>
        <w:rPr>
          <w:rStyle w:val="HTMLCode"/>
          <w:color w:val="000000"/>
        </w:rPr>
        <w:t>-col</w:t>
      </w:r>
      <w:r>
        <w:rPr>
          <w:color w:val="000000"/>
        </w:rPr>
        <w:t> renamed to generic </w:t>
      </w:r>
      <w:r>
        <w:rPr>
          <w:rStyle w:val="HTMLCode"/>
          <w:color w:val="000000"/>
        </w:rPr>
        <w:t>.</w:t>
      </w:r>
      <w:proofErr w:type="spellStart"/>
      <w:r>
        <w:rPr>
          <w:rStyle w:val="HTMLCode"/>
          <w:color w:val="000000"/>
        </w:rPr>
        <w:t>img</w:t>
      </w:r>
      <w:proofErr w:type="spellEnd"/>
      <w:r>
        <w:rPr>
          <w:rStyle w:val="HTMLCode"/>
          <w:color w:val="000000"/>
        </w:rPr>
        <w:t>-col</w:t>
      </w:r>
      <w:r>
        <w:rPr>
          <w:color w:val="000000"/>
        </w:rPr>
        <w:t> | </w:t>
      </w:r>
      <w:r>
        <w:rPr>
          <w:rStyle w:val="Strong"/>
          <w:color w:val="000000"/>
        </w:rPr>
        <w:t>What changed:</w:t>
      </w:r>
      <w:r>
        <w:rPr>
          <w:color w:val="000000"/>
        </w:rPr>
        <w:t> (1) </w:t>
      </w:r>
      <w:r>
        <w:rPr>
          <w:rStyle w:val="HTMLCode"/>
          <w:color w:val="000000"/>
        </w:rPr>
        <w:t>global-</w:t>
      </w:r>
      <w:proofErr w:type="spellStart"/>
      <w:r>
        <w:rPr>
          <w:rStyle w:val="HTMLCode"/>
          <w:color w:val="000000"/>
        </w:rPr>
        <w:t>style.css</w:t>
      </w:r>
      <w:proofErr w:type="spellEnd"/>
      <w:r>
        <w:rPr>
          <w:color w:val="000000"/>
        </w:rPr>
        <w:t>: renamed </w:t>
      </w:r>
      <w:r>
        <w:rPr>
          <w:rStyle w:val="HTMLCode"/>
          <w:color w:val="000000"/>
        </w:rPr>
        <w:t>.about-values-</w:t>
      </w:r>
      <w:proofErr w:type="spellStart"/>
      <w:r>
        <w:rPr>
          <w:rStyle w:val="HTMLCode"/>
          <w:color w:val="000000"/>
        </w:rPr>
        <w:t>img</w:t>
      </w:r>
      <w:proofErr w:type="spellEnd"/>
      <w:r>
        <w:rPr>
          <w:rStyle w:val="HTMLCode"/>
          <w:color w:val="000000"/>
        </w:rPr>
        <w:t>-col</w:t>
      </w:r>
      <w:r>
        <w:rPr>
          <w:color w:val="000000"/>
        </w:rPr>
        <w:t> → </w:t>
      </w:r>
      <w:r>
        <w:rPr>
          <w:rStyle w:val="HTMLCode"/>
          <w:color w:val="000000"/>
        </w:rPr>
        <w:t>.</w:t>
      </w:r>
      <w:proofErr w:type="spellStart"/>
      <w:r>
        <w:rPr>
          <w:rStyle w:val="HTMLCode"/>
          <w:color w:val="000000"/>
        </w:rPr>
        <w:t>img</w:t>
      </w:r>
      <w:proofErr w:type="spellEnd"/>
      <w:r>
        <w:rPr>
          <w:rStyle w:val="HTMLCode"/>
          <w:color w:val="000000"/>
        </w:rPr>
        <w:t>-col</w:t>
      </w:r>
      <w:r>
        <w:rPr>
          <w:color w:val="000000"/>
        </w:rPr>
        <w:t xml:space="preserve"> (generic reusable helper — hidden ≤599px, </w:t>
      </w:r>
      <w:proofErr w:type="spellStart"/>
      <w:r>
        <w:rPr>
          <w:color w:val="000000"/>
        </w:rPr>
        <w:t>flex+center</w:t>
      </w:r>
      <w:proofErr w:type="spellEnd"/>
      <w:r>
        <w:rPr>
          <w:color w:val="000000"/>
        </w:rPr>
        <w:t xml:space="preserve"> ≥600px). Added </w:t>
      </w:r>
      <w:r>
        <w:rPr>
          <w:rStyle w:val="HTMLCode"/>
          <w:color w:val="000000"/>
        </w:rPr>
        <w:t>.contact-support-</w:t>
      </w:r>
      <w:proofErr w:type="spellStart"/>
      <w:r>
        <w:rPr>
          <w:rStyle w:val="HTMLCode"/>
          <w:color w:val="000000"/>
        </w:rPr>
        <w:t>img</w:t>
      </w:r>
      <w:proofErr w:type="spellEnd"/>
      <w:r>
        <w:rPr>
          <w:color w:val="000000"/>
        </w:rPr>
        <w:t xml:space="preserve"> (aspect-ratio 4/3 — shorter/smaller than </w:t>
      </w:r>
      <w:proofErr w:type="spellStart"/>
      <w:r>
        <w:rPr>
          <w:color w:val="000000"/>
        </w:rPr>
        <w:t>About's</w:t>
      </w:r>
      <w:proofErr w:type="spellEnd"/>
      <w:r>
        <w:rPr>
          <w:color w:val="000000"/>
        </w:rPr>
        <w:t xml:space="preserve"> 2/3). (2) </w:t>
      </w:r>
      <w:r>
        <w:rPr>
          <w:rStyle w:val="HTMLCode"/>
          <w:color w:val="000000"/>
        </w:rPr>
        <w:t>BlastyBiz-About.html</w:t>
      </w:r>
      <w:r>
        <w:rPr>
          <w:color w:val="000000"/>
        </w:rPr>
        <w:t>: updated class reference from </w:t>
      </w:r>
      <w:r>
        <w:rPr>
          <w:rStyle w:val="HTMLCode"/>
          <w:color w:val="000000"/>
        </w:rPr>
        <w:t>.about-values-</w:t>
      </w:r>
      <w:proofErr w:type="spellStart"/>
      <w:r>
        <w:rPr>
          <w:rStyle w:val="HTMLCode"/>
          <w:color w:val="000000"/>
        </w:rPr>
        <w:t>img</w:t>
      </w:r>
      <w:proofErr w:type="spellEnd"/>
      <w:r>
        <w:rPr>
          <w:rStyle w:val="HTMLCode"/>
          <w:color w:val="000000"/>
        </w:rPr>
        <w:t>-col</w:t>
      </w:r>
      <w:r>
        <w:rPr>
          <w:color w:val="000000"/>
        </w:rPr>
        <w:t> → </w:t>
      </w:r>
      <w:r>
        <w:rPr>
          <w:rStyle w:val="HTMLCode"/>
          <w:color w:val="000000"/>
        </w:rPr>
        <w:t>.</w:t>
      </w:r>
      <w:proofErr w:type="spellStart"/>
      <w:r>
        <w:rPr>
          <w:rStyle w:val="HTMLCode"/>
          <w:color w:val="000000"/>
        </w:rPr>
        <w:t>img</w:t>
      </w:r>
      <w:proofErr w:type="spellEnd"/>
      <w:r>
        <w:rPr>
          <w:rStyle w:val="HTMLCode"/>
          <w:color w:val="000000"/>
        </w:rPr>
        <w:t>-col</w:t>
      </w:r>
      <w:r>
        <w:rPr>
          <w:color w:val="000000"/>
        </w:rPr>
        <w:t>. (3) </w:t>
      </w:r>
      <w:r>
        <w:rPr>
          <w:rStyle w:val="HTMLCode"/>
          <w:color w:val="000000"/>
        </w:rPr>
        <w:t>BlastyBiz-Contact.html</w:t>
      </w:r>
      <w:r>
        <w:rPr>
          <w:color w:val="000000"/>
        </w:rPr>
        <w:t>: wrapped "Where We're Based" section in </w:t>
      </w:r>
      <w:r>
        <w:rPr>
          <w:rStyle w:val="HTMLCode"/>
          <w:color w:val="000000"/>
        </w:rPr>
        <w:t>.layout__split-2-1</w:t>
      </w:r>
      <w:r>
        <w:rPr>
          <w:color w:val="000000"/>
        </w:rPr>
        <w:t> with a sibling </w:t>
      </w:r>
      <w:r>
        <w:rPr>
          <w:rStyle w:val="HTMLCode"/>
          <w:color w:val="000000"/>
        </w:rPr>
        <w:t>.</w:t>
      </w:r>
      <w:proofErr w:type="spellStart"/>
      <w:r>
        <w:rPr>
          <w:rStyle w:val="HTMLCode"/>
          <w:color w:val="000000"/>
        </w:rPr>
        <w:t>img</w:t>
      </w:r>
      <w:proofErr w:type="spellEnd"/>
      <w:r>
        <w:rPr>
          <w:rStyle w:val="HTMLCode"/>
          <w:color w:val="000000"/>
        </w:rPr>
        <w:t>-col</w:t>
      </w:r>
      <w:r>
        <w:rPr>
          <w:color w:val="000000"/>
        </w:rPr>
        <w:t> div containing new </w:t>
      </w:r>
      <w:proofErr w:type="spellStart"/>
      <w:r>
        <w:rPr>
          <w:rStyle w:val="HTMLCode"/>
          <w:color w:val="000000"/>
        </w:rPr>
        <w:t>img</w:t>
      </w:r>
      <w:proofErr w:type="spellEnd"/>
      <w:r>
        <w:rPr>
          <w:rStyle w:val="HTMLCode"/>
          <w:color w:val="000000"/>
        </w:rPr>
        <w:t>/contact-</w:t>
      </w:r>
      <w:proofErr w:type="spellStart"/>
      <w:r>
        <w:rPr>
          <w:rStyle w:val="HTMLCode"/>
          <w:color w:val="000000"/>
        </w:rPr>
        <w:t>support.png</w:t>
      </w:r>
      <w:proofErr w:type="spellEnd"/>
      <w:r>
        <w:rPr>
          <w:color w:val="000000"/>
        </w:rPr>
        <w:t> (AI-generated: blonde woman with blue eyes at a computer with headset). Image hidden on mobile (≤599px), visible tablet/desktop. Stylesheet bumped v=18→v=19 on all 22 pages. | | Jun 30, 2026 | </w:t>
      </w:r>
      <w:r>
        <w:rPr>
          <w:rStyle w:val="HTMLCode"/>
          <w:color w:val="000000"/>
        </w:rPr>
        <w:t>BlastyBiz-Contact.html</w:t>
      </w:r>
      <w:r>
        <w:rPr>
          <w:color w:val="000000"/>
        </w:rPr>
        <w:t> (v=20) — Removed non-functional "Contact" and "Location" label pills | Removed both </w:t>
      </w:r>
      <w:r>
        <w:rPr>
          <w:rStyle w:val="HTMLCode"/>
          <w:color w:val="000000"/>
        </w:rPr>
        <w:t>&lt;p class="</w:t>
      </w:r>
      <w:proofErr w:type="spellStart"/>
      <w:r>
        <w:rPr>
          <w:rStyle w:val="HTMLCode"/>
          <w:color w:val="000000"/>
        </w:rPr>
        <w:t>contact__label</w:t>
      </w:r>
      <w:proofErr w:type="spellEnd"/>
      <w:r>
        <w:rPr>
          <w:rStyle w:val="HTMLCode"/>
          <w:color w:val="000000"/>
        </w:rPr>
        <w:t>"&gt;Contact&lt;/p&gt;</w:t>
      </w:r>
      <w:r>
        <w:rPr>
          <w:color w:val="000000"/>
        </w:rPr>
        <w:t> and </w:t>
      </w:r>
      <w:r>
        <w:rPr>
          <w:rStyle w:val="HTMLCode"/>
          <w:color w:val="000000"/>
        </w:rPr>
        <w:t>&lt;p class="</w:t>
      </w:r>
      <w:proofErr w:type="spellStart"/>
      <w:r>
        <w:rPr>
          <w:rStyle w:val="HTMLCode"/>
          <w:color w:val="000000"/>
        </w:rPr>
        <w:t>contact__label</w:t>
      </w:r>
      <w:proofErr w:type="spellEnd"/>
      <w:r>
        <w:rPr>
          <w:rStyle w:val="HTMLCode"/>
          <w:color w:val="000000"/>
        </w:rPr>
        <w:t>"&gt;Location&lt;/p&gt;</w:t>
      </w:r>
      <w:r>
        <w:rPr>
          <w:color w:val="000000"/>
        </w:rPr>
        <w:t> from the Contact page. These label pills were decorative but appeared clickable and served no purpose. Stylesheet bumped v=19→v=20 on all 22 pages. | | Jun 30, 2026 | </w:t>
      </w:r>
      <w:proofErr w:type="spellStart"/>
      <w:r>
        <w:rPr>
          <w:rStyle w:val="HTMLCode"/>
          <w:color w:val="000000"/>
        </w:rPr>
        <w:t>global-style.css?v</w:t>
      </w:r>
      <w:proofErr w:type="spellEnd"/>
      <w:r>
        <w:rPr>
          <w:rStyle w:val="HTMLCode"/>
          <w:color w:val="000000"/>
        </w:rPr>
        <w:t>=21</w:t>
      </w:r>
      <w:r>
        <w:rPr>
          <w:color w:val="000000"/>
        </w:rPr>
        <w:t> — Contact support image padding-top 10px on tablet/desktop | Added </w:t>
      </w:r>
      <w:r>
        <w:rPr>
          <w:rStyle w:val="HTMLCode"/>
          <w:color w:val="000000"/>
        </w:rPr>
        <w:t>@media (min-width: 600px) { .contact-support-</w:t>
      </w:r>
      <w:proofErr w:type="spellStart"/>
      <w:r>
        <w:rPr>
          <w:rStyle w:val="HTMLCode"/>
          <w:color w:val="000000"/>
        </w:rPr>
        <w:t>img</w:t>
      </w:r>
      <w:proofErr w:type="spellEnd"/>
      <w:r>
        <w:rPr>
          <w:rStyle w:val="HTMLCode"/>
          <w:color w:val="000000"/>
        </w:rPr>
        <w:t xml:space="preserve"> { padding-top: 10px; } }</w:t>
      </w:r>
      <w:r>
        <w:rPr>
          <w:color w:val="000000"/>
        </w:rPr>
        <w:t>. Only applies at ≥600px (image is hidden on mobile). Stylesheet bumped v=20→v=21 on all 22 pages. | | Jul 1, 2026 | </w:t>
      </w:r>
      <w:r>
        <w:rPr>
          <w:rStyle w:val="HTMLCode"/>
          <w:color w:val="000000"/>
        </w:rPr>
        <w:t>BlastyBiz-BizContext.html</w:t>
      </w:r>
      <w:r>
        <w:rPr>
          <w:color w:val="000000"/>
        </w:rPr>
        <w:t> — Business Library: starter upgrade nudge, View/Replace/Remove buttons | </w:t>
      </w:r>
      <w:r>
        <w:rPr>
          <w:rStyle w:val="Strong"/>
          <w:color w:val="000000"/>
        </w:rPr>
        <w:t>Starter users</w:t>
      </w:r>
      <w:r>
        <w:rPr>
          <w:color w:val="000000"/>
        </w:rPr>
        <w:t> now see the Business Library section in a locked/dashed state with a PRO badge and "Upgrade to Pro →" CTA instead of having it hidden entirely. </w:t>
      </w:r>
      <w:r>
        <w:rPr>
          <w:rStyle w:val="Strong"/>
          <w:color w:val="000000"/>
        </w:rPr>
        <w:t>Pro/Agency users</w:t>
      </w:r>
      <w:r>
        <w:rPr>
          <w:color w:val="000000"/>
        </w:rPr>
        <w:t> now have 3 buttons per document: </w:t>
      </w:r>
      <w:r>
        <w:rPr>
          <w:rStyle w:val="Strong"/>
          <w:color w:val="000000"/>
        </w:rPr>
        <w:t>View</w:t>
      </w:r>
      <w:r>
        <w:rPr>
          <w:color w:val="000000"/>
        </w:rPr>
        <w:t> (opens a modal showing the extracted text the AI reads), </w:t>
      </w:r>
      <w:r>
        <w:rPr>
          <w:rStyle w:val="Strong"/>
          <w:color w:val="000000"/>
        </w:rPr>
        <w:t>Replace</w:t>
      </w:r>
      <w:r>
        <w:rPr>
          <w:color w:val="000000"/>
        </w:rPr>
        <w:t> (file picker to swap the document while keeping the same slot), and </w:t>
      </w:r>
      <w:r>
        <w:rPr>
          <w:rStyle w:val="Strong"/>
          <w:color w:val="000000"/>
        </w:rPr>
        <w:t>Remove</w:t>
      </w:r>
      <w:r>
        <w:rPr>
          <w:color w:val="000000"/>
        </w:rPr>
        <w:t> (delete with confirm). </w:t>
      </w:r>
      <w:proofErr w:type="spellStart"/>
      <w:r>
        <w:rPr>
          <w:rStyle w:val="HTMLCode"/>
          <w:color w:val="000000"/>
        </w:rPr>
        <w:t>updateDoc</w:t>
      </w:r>
      <w:proofErr w:type="spellEnd"/>
      <w:r>
        <w:rPr>
          <w:color w:val="000000"/>
        </w:rPr>
        <w:t xml:space="preserve"> added to </w:t>
      </w:r>
      <w:proofErr w:type="spellStart"/>
      <w:r>
        <w:rPr>
          <w:color w:val="000000"/>
        </w:rPr>
        <w:t>Firestore</w:t>
      </w:r>
      <w:proofErr w:type="spellEnd"/>
      <w:r>
        <w:rPr>
          <w:color w:val="000000"/>
        </w:rPr>
        <w:t xml:space="preserve"> import; </w:t>
      </w:r>
      <w:proofErr w:type="spellStart"/>
      <w:r>
        <w:rPr>
          <w:rStyle w:val="HTMLCode"/>
          <w:color w:val="000000"/>
        </w:rPr>
        <w:t>extractFileText</w:t>
      </w:r>
      <w:proofErr w:type="spellEnd"/>
      <w:r>
        <w:rPr>
          <w:rStyle w:val="HTMLCode"/>
          <w:color w:val="000000"/>
        </w:rPr>
        <w:t>()</w:t>
      </w:r>
      <w:r>
        <w:rPr>
          <w:color w:val="000000"/>
        </w:rPr>
        <w:t> extracted as a shared helper; </w:t>
      </w:r>
      <w:proofErr w:type="spellStart"/>
      <w:r>
        <w:rPr>
          <w:rStyle w:val="HTMLCode"/>
          <w:color w:val="000000"/>
        </w:rPr>
        <w:t>handleDocUpload</w:t>
      </w:r>
      <w:proofErr w:type="spellEnd"/>
      <w:r>
        <w:rPr>
          <w:rStyle w:val="HTMLCode"/>
          <w:color w:val="000000"/>
        </w:rPr>
        <w:t>()</w:t>
      </w:r>
      <w:r>
        <w:rPr>
          <w:color w:val="000000"/>
        </w:rPr>
        <w:t> now accepts optional </w:t>
      </w:r>
      <w:proofErr w:type="spellStart"/>
      <w:r>
        <w:rPr>
          <w:rStyle w:val="HTMLCode"/>
          <w:color w:val="000000"/>
        </w:rPr>
        <w:t>replaceDocId</w:t>
      </w:r>
      <w:proofErr w:type="spellEnd"/>
      <w:r>
        <w:rPr>
          <w:color w:val="000000"/>
        </w:rPr>
        <w:t> + </w:t>
      </w:r>
      <w:proofErr w:type="spellStart"/>
      <w:r>
        <w:rPr>
          <w:rStyle w:val="HTMLCode"/>
          <w:color w:val="000000"/>
        </w:rPr>
        <w:t>replaceDocName</w:t>
      </w:r>
      <w:proofErr w:type="spellEnd"/>
      <w:r>
        <w:rPr>
          <w:color w:val="000000"/>
        </w:rPr>
        <w:t> </w:t>
      </w:r>
      <w:proofErr w:type="spellStart"/>
      <w:r>
        <w:rPr>
          <w:color w:val="000000"/>
        </w:rPr>
        <w:t>params</w:t>
      </w:r>
      <w:proofErr w:type="spellEnd"/>
      <w:r>
        <w:rPr>
          <w:color w:val="000000"/>
        </w:rPr>
        <w:t>. | | Jul 1, 2026 | </w:t>
      </w:r>
      <w:proofErr w:type="spellStart"/>
      <w:r>
        <w:rPr>
          <w:rStyle w:val="HTMLCode"/>
          <w:color w:val="000000"/>
        </w:rPr>
        <w:t>BlastyBiz</w:t>
      </w:r>
      <w:proofErr w:type="spellEnd"/>
      <w:r>
        <w:rPr>
          <w:rStyle w:val="HTMLCode"/>
          <w:color w:val="000000"/>
        </w:rPr>
        <w:t>-Admin-Emails.html</w:t>
      </w:r>
      <w:r>
        <w:rPr>
          <w:color w:val="000000"/>
        </w:rPr>
        <w:t> (new) — Email template editor with versioning | New admin page: edit subject + HTML body for any automated email, preview with sample merge tags (Alex Johnson · Sunrise Café), save in-place or save as a new version (</w:t>
      </w:r>
      <w:proofErr w:type="spellStart"/>
      <w:r>
        <w:rPr>
          <w:color w:val="000000"/>
        </w:rPr>
        <w:t>Firestore</w:t>
      </w:r>
      <w:proofErr w:type="spellEnd"/>
      <w:r>
        <w:rPr>
          <w:color w:val="000000"/>
        </w:rPr>
        <w:t> </w:t>
      </w:r>
      <w:proofErr w:type="spellStart"/>
      <w:r>
        <w:rPr>
          <w:rStyle w:val="HTMLCode"/>
          <w:color w:val="000000"/>
        </w:rPr>
        <w:t>emailTemplates</w:t>
      </w:r>
      <w:proofErr w:type="spellEnd"/>
      <w:r>
        <w:rPr>
          <w:color w:val="000000"/>
        </w:rPr>
        <w:t> collection), set any version as active, send test to </w:t>
      </w:r>
      <w:hyperlink r:id="rId10" w:history="1">
        <w:r>
          <w:rPr>
            <w:rStyle w:val="Hyperlink"/>
          </w:rPr>
          <w:t>perceys@gmail.com</w:t>
        </w:r>
      </w:hyperlink>
      <w:r>
        <w:rPr>
          <w:color w:val="000000"/>
        </w:rPr>
        <w:t>. Includes full seed for the welcome email with </w:t>
      </w:r>
      <w:r>
        <w:rPr>
          <w:rStyle w:val="Strong"/>
          <w:color w:val="000000"/>
        </w:rPr>
        <w:t>Try It Free</w:t>
      </w:r>
      <w:r>
        <w:rPr>
          <w:color w:val="000000"/>
        </w:rPr>
        <w:t> and </w:t>
      </w:r>
      <w:r>
        <w:rPr>
          <w:rStyle w:val="Strong"/>
          <w:color w:val="000000"/>
        </w:rPr>
        <w:t>Go Pro</w:t>
      </w:r>
      <w:r>
        <w:rPr>
          <w:color w:val="000000"/>
        </w:rPr>
        <w:t> CTA buttons. Available merge tags: </w:t>
      </w:r>
      <w:r>
        <w:rPr>
          <w:rStyle w:val="HTMLCode"/>
          <w:color w:val="000000"/>
        </w:rPr>
        <w:t>{{name}}</w:t>
      </w:r>
      <w:r>
        <w:rPr>
          <w:color w:val="000000"/>
        </w:rPr>
        <w:t>, </w:t>
      </w:r>
      <w:r>
        <w:rPr>
          <w:rStyle w:val="HTMLCode"/>
          <w:color w:val="000000"/>
        </w:rPr>
        <w:t>{{businessName}}</w:t>
      </w:r>
      <w:r>
        <w:rPr>
          <w:color w:val="000000"/>
        </w:rPr>
        <w:t>, </w:t>
      </w:r>
      <w:r>
        <w:rPr>
          <w:rStyle w:val="HTMLCode"/>
          <w:color w:val="000000"/>
        </w:rPr>
        <w:t>{{dashboardUrl}}</w:t>
      </w:r>
      <w:r>
        <w:rPr>
          <w:color w:val="000000"/>
        </w:rPr>
        <w:t>, </w:t>
      </w:r>
      <w:r>
        <w:rPr>
          <w:rStyle w:val="HTMLCode"/>
          <w:color w:val="000000"/>
        </w:rPr>
        <w:t>{{upgradeUrl}}</w:t>
      </w:r>
      <w:r>
        <w:rPr>
          <w:color w:val="000000"/>
        </w:rPr>
        <w:t>, </w:t>
      </w:r>
      <w:r>
        <w:rPr>
          <w:rStyle w:val="HTMLCode"/>
          <w:color w:val="000000"/>
        </w:rPr>
        <w:t>{{appUrl}}</w:t>
      </w:r>
      <w:r>
        <w:rPr>
          <w:color w:val="000000"/>
        </w:rPr>
        <w:t>. Welcome, Trial Expiry, Past Due, and Job Failed tabs stubbed for future templates. | | Jul 1, 2026 | </w:t>
      </w:r>
      <w:r>
        <w:rPr>
          <w:rStyle w:val="HTMLCode"/>
          <w:color w:val="000000"/>
        </w:rPr>
        <w:t>functions/</w:t>
      </w:r>
      <w:proofErr w:type="spellStart"/>
      <w:r>
        <w:rPr>
          <w:rStyle w:val="HTMLCode"/>
          <w:color w:val="000000"/>
        </w:rPr>
        <w:t>index.js</w:t>
      </w:r>
      <w:proofErr w:type="spellEnd"/>
      <w:r>
        <w:rPr>
          <w:color w:val="000000"/>
        </w:rPr>
        <w:t> — </w:t>
      </w:r>
      <w:proofErr w:type="spellStart"/>
      <w:r>
        <w:rPr>
          <w:rStyle w:val="HTMLCode"/>
          <w:color w:val="000000"/>
        </w:rPr>
        <w:t>userCreatedTrigger</w:t>
      </w:r>
      <w:proofErr w:type="spellEnd"/>
      <w:r>
        <w:rPr>
          <w:color w:val="000000"/>
        </w:rPr>
        <w:t xml:space="preserve"> now fetches active template from </w:t>
      </w:r>
      <w:proofErr w:type="spellStart"/>
      <w:r>
        <w:rPr>
          <w:color w:val="000000"/>
        </w:rPr>
        <w:t>Firestore</w:t>
      </w:r>
      <w:proofErr w:type="spellEnd"/>
      <w:r>
        <w:rPr>
          <w:color w:val="000000"/>
        </w:rPr>
        <w:t xml:space="preserve"> | Replaced hardcoded welcome email HTML with a </w:t>
      </w:r>
      <w:proofErr w:type="spellStart"/>
      <w:r>
        <w:rPr>
          <w:color w:val="000000"/>
        </w:rPr>
        <w:t>Firestore</w:t>
      </w:r>
      <w:proofErr w:type="spellEnd"/>
      <w:r>
        <w:rPr>
          <w:color w:val="000000"/>
        </w:rPr>
        <w:t xml:space="preserve"> </w:t>
      </w:r>
      <w:r>
        <w:rPr>
          <w:color w:val="000000"/>
        </w:rPr>
        <w:lastRenderedPageBreak/>
        <w:t>lookup: fetches </w:t>
      </w:r>
      <w:proofErr w:type="spellStart"/>
      <w:r>
        <w:rPr>
          <w:rStyle w:val="HTMLCode"/>
          <w:color w:val="000000"/>
        </w:rPr>
        <w:t>emailTemplates</w:t>
      </w:r>
      <w:proofErr w:type="spellEnd"/>
      <w:r>
        <w:rPr>
          <w:color w:val="000000"/>
        </w:rPr>
        <w:t> where </w:t>
      </w:r>
      <w:r>
        <w:rPr>
          <w:rStyle w:val="HTMLCode"/>
          <w:color w:val="000000"/>
        </w:rPr>
        <w:t>type == 'welcome' &amp;&amp; active == true</w:t>
      </w:r>
      <w:r>
        <w:rPr>
          <w:color w:val="000000"/>
        </w:rPr>
        <w:t>, applies merge tags (</w:t>
      </w:r>
      <w:r>
        <w:rPr>
          <w:rStyle w:val="HTMLCode"/>
          <w:color w:val="000000"/>
        </w:rPr>
        <w:t>{{name}}</w:t>
      </w:r>
      <w:r>
        <w:rPr>
          <w:color w:val="000000"/>
        </w:rPr>
        <w:t>, </w:t>
      </w:r>
      <w:r>
        <w:rPr>
          <w:rStyle w:val="HTMLCode"/>
          <w:color w:val="000000"/>
        </w:rPr>
        <w:t>{{businessName}}</w:t>
      </w:r>
      <w:r>
        <w:rPr>
          <w:color w:val="000000"/>
        </w:rPr>
        <w:t>, </w:t>
      </w:r>
      <w:r>
        <w:rPr>
          <w:rStyle w:val="HTMLCode"/>
          <w:color w:val="000000"/>
        </w:rPr>
        <w:t>{{dashboardUrl}}</w:t>
      </w:r>
      <w:r>
        <w:rPr>
          <w:color w:val="000000"/>
        </w:rPr>
        <w:t>, </w:t>
      </w:r>
      <w:r>
        <w:rPr>
          <w:rStyle w:val="HTMLCode"/>
          <w:color w:val="000000"/>
        </w:rPr>
        <w:t>{{upgradeUrl}}</w:t>
      </w:r>
      <w:r>
        <w:rPr>
          <w:color w:val="000000"/>
        </w:rPr>
        <w:t>, </w:t>
      </w:r>
      <w:r>
        <w:rPr>
          <w:rStyle w:val="HTMLCode"/>
          <w:color w:val="000000"/>
        </w:rPr>
        <w:t>{{appUrl}}</w:t>
      </w:r>
      <w:r>
        <w:rPr>
          <w:color w:val="000000"/>
        </w:rPr>
        <w:t>), falls back to minimal inline HTML if no template found. Adds </w:t>
      </w:r>
      <w:proofErr w:type="spellStart"/>
      <w:r>
        <w:rPr>
          <w:rStyle w:val="HTMLCode"/>
          <w:color w:val="000000"/>
        </w:rPr>
        <w:t>businessName</w:t>
      </w:r>
      <w:proofErr w:type="spellEnd"/>
      <w:r>
        <w:rPr>
          <w:color w:val="000000"/>
        </w:rPr>
        <w:t> to merge data (falls back to </w:t>
      </w:r>
      <w:r>
        <w:rPr>
          <w:rStyle w:val="HTMLCode"/>
          <w:color w:val="000000"/>
        </w:rPr>
        <w:t>"</w:t>
      </w:r>
      <w:proofErr w:type="spellStart"/>
      <w:r>
        <w:rPr>
          <w:rStyle w:val="HTMLCode"/>
          <w:color w:val="000000"/>
        </w:rPr>
        <w:t>ownerName's</w:t>
      </w:r>
      <w:proofErr w:type="spellEnd"/>
      <w:r>
        <w:rPr>
          <w:rStyle w:val="HTMLCode"/>
          <w:color w:val="000000"/>
        </w:rPr>
        <w:t xml:space="preserve"> Business"</w:t>
      </w:r>
      <w:r>
        <w:rPr>
          <w:color w:val="000000"/>
        </w:rPr>
        <w:t> if blank). | | Jul 1, 2026 | </w:t>
      </w:r>
      <w:proofErr w:type="spellStart"/>
      <w:r>
        <w:rPr>
          <w:rStyle w:val="HTMLCode"/>
          <w:color w:val="000000"/>
        </w:rPr>
        <w:t>firestore.rules</w:t>
      </w:r>
      <w:proofErr w:type="spellEnd"/>
      <w:r>
        <w:rPr>
          <w:color w:val="000000"/>
        </w:rPr>
        <w:t> — </w:t>
      </w:r>
      <w:proofErr w:type="spellStart"/>
      <w:r>
        <w:rPr>
          <w:rStyle w:val="HTMLCode"/>
          <w:color w:val="000000"/>
        </w:rPr>
        <w:t>emailTemplates</w:t>
      </w:r>
      <w:proofErr w:type="spellEnd"/>
      <w:r>
        <w:rPr>
          <w:color w:val="000000"/>
        </w:rPr>
        <w:t> collection added | Admin-only read/write (</w:t>
      </w:r>
      <w:proofErr w:type="spellStart"/>
      <w:r>
        <w:rPr>
          <w:rStyle w:val="HTMLCode"/>
          <w:color w:val="000000"/>
        </w:rPr>
        <w:t>isAdmin</w:t>
      </w:r>
      <w:proofErr w:type="spellEnd"/>
      <w:r>
        <w:rPr>
          <w:rStyle w:val="HTMLCode"/>
          <w:color w:val="000000"/>
        </w:rPr>
        <w:t>()</w:t>
      </w:r>
      <w:r>
        <w:rPr>
          <w:color w:val="000000"/>
        </w:rPr>
        <w:t>). Cloud Functions use Admin SDK which bypasses rules. | | Jul 1, 2026 | All 8 admin pages — "</w:t>
      </w:r>
      <w:r>
        <w:rPr>
          <w:rFonts w:ascii="Segoe UI Emoji" w:hAnsi="Segoe UI Emoji" w:cs="Segoe UI Emoji"/>
          <w:color w:val="000000"/>
        </w:rPr>
        <w:t>✉️</w:t>
      </w:r>
      <w:r>
        <w:rPr>
          <w:color w:val="000000"/>
        </w:rPr>
        <w:t xml:space="preserve"> Emails" </w:t>
      </w:r>
      <w:proofErr w:type="spellStart"/>
      <w:r>
        <w:rPr>
          <w:color w:val="000000"/>
        </w:rPr>
        <w:t>nav</w:t>
      </w:r>
      <w:proofErr w:type="spellEnd"/>
      <w:r>
        <w:rPr>
          <w:color w:val="000000"/>
        </w:rPr>
        <w:t xml:space="preserve"> link added | Added </w:t>
      </w:r>
      <w:proofErr w:type="spellStart"/>
      <w:r>
        <w:rPr>
          <w:rStyle w:val="HTMLCode"/>
          <w:color w:val="000000"/>
        </w:rPr>
        <w:t>BlastyBiz</w:t>
      </w:r>
      <w:proofErr w:type="spellEnd"/>
      <w:r>
        <w:rPr>
          <w:rStyle w:val="HTMLCode"/>
          <w:color w:val="000000"/>
        </w:rPr>
        <w:t>-Admin-Emails.html</w:t>
      </w:r>
      <w:r>
        <w:rPr>
          <w:color w:val="000000"/>
        </w:rPr>
        <w:t xml:space="preserve"> link to top </w:t>
      </w:r>
      <w:proofErr w:type="spellStart"/>
      <w:r>
        <w:rPr>
          <w:color w:val="000000"/>
        </w:rPr>
        <w:t>nav</w:t>
      </w:r>
      <w:proofErr w:type="spellEnd"/>
      <w:r>
        <w:rPr>
          <w:color w:val="000000"/>
        </w:rPr>
        <w:t xml:space="preserve"> on Admin, Failed Jobs, Users, Subscriptions, Logs, Queue Manager, Platform Health, and Operate pages. | | Jul 1, 2026 | </w:t>
      </w:r>
      <w:r>
        <w:rPr>
          <w:rStyle w:val="HTMLCode"/>
          <w:color w:val="000000"/>
        </w:rPr>
        <w:t>artifacts/</w:t>
      </w:r>
      <w:proofErr w:type="spellStart"/>
      <w:r>
        <w:rPr>
          <w:rStyle w:val="HTMLCode"/>
          <w:color w:val="000000"/>
        </w:rPr>
        <w:t>api</w:t>
      </w:r>
      <w:proofErr w:type="spellEnd"/>
      <w:r>
        <w:rPr>
          <w:rStyle w:val="HTMLCode"/>
          <w:color w:val="000000"/>
        </w:rPr>
        <w:t>-server/</w:t>
      </w:r>
      <w:proofErr w:type="spellStart"/>
      <w:r>
        <w:rPr>
          <w:rStyle w:val="HTMLCode"/>
          <w:color w:val="000000"/>
        </w:rPr>
        <w:t>src</w:t>
      </w:r>
      <w:proofErr w:type="spellEnd"/>
      <w:r>
        <w:rPr>
          <w:rStyle w:val="HTMLCode"/>
          <w:color w:val="000000"/>
        </w:rPr>
        <w:t>/routes/</w:t>
      </w:r>
      <w:proofErr w:type="spellStart"/>
      <w:r>
        <w:rPr>
          <w:rStyle w:val="HTMLCode"/>
          <w:color w:val="000000"/>
        </w:rPr>
        <w:t>email.ts</w:t>
      </w:r>
      <w:proofErr w:type="spellEnd"/>
      <w:r>
        <w:rPr>
          <w:color w:val="000000"/>
        </w:rPr>
        <w:t> (new) — </w:t>
      </w:r>
      <w:r>
        <w:rPr>
          <w:rStyle w:val="HTMLCode"/>
          <w:color w:val="000000"/>
        </w:rPr>
        <w:t>/</w:t>
      </w:r>
      <w:proofErr w:type="spellStart"/>
      <w:r>
        <w:rPr>
          <w:rStyle w:val="HTMLCode"/>
          <w:color w:val="000000"/>
        </w:rPr>
        <w:t>api</w:t>
      </w:r>
      <w:proofErr w:type="spellEnd"/>
      <w:r>
        <w:rPr>
          <w:rStyle w:val="HTMLCode"/>
          <w:color w:val="000000"/>
        </w:rPr>
        <w:t>/admin/send-test-email</w:t>
      </w:r>
      <w:r>
        <w:rPr>
          <w:color w:val="000000"/>
        </w:rPr>
        <w:t> route | Express route: POST </w:t>
      </w:r>
      <w:r>
        <w:rPr>
          <w:rStyle w:val="HTMLCode"/>
          <w:color w:val="000000"/>
        </w:rPr>
        <w:t>{ subject, html, to }</w:t>
      </w:r>
      <w:r>
        <w:rPr>
          <w:color w:val="000000"/>
        </w:rPr>
        <w:t> → applies sample merge tags → sends via Resend with </w:t>
      </w:r>
      <w:r>
        <w:rPr>
          <w:rStyle w:val="HTMLCode"/>
          <w:color w:val="000000"/>
        </w:rPr>
        <w:t>[TEST]</w:t>
      </w:r>
      <w:r>
        <w:rPr>
          <w:color w:val="000000"/>
        </w:rPr>
        <w:t> prefix. Restricted to admin email addresses only. Registered in </w:t>
      </w:r>
      <w:r>
        <w:rPr>
          <w:rStyle w:val="HTMLCode"/>
          <w:color w:val="000000"/>
        </w:rPr>
        <w:t>routes/</w:t>
      </w:r>
      <w:proofErr w:type="spellStart"/>
      <w:r>
        <w:rPr>
          <w:rStyle w:val="HTMLCode"/>
          <w:color w:val="000000"/>
        </w:rPr>
        <w:t>index.ts</w:t>
      </w:r>
      <w:proofErr w:type="spellEnd"/>
      <w:r>
        <w:rPr>
          <w:color w:val="000000"/>
        </w:rPr>
        <w:t>. | | Jul 1, 2026 | </w:t>
      </w:r>
      <w:r>
        <w:rPr>
          <w:rStyle w:val="HTMLCode"/>
          <w:color w:val="000000"/>
        </w:rPr>
        <w:t>functions/</w:t>
      </w:r>
      <w:proofErr w:type="spellStart"/>
      <w:r>
        <w:rPr>
          <w:rStyle w:val="HTMLCode"/>
          <w:color w:val="000000"/>
        </w:rPr>
        <w:t>index.js</w:t>
      </w:r>
      <w:proofErr w:type="spellEnd"/>
      <w:r>
        <w:rPr>
          <w:color w:val="000000"/>
        </w:rPr>
        <w:t> — </w:t>
      </w:r>
      <w:proofErr w:type="spellStart"/>
      <w:r>
        <w:rPr>
          <w:rStyle w:val="HTMLCode"/>
          <w:color w:val="000000"/>
        </w:rPr>
        <w:t>squareWebhook</w:t>
      </w:r>
      <w:proofErr w:type="spellEnd"/>
      <w:r>
        <w:rPr>
          <w:color w:val="000000"/>
        </w:rPr>
        <w:t> sends Pro/Agency welcome email on payment | After provisioning a paying customer (</w:t>
      </w:r>
      <w:proofErr w:type="spellStart"/>
      <w:r>
        <w:rPr>
          <w:rStyle w:val="HTMLCode"/>
          <w:color w:val="000000"/>
        </w:rPr>
        <w:t>payment.completed</w:t>
      </w:r>
      <w:proofErr w:type="spellEnd"/>
      <w:r>
        <w:rPr>
          <w:color w:val="000000"/>
        </w:rPr>
        <w:t>), fetches the active </w:t>
      </w:r>
      <w:r>
        <w:rPr>
          <w:rStyle w:val="HTMLCode"/>
          <w:color w:val="000000"/>
        </w:rPr>
        <w:t>paid-welcome</w:t>
      </w:r>
      <w:r>
        <w:rPr>
          <w:color w:val="000000"/>
        </w:rPr>
        <w:t xml:space="preserve"> template from </w:t>
      </w:r>
      <w:proofErr w:type="spellStart"/>
      <w:r>
        <w:rPr>
          <w:color w:val="000000"/>
        </w:rPr>
        <w:t>Firestore</w:t>
      </w:r>
      <w:proofErr w:type="spellEnd"/>
      <w:r>
        <w:rPr>
          <w:color w:val="000000"/>
        </w:rPr>
        <w:t>, applies merge tags (</w:t>
      </w:r>
      <w:r>
        <w:rPr>
          <w:rStyle w:val="HTMLCode"/>
          <w:color w:val="000000"/>
        </w:rPr>
        <w:t>{{name}}</w:t>
      </w:r>
      <w:r>
        <w:rPr>
          <w:color w:val="000000"/>
        </w:rPr>
        <w:t>, </w:t>
      </w:r>
      <w:r>
        <w:rPr>
          <w:rStyle w:val="HTMLCode"/>
          <w:color w:val="000000"/>
        </w:rPr>
        <w:t>{{businessName}}</w:t>
      </w:r>
      <w:r>
        <w:rPr>
          <w:color w:val="000000"/>
        </w:rPr>
        <w:t>, </w:t>
      </w:r>
      <w:r>
        <w:rPr>
          <w:rStyle w:val="HTMLCode"/>
          <w:color w:val="000000"/>
        </w:rPr>
        <w:t>{{planName}}</w:t>
      </w:r>
      <w:r>
        <w:rPr>
          <w:color w:val="000000"/>
        </w:rPr>
        <w:t>, </w:t>
      </w:r>
      <w:r>
        <w:rPr>
          <w:rStyle w:val="HTMLCode"/>
          <w:color w:val="000000"/>
        </w:rPr>
        <w:t>{{dashboardUrl}}</w:t>
      </w:r>
      <w:r>
        <w:rPr>
          <w:color w:val="000000"/>
        </w:rPr>
        <w:t>, </w:t>
      </w:r>
      <w:r>
        <w:rPr>
          <w:rStyle w:val="HTMLCode"/>
          <w:color w:val="000000"/>
        </w:rPr>
        <w:t>{{appUrl}}</w:t>
      </w:r>
      <w:r>
        <w:rPr>
          <w:color w:val="000000"/>
        </w:rPr>
        <w:t>), and sends via Resend. </w:t>
      </w:r>
      <w:r>
        <w:rPr>
          <w:rStyle w:val="HTMLCode"/>
          <w:color w:val="000000"/>
        </w:rPr>
        <w:t>RESEND_API_KEY</w:t>
      </w:r>
      <w:r>
        <w:rPr>
          <w:color w:val="000000"/>
        </w:rPr>
        <w:t> added to </w:t>
      </w:r>
      <w:proofErr w:type="spellStart"/>
      <w:r>
        <w:rPr>
          <w:rStyle w:val="HTMLCode"/>
          <w:color w:val="000000"/>
        </w:rPr>
        <w:t>squareWebhook</w:t>
      </w:r>
      <w:proofErr w:type="spellEnd"/>
      <w:r>
        <w:rPr>
          <w:color w:val="000000"/>
        </w:rPr>
        <w:t xml:space="preserve"> secrets declaration. Fallback inline HTML if no </w:t>
      </w:r>
      <w:proofErr w:type="spellStart"/>
      <w:r>
        <w:rPr>
          <w:color w:val="000000"/>
        </w:rPr>
        <w:t>Firestore</w:t>
      </w:r>
      <w:proofErr w:type="spellEnd"/>
      <w:r>
        <w:rPr>
          <w:color w:val="000000"/>
        </w:rPr>
        <w:t xml:space="preserve"> template found. | | Jul 1, 2026 | </w:t>
      </w:r>
      <w:proofErr w:type="spellStart"/>
      <w:r>
        <w:rPr>
          <w:rStyle w:val="HTMLCode"/>
          <w:color w:val="000000"/>
        </w:rPr>
        <w:t>BlastyBiz</w:t>
      </w:r>
      <w:proofErr w:type="spellEnd"/>
      <w:r>
        <w:rPr>
          <w:rStyle w:val="HTMLCode"/>
          <w:color w:val="000000"/>
        </w:rPr>
        <w:t>-Admin-Emails.html</w:t>
      </w:r>
      <w:r>
        <w:rPr>
          <w:color w:val="000000"/>
        </w:rPr>
        <w:t> — "</w:t>
      </w:r>
      <w:r>
        <w:rPr>
          <w:rFonts w:ascii="Segoe UI Emoji" w:hAnsi="Segoe UI Emoji" w:cs="Segoe UI Emoji"/>
          <w:color w:val="000000"/>
        </w:rPr>
        <w:t>🎉</w:t>
      </w:r>
      <w:r>
        <w:rPr>
          <w:color w:val="000000"/>
        </w:rPr>
        <w:t xml:space="preserve"> Pro/Agency Welcome" tab added | New tab for the </w:t>
      </w:r>
      <w:r>
        <w:rPr>
          <w:rStyle w:val="HTMLCode"/>
          <w:color w:val="000000"/>
        </w:rPr>
        <w:t>paid-welcome</w:t>
      </w:r>
      <w:r>
        <w:rPr>
          <w:color w:val="000000"/>
        </w:rPr>
        <w:t> email type with full seed template: "Welcome aboard, {{name}}. You're {{</w:t>
      </w:r>
      <w:proofErr w:type="spellStart"/>
      <w:r>
        <w:rPr>
          <w:color w:val="000000"/>
        </w:rPr>
        <w:t>planName</w:t>
      </w:r>
      <w:proofErr w:type="spellEnd"/>
      <w:r>
        <w:rPr>
          <w:color w:val="000000"/>
        </w:rPr>
        <w:t>}}." headline, what's unlocked list, Go to Dashboard CTA. </w:t>
      </w:r>
      <w:r>
        <w:rPr>
          <w:rStyle w:val="HTMLCode"/>
          <w:color w:val="000000"/>
        </w:rPr>
        <w:t>{{</w:t>
      </w:r>
      <w:proofErr w:type="spellStart"/>
      <w:r>
        <w:rPr>
          <w:rStyle w:val="HTMLCode"/>
          <w:color w:val="000000"/>
        </w:rPr>
        <w:t>planName</w:t>
      </w:r>
      <w:proofErr w:type="spellEnd"/>
      <w:r>
        <w:rPr>
          <w:rStyle w:val="HTMLCode"/>
          <w:color w:val="000000"/>
        </w:rPr>
        <w:t>}}</w:t>
      </w:r>
      <w:r>
        <w:rPr>
          <w:color w:val="000000"/>
        </w:rPr>
        <w:t> merge tag added to tag chips and preview sample (defaults to "Pro" in preview). | | Jul 2, 2026 | </w:t>
      </w:r>
      <w:r>
        <w:rPr>
          <w:rStyle w:val="HTMLCode"/>
          <w:color w:val="000000"/>
        </w:rPr>
        <w:t>functions/</w:t>
      </w:r>
      <w:proofErr w:type="spellStart"/>
      <w:r>
        <w:rPr>
          <w:rStyle w:val="HTMLCode"/>
          <w:color w:val="000000"/>
        </w:rPr>
        <w:t>index.js</w:t>
      </w:r>
      <w:proofErr w:type="spellEnd"/>
      <w:r>
        <w:rPr>
          <w:color w:val="000000"/>
        </w:rPr>
        <w:t xml:space="preserve"> — all 8 automated emails built | Complete email system: (1) Welcome (free signup) — existing, upgraded to template-driven; (2) Pro/Agency Welcome — on </w:t>
      </w:r>
      <w:proofErr w:type="spellStart"/>
      <w:r>
        <w:rPr>
          <w:color w:val="000000"/>
        </w:rPr>
        <w:t>payment.completed</w:t>
      </w:r>
      <w:proofErr w:type="spellEnd"/>
      <w:r>
        <w:rPr>
          <w:color w:val="000000"/>
        </w:rPr>
        <w:t>; (3) Job Completed — new </w:t>
      </w:r>
      <w:proofErr w:type="spellStart"/>
      <w:r>
        <w:rPr>
          <w:rStyle w:val="HTMLCode"/>
          <w:color w:val="000000"/>
        </w:rPr>
        <w:t>jobCompletedTrigger</w:t>
      </w:r>
      <w:proofErr w:type="spellEnd"/>
      <w:r>
        <w:rPr>
          <w:color w:val="000000"/>
        </w:rPr>
        <w:t xml:space="preserve"> on </w:t>
      </w:r>
      <w:proofErr w:type="spellStart"/>
      <w:r>
        <w:rPr>
          <w:color w:val="000000"/>
        </w:rPr>
        <w:t>status→success</w:t>
      </w:r>
      <w:proofErr w:type="spellEnd"/>
      <w:r>
        <w:rPr>
          <w:color w:val="000000"/>
        </w:rPr>
        <w:t>; (4) Job Failed — upgraded </w:t>
      </w:r>
      <w:proofErr w:type="spellStart"/>
      <w:r>
        <w:rPr>
          <w:rStyle w:val="HTMLCode"/>
          <w:color w:val="000000"/>
        </w:rPr>
        <w:t>jobFailedTrigger</w:t>
      </w:r>
      <w:proofErr w:type="spellEnd"/>
      <w:r>
        <w:rPr>
          <w:color w:val="000000"/>
        </w:rPr>
        <w:t xml:space="preserve"> now template-driven with </w:t>
      </w:r>
      <w:proofErr w:type="spellStart"/>
      <w:r>
        <w:rPr>
          <w:color w:val="000000"/>
        </w:rPr>
        <w:t>businessName</w:t>
      </w:r>
      <w:proofErr w:type="spellEnd"/>
      <w:r>
        <w:rPr>
          <w:color w:val="000000"/>
        </w:rPr>
        <w:t xml:space="preserve">; (5) Payment Failed — new handler in </w:t>
      </w:r>
      <w:proofErr w:type="spellStart"/>
      <w:r>
        <w:rPr>
          <w:color w:val="000000"/>
        </w:rPr>
        <w:t>squareWebhook</w:t>
      </w:r>
      <w:proofErr w:type="spellEnd"/>
      <w:r>
        <w:rPr>
          <w:color w:val="000000"/>
        </w:rPr>
        <w:t xml:space="preserve"> for </w:t>
      </w:r>
      <w:proofErr w:type="spellStart"/>
      <w:r>
        <w:rPr>
          <w:color w:val="000000"/>
        </w:rPr>
        <w:t>payment.failed</w:t>
      </w:r>
      <w:proofErr w:type="spellEnd"/>
      <w:r>
        <w:rPr>
          <w:color w:val="000000"/>
        </w:rPr>
        <w:t xml:space="preserve"> event; (6) Cancellation — fires in </w:t>
      </w:r>
      <w:proofErr w:type="spellStart"/>
      <w:r>
        <w:rPr>
          <w:color w:val="000000"/>
        </w:rPr>
        <w:t>subscription.updated</w:t>
      </w:r>
      <w:proofErr w:type="spellEnd"/>
      <w:r>
        <w:rPr>
          <w:color w:val="000000"/>
        </w:rPr>
        <w:t xml:space="preserve"> cancel block; (7) Upgrade Nudge — new </w:t>
      </w:r>
      <w:proofErr w:type="spellStart"/>
      <w:r>
        <w:rPr>
          <w:rStyle w:val="HTMLCode"/>
          <w:color w:val="000000"/>
        </w:rPr>
        <w:t>scheduledUpgradeNudge</w:t>
      </w:r>
      <w:proofErr w:type="spellEnd"/>
      <w:r>
        <w:rPr>
          <w:color w:val="000000"/>
        </w:rPr>
        <w:t> daily at 10am ET, targets starter users 7 days post-signup; (8) Weekly Digest — new </w:t>
      </w:r>
      <w:proofErr w:type="spellStart"/>
      <w:r>
        <w:rPr>
          <w:rStyle w:val="HTMLCode"/>
          <w:color w:val="000000"/>
        </w:rPr>
        <w:t>scheduledWeeklyDigest</w:t>
      </w:r>
      <w:proofErr w:type="spellEnd"/>
      <w:r>
        <w:rPr>
          <w:color w:val="000000"/>
        </w:rPr>
        <w:t> every Monday 8am ET, recap of successful jobs for paid users. Internal admin alerts added: new-signup alert to </w:t>
      </w:r>
      <w:hyperlink r:id="rId11" w:history="1">
        <w:r>
          <w:rPr>
            <w:rStyle w:val="Hyperlink"/>
          </w:rPr>
          <w:t>info@blastybiz.com</w:t>
        </w:r>
      </w:hyperlink>
      <w:r>
        <w:rPr>
          <w:color w:val="000000"/>
        </w:rPr>
        <w:t xml:space="preserve"> in </w:t>
      </w:r>
      <w:proofErr w:type="spellStart"/>
      <w:r>
        <w:rPr>
          <w:color w:val="000000"/>
        </w:rPr>
        <w:t>userCreatedTrigger</w:t>
      </w:r>
      <w:proofErr w:type="spellEnd"/>
      <w:r>
        <w:rPr>
          <w:color w:val="000000"/>
        </w:rPr>
        <w:t>; new-paying alert to </w:t>
      </w:r>
      <w:hyperlink r:id="rId12" w:history="1">
        <w:r>
          <w:rPr>
            <w:rStyle w:val="Hyperlink"/>
          </w:rPr>
          <w:t>info@blastybiz.com</w:t>
        </w:r>
      </w:hyperlink>
      <w:r>
        <w:rPr>
          <w:color w:val="000000"/>
        </w:rPr>
        <w:t xml:space="preserve"> in </w:t>
      </w:r>
      <w:proofErr w:type="spellStart"/>
      <w:r>
        <w:rPr>
          <w:color w:val="000000"/>
        </w:rPr>
        <w:t>squareWebhook</w:t>
      </w:r>
      <w:proofErr w:type="spellEnd"/>
      <w:r>
        <w:rPr>
          <w:color w:val="000000"/>
        </w:rPr>
        <w:t>. All customer emails are template-driven (</w:t>
      </w:r>
      <w:proofErr w:type="spellStart"/>
      <w:r>
        <w:rPr>
          <w:color w:val="000000"/>
        </w:rPr>
        <w:t>Firestore</w:t>
      </w:r>
      <w:proofErr w:type="spellEnd"/>
      <w:r>
        <w:rPr>
          <w:color w:val="000000"/>
        </w:rPr>
        <w:t xml:space="preserve"> </w:t>
      </w:r>
      <w:proofErr w:type="spellStart"/>
      <w:r>
        <w:rPr>
          <w:color w:val="000000"/>
        </w:rPr>
        <w:t>emailTemplates</w:t>
      </w:r>
      <w:proofErr w:type="spellEnd"/>
      <w:r>
        <w:rPr>
          <w:color w:val="000000"/>
        </w:rPr>
        <w:t xml:space="preserve"> collection) with hardcoded fallback HTML. | | Jul 2, 2026 | </w:t>
      </w:r>
      <w:proofErr w:type="spellStart"/>
      <w:r>
        <w:rPr>
          <w:rStyle w:val="HTMLCode"/>
          <w:color w:val="000000"/>
        </w:rPr>
        <w:t>BlastyBiz</w:t>
      </w:r>
      <w:proofErr w:type="spellEnd"/>
      <w:r>
        <w:rPr>
          <w:rStyle w:val="HTMLCode"/>
          <w:color w:val="000000"/>
        </w:rPr>
        <w:t>-Admin-Emails.html</w:t>
      </w:r>
      <w:r>
        <w:rPr>
          <w:color w:val="000000"/>
        </w:rPr>
        <w:t xml:space="preserve"> — 6 new email tabs + seed templates | Added tabs: </w:t>
      </w:r>
      <w:r>
        <w:rPr>
          <w:rFonts w:ascii="Segoe UI Emoji" w:hAnsi="Segoe UI Emoji" w:cs="Segoe UI Emoji"/>
          <w:color w:val="000000"/>
        </w:rPr>
        <w:t>🚀</w:t>
      </w:r>
      <w:r>
        <w:rPr>
          <w:color w:val="000000"/>
        </w:rPr>
        <w:t xml:space="preserve"> Job Completed, </w:t>
      </w:r>
      <w:r>
        <w:rPr>
          <w:rFonts w:ascii="Segoe UI Emoji" w:hAnsi="Segoe UI Emoji" w:cs="Segoe UI Emoji"/>
          <w:color w:val="000000"/>
        </w:rPr>
        <w:t>⚠️</w:t>
      </w:r>
      <w:r>
        <w:rPr>
          <w:color w:val="000000"/>
        </w:rPr>
        <w:t xml:space="preserve"> Job Failed, </w:t>
      </w:r>
      <w:r>
        <w:rPr>
          <w:rFonts w:ascii="Segoe UI Emoji" w:hAnsi="Segoe UI Emoji" w:cs="Segoe UI Emoji"/>
          <w:color w:val="000000"/>
        </w:rPr>
        <w:t>💳</w:t>
      </w:r>
      <w:r>
        <w:rPr>
          <w:color w:val="000000"/>
        </w:rPr>
        <w:t xml:space="preserve"> Payment Failed, </w:t>
      </w:r>
      <w:r>
        <w:rPr>
          <w:rFonts w:ascii="Segoe UI Emoji" w:hAnsi="Segoe UI Emoji" w:cs="Segoe UI Emoji"/>
          <w:color w:val="000000"/>
        </w:rPr>
        <w:t>👋</w:t>
      </w:r>
      <w:r>
        <w:rPr>
          <w:color w:val="000000"/>
        </w:rPr>
        <w:t xml:space="preserve"> Cancellation, </w:t>
      </w:r>
      <w:r>
        <w:rPr>
          <w:rFonts w:ascii="Segoe UI Emoji" w:hAnsi="Segoe UI Emoji" w:cs="Segoe UI Emoji"/>
          <w:color w:val="000000"/>
        </w:rPr>
        <w:t>👀</w:t>
      </w:r>
      <w:r>
        <w:rPr>
          <w:color w:val="000000"/>
        </w:rPr>
        <w:t xml:space="preserve"> Upgrade Nudge, </w:t>
      </w:r>
      <w:r>
        <w:rPr>
          <w:rFonts w:ascii="Segoe UI Emoji" w:hAnsi="Segoe UI Emoji" w:cs="Segoe UI Emoji"/>
          <w:color w:val="000000"/>
        </w:rPr>
        <w:t>📊</w:t>
      </w:r>
      <w:r>
        <w:rPr>
          <w:color w:val="000000"/>
        </w:rPr>
        <w:t xml:space="preserve"> Weekly Digest. All "Coming soon" stubs replaced. New merge tag chips: </w:t>
      </w:r>
      <w:r>
        <w:rPr>
          <w:rStyle w:val="HTMLCode"/>
          <w:color w:val="000000"/>
        </w:rPr>
        <w:t>{{platform}}</w:t>
      </w:r>
      <w:r>
        <w:rPr>
          <w:color w:val="000000"/>
        </w:rPr>
        <w:t>, </w:t>
      </w:r>
      <w:r>
        <w:rPr>
          <w:rStyle w:val="HTMLCode"/>
          <w:color w:val="000000"/>
        </w:rPr>
        <w:t>{{</w:t>
      </w:r>
      <w:proofErr w:type="spellStart"/>
      <w:r>
        <w:rPr>
          <w:rStyle w:val="HTMLCode"/>
          <w:color w:val="000000"/>
        </w:rPr>
        <w:t>jobCount</w:t>
      </w:r>
      <w:proofErr w:type="spellEnd"/>
      <w:r>
        <w:rPr>
          <w:rStyle w:val="HTMLCode"/>
          <w:color w:val="000000"/>
        </w:rPr>
        <w:t>}}</w:t>
      </w:r>
      <w:r>
        <w:rPr>
          <w:color w:val="000000"/>
        </w:rPr>
        <w:t>, </w:t>
      </w:r>
      <w:r>
        <w:rPr>
          <w:rStyle w:val="HTMLCode"/>
          <w:color w:val="000000"/>
        </w:rPr>
        <w:t>{{</w:t>
      </w:r>
      <w:proofErr w:type="spellStart"/>
      <w:r>
        <w:rPr>
          <w:rStyle w:val="HTMLCode"/>
          <w:color w:val="000000"/>
        </w:rPr>
        <w:t>platformList</w:t>
      </w:r>
      <w:proofErr w:type="spellEnd"/>
      <w:r>
        <w:rPr>
          <w:rStyle w:val="HTMLCode"/>
          <w:color w:val="000000"/>
        </w:rPr>
        <w:t>}}</w:t>
      </w:r>
      <w:r>
        <w:rPr>
          <w:color w:val="000000"/>
        </w:rPr>
        <w:t>. Preview SAMPLE updated with platform/</w:t>
      </w:r>
      <w:proofErr w:type="spellStart"/>
      <w:r>
        <w:rPr>
          <w:color w:val="000000"/>
        </w:rPr>
        <w:t>jobCount</w:t>
      </w:r>
      <w:proofErr w:type="spellEnd"/>
      <w:r>
        <w:rPr>
          <w:color w:val="000000"/>
        </w:rPr>
        <w:t>/</w:t>
      </w:r>
      <w:proofErr w:type="spellStart"/>
      <w:r>
        <w:rPr>
          <w:color w:val="000000"/>
        </w:rPr>
        <w:t>platformList</w:t>
      </w:r>
      <w:proofErr w:type="spellEnd"/>
      <w:r>
        <w:rPr>
          <w:color w:val="000000"/>
        </w:rPr>
        <w:t xml:space="preserve">. All 6 tabs ship with full seed HTML templates — professional, on-brand, editable from admin. | | Jul 2, 2026 | Email system audit — 4 issues found and fixed | </w:t>
      </w:r>
      <w:r>
        <w:rPr>
          <w:rFonts w:ascii="Segoe UI Emoji" w:hAnsi="Segoe UI Emoji" w:cs="Segoe UI Emoji"/>
          <w:color w:val="000000"/>
        </w:rPr>
        <w:t>🔴</w:t>
      </w:r>
      <w:r>
        <w:rPr>
          <w:color w:val="000000"/>
        </w:rPr>
        <w:t xml:space="preserve"> Missing </w:t>
      </w:r>
      <w:proofErr w:type="spellStart"/>
      <w:r>
        <w:rPr>
          <w:color w:val="000000"/>
        </w:rPr>
        <w:t>Firestore</w:t>
      </w:r>
      <w:proofErr w:type="spellEnd"/>
      <w:r>
        <w:rPr>
          <w:color w:val="000000"/>
        </w:rPr>
        <w:t xml:space="preserve"> composite indexes added to </w:t>
      </w:r>
      <w:proofErr w:type="spellStart"/>
      <w:r>
        <w:rPr>
          <w:rStyle w:val="HTMLCode"/>
          <w:color w:val="000000"/>
        </w:rPr>
        <w:t>firestore.indexes.json</w:t>
      </w:r>
      <w:proofErr w:type="spellEnd"/>
      <w:r>
        <w:rPr>
          <w:color w:val="000000"/>
        </w:rPr>
        <w:t>: </w:t>
      </w:r>
      <w:r>
        <w:rPr>
          <w:rStyle w:val="HTMLCode"/>
          <w:color w:val="000000"/>
        </w:rPr>
        <w:t xml:space="preserve">(plan ASC, </w:t>
      </w:r>
      <w:proofErr w:type="spellStart"/>
      <w:r>
        <w:rPr>
          <w:rStyle w:val="HTMLCode"/>
          <w:color w:val="000000"/>
        </w:rPr>
        <w:t>createdAt</w:t>
      </w:r>
      <w:proofErr w:type="spellEnd"/>
      <w:r>
        <w:rPr>
          <w:rStyle w:val="HTMLCode"/>
          <w:color w:val="000000"/>
        </w:rPr>
        <w:t xml:space="preserve"> ASC)</w:t>
      </w:r>
      <w:r>
        <w:rPr>
          <w:color w:val="000000"/>
        </w:rPr>
        <w:t> on </w:t>
      </w:r>
      <w:r>
        <w:rPr>
          <w:rStyle w:val="HTMLCode"/>
          <w:color w:val="000000"/>
        </w:rPr>
        <w:t>users</w:t>
      </w:r>
      <w:r>
        <w:rPr>
          <w:color w:val="000000"/>
        </w:rPr>
        <w:t> collection for </w:t>
      </w:r>
      <w:proofErr w:type="spellStart"/>
      <w:r>
        <w:rPr>
          <w:rStyle w:val="HTMLCode"/>
          <w:color w:val="000000"/>
        </w:rPr>
        <w:t>scheduledUpgradeNudge</w:t>
      </w:r>
      <w:proofErr w:type="spellEnd"/>
      <w:r>
        <w:rPr>
          <w:color w:val="000000"/>
        </w:rPr>
        <w:t>; </w:t>
      </w:r>
      <w:r>
        <w:rPr>
          <w:rStyle w:val="HTMLCode"/>
          <w:color w:val="000000"/>
        </w:rPr>
        <w:t>(</w:t>
      </w:r>
      <w:proofErr w:type="spellStart"/>
      <w:r>
        <w:rPr>
          <w:rStyle w:val="HTMLCode"/>
          <w:color w:val="000000"/>
        </w:rPr>
        <w:t>uid</w:t>
      </w:r>
      <w:proofErr w:type="spellEnd"/>
      <w:r>
        <w:rPr>
          <w:rStyle w:val="HTMLCode"/>
          <w:color w:val="000000"/>
        </w:rPr>
        <w:t xml:space="preserve"> ASC, status ASC, </w:t>
      </w:r>
      <w:proofErr w:type="spellStart"/>
      <w:r>
        <w:rPr>
          <w:rStyle w:val="HTMLCode"/>
          <w:color w:val="000000"/>
        </w:rPr>
        <w:t>publishedAt</w:t>
      </w:r>
      <w:proofErr w:type="spellEnd"/>
      <w:r>
        <w:rPr>
          <w:rStyle w:val="HTMLCode"/>
          <w:color w:val="000000"/>
        </w:rPr>
        <w:t xml:space="preserve"> ASC)</w:t>
      </w:r>
      <w:r>
        <w:rPr>
          <w:color w:val="000000"/>
        </w:rPr>
        <w:t> on </w:t>
      </w:r>
      <w:proofErr w:type="spellStart"/>
      <w:r>
        <w:rPr>
          <w:rStyle w:val="HTMLCode"/>
          <w:color w:val="000000"/>
        </w:rPr>
        <w:t>publishJobs</w:t>
      </w:r>
      <w:proofErr w:type="spellEnd"/>
      <w:r>
        <w:rPr>
          <w:color w:val="000000"/>
        </w:rPr>
        <w:t> for </w:t>
      </w:r>
      <w:proofErr w:type="spellStart"/>
      <w:r>
        <w:rPr>
          <w:rStyle w:val="HTMLCode"/>
          <w:color w:val="000000"/>
        </w:rPr>
        <w:t>scheduledWeeklyDigest</w:t>
      </w:r>
      <w:proofErr w:type="spellEnd"/>
      <w:r>
        <w:rPr>
          <w:color w:val="000000"/>
        </w:rPr>
        <w:t xml:space="preserve">. Both scheduled CFs would have failed silently without these. </w:t>
      </w:r>
      <w:r>
        <w:rPr>
          <w:rFonts w:ascii="Segoe UI Emoji" w:hAnsi="Segoe UI Emoji" w:cs="Segoe UI Emoji"/>
          <w:color w:val="000000"/>
        </w:rPr>
        <w:t>🟡</w:t>
      </w:r>
      <w:r>
        <w:rPr>
          <w:color w:val="000000"/>
        </w:rPr>
        <w:t xml:space="preserve"> Express </w:t>
      </w:r>
      <w:r>
        <w:rPr>
          <w:color w:val="000000"/>
        </w:rPr>
        <w:lastRenderedPageBreak/>
        <w:t>test-send route SAMPLE (</w:t>
      </w:r>
      <w:proofErr w:type="spellStart"/>
      <w:r>
        <w:rPr>
          <w:rStyle w:val="HTMLCode"/>
          <w:color w:val="000000"/>
        </w:rPr>
        <w:t>email.ts</w:t>
      </w:r>
      <w:proofErr w:type="spellEnd"/>
      <w:r>
        <w:rPr>
          <w:color w:val="000000"/>
        </w:rPr>
        <w:t>) missing </w:t>
      </w:r>
      <w:proofErr w:type="spellStart"/>
      <w:r>
        <w:rPr>
          <w:rStyle w:val="HTMLCode"/>
          <w:color w:val="000000"/>
        </w:rPr>
        <w:t>planName</w:t>
      </w:r>
      <w:proofErr w:type="spellEnd"/>
      <w:r>
        <w:rPr>
          <w:color w:val="000000"/>
        </w:rPr>
        <w:t>, </w:t>
      </w:r>
      <w:r>
        <w:rPr>
          <w:rStyle w:val="HTMLCode"/>
          <w:color w:val="000000"/>
        </w:rPr>
        <w:t>platform</w:t>
      </w:r>
      <w:r>
        <w:rPr>
          <w:color w:val="000000"/>
        </w:rPr>
        <w:t>, </w:t>
      </w:r>
      <w:proofErr w:type="spellStart"/>
      <w:r>
        <w:rPr>
          <w:rStyle w:val="HTMLCode"/>
          <w:color w:val="000000"/>
        </w:rPr>
        <w:t>jobCount</w:t>
      </w:r>
      <w:proofErr w:type="spellEnd"/>
      <w:r>
        <w:rPr>
          <w:color w:val="000000"/>
        </w:rPr>
        <w:t>, </w:t>
      </w:r>
      <w:proofErr w:type="spellStart"/>
      <w:r>
        <w:rPr>
          <w:rStyle w:val="HTMLCode"/>
          <w:color w:val="000000"/>
        </w:rPr>
        <w:t>platformList</w:t>
      </w:r>
      <w:proofErr w:type="spellEnd"/>
      <w:r>
        <w:rPr>
          <w:color w:val="000000"/>
        </w:rPr>
        <w:t xml:space="preserve"> — added all four so test sends for all 8 tabs render correctly. </w:t>
      </w:r>
      <w:r>
        <w:rPr>
          <w:rFonts w:ascii="Segoe UI Emoji" w:hAnsi="Segoe UI Emoji" w:cs="Segoe UI Emoji"/>
          <w:color w:val="000000"/>
        </w:rPr>
        <w:t>🟡</w:t>
      </w:r>
      <w:r>
        <w:rPr>
          <w:color w:val="000000"/>
        </w:rPr>
        <w:t> </w:t>
      </w:r>
      <w:r>
        <w:rPr>
          <w:rStyle w:val="HTMLCode"/>
          <w:color w:val="000000"/>
        </w:rPr>
        <w:t>from</w:t>
      </w:r>
      <w:r>
        <w:rPr>
          <w:color w:val="000000"/>
        </w:rPr>
        <w:t> address in test-send route was </w:t>
      </w:r>
      <w:r>
        <w:rPr>
          <w:rStyle w:val="HTMLCode"/>
          <w:color w:val="000000"/>
        </w:rPr>
        <w:t>noreply@blastybiz.com</w:t>
      </w:r>
      <w:r>
        <w:rPr>
          <w:color w:val="000000"/>
        </w:rPr>
        <w:t> — unified to </w:t>
      </w:r>
      <w:r>
        <w:rPr>
          <w:rStyle w:val="HTMLCode"/>
          <w:color w:val="000000"/>
        </w:rPr>
        <w:t>info@blastybiz.com</w:t>
      </w:r>
      <w:r>
        <w:rPr>
          <w:color w:val="000000"/>
        </w:rPr>
        <w:t xml:space="preserve"> to match CF sender. </w:t>
      </w:r>
      <w:r>
        <w:rPr>
          <w:rFonts w:ascii="Segoe UI Emoji" w:hAnsi="Segoe UI Emoji" w:cs="Segoe UI Emoji"/>
          <w:color w:val="000000"/>
        </w:rPr>
        <w:t>🟢</w:t>
      </w:r>
      <w:r>
        <w:rPr>
          <w:color w:val="000000"/>
        </w:rPr>
        <w:t xml:space="preserve"> Removed redundant </w:t>
      </w:r>
      <w:proofErr w:type="spellStart"/>
      <w:r>
        <w:rPr>
          <w:rStyle w:val="HTMLCode"/>
          <w:color w:val="000000"/>
        </w:rPr>
        <w:t>const</w:t>
      </w:r>
      <w:proofErr w:type="spellEnd"/>
      <w:r>
        <w:rPr>
          <w:rStyle w:val="HTMLCode"/>
          <w:color w:val="000000"/>
        </w:rPr>
        <w:t xml:space="preserve"> </w:t>
      </w:r>
      <w:proofErr w:type="spellStart"/>
      <w:r>
        <w:rPr>
          <w:rStyle w:val="HTMLCode"/>
          <w:color w:val="000000"/>
        </w:rPr>
        <w:t>db</w:t>
      </w:r>
      <w:proofErr w:type="spellEnd"/>
      <w:r>
        <w:rPr>
          <w:rStyle w:val="HTMLCode"/>
          <w:color w:val="000000"/>
        </w:rPr>
        <w:t xml:space="preserve"> = </w:t>
      </w:r>
      <w:proofErr w:type="spellStart"/>
      <w:r>
        <w:rPr>
          <w:rStyle w:val="HTMLCode"/>
          <w:color w:val="000000"/>
        </w:rPr>
        <w:t>admin.firestore</w:t>
      </w:r>
      <w:proofErr w:type="spellEnd"/>
      <w:r>
        <w:rPr>
          <w:rStyle w:val="HTMLCode"/>
          <w:color w:val="000000"/>
        </w:rPr>
        <w:t>()</w:t>
      </w:r>
      <w:r>
        <w:rPr>
          <w:color w:val="000000"/>
        </w:rPr>
        <w:t> shadow inside </w:t>
      </w:r>
      <w:proofErr w:type="spellStart"/>
      <w:r>
        <w:rPr>
          <w:rStyle w:val="HTMLCode"/>
          <w:color w:val="000000"/>
        </w:rPr>
        <w:t>userCreatedTrigger</w:t>
      </w:r>
      <w:proofErr w:type="spellEnd"/>
      <w:r>
        <w:rPr>
          <w:color w:val="000000"/>
        </w:rPr>
        <w:t> — uses module-level </w:t>
      </w:r>
      <w:proofErr w:type="spellStart"/>
      <w:r>
        <w:rPr>
          <w:rStyle w:val="HTMLCode"/>
          <w:color w:val="000000"/>
        </w:rPr>
        <w:t>db</w:t>
      </w:r>
      <w:proofErr w:type="spellEnd"/>
      <w:r>
        <w:rPr>
          <w:color w:val="000000"/>
        </w:rPr>
        <w:t> now. | | Jul 2, 2026 | </w:t>
      </w:r>
      <w:r>
        <w:rPr>
          <w:rStyle w:val="HTMLCode"/>
          <w:color w:val="000000"/>
        </w:rPr>
        <w:t>BlastyBiz-Plan-Free.html</w:t>
      </w:r>
      <w:r>
        <w:rPr>
          <w:color w:val="000000"/>
        </w:rPr>
        <w:t>, </w:t>
      </w:r>
      <w:r>
        <w:rPr>
          <w:rStyle w:val="HTMLCode"/>
          <w:color w:val="000000"/>
        </w:rPr>
        <w:t>BlastyBiz-Plan-Pro.html</w:t>
      </w:r>
      <w:r>
        <w:rPr>
          <w:color w:val="000000"/>
        </w:rPr>
        <w:t>, </w:t>
      </w:r>
      <w:r>
        <w:rPr>
          <w:rStyle w:val="HTMLCode"/>
          <w:color w:val="000000"/>
        </w:rPr>
        <w:t>BlastyBiz-Plan-Agency.html</w:t>
      </w:r>
      <w:r>
        <w:rPr>
          <w:color w:val="000000"/>
        </w:rPr>
        <w:t> (new) + </w:t>
      </w:r>
      <w:r>
        <w:rPr>
          <w:rStyle w:val="HTMLCode"/>
          <w:color w:val="000000"/>
        </w:rPr>
        <w:t>BlastyBiz-Home.html</w:t>
      </w:r>
      <w:r>
        <w:rPr>
          <w:color w:val="000000"/>
        </w:rPr>
        <w:t> — Plan landing pages | Three new SEO-friendly plan landing pages added. </w:t>
      </w:r>
      <w:r>
        <w:rPr>
          <w:rStyle w:val="Strong"/>
          <w:color w:val="000000"/>
        </w:rPr>
        <w:t>Free page:</w:t>
      </w:r>
      <w:r>
        <w:rPr>
          <w:color w:val="000000"/>
        </w:rPr>
        <w:t xml:space="preserve"> hero with $0/forever, feature list with </w:t>
      </w:r>
      <w:r>
        <w:rPr>
          <w:rFonts w:ascii="Segoe UI Symbol" w:hAnsi="Segoe UI Symbol" w:cs="Segoe UI Symbol"/>
          <w:color w:val="000000"/>
        </w:rPr>
        <w:t>✓</w:t>
      </w:r>
      <w:r>
        <w:rPr>
          <w:color w:val="000000"/>
        </w:rPr>
        <w:t>/</w:t>
      </w:r>
      <w:r>
        <w:rPr>
          <w:rFonts w:ascii="Segoe UI Symbol" w:hAnsi="Segoe UI Symbol" w:cs="Segoe UI Symbol"/>
          <w:color w:val="000000"/>
        </w:rPr>
        <w:t>✗</w:t>
      </w:r>
      <w:r>
        <w:rPr>
          <w:color w:val="000000"/>
        </w:rPr>
        <w:t xml:space="preserve"> (locked Pro features shown with </w:t>
      </w:r>
      <w:r>
        <w:rPr>
          <w:rStyle w:val="HTMLCode"/>
          <w:color w:val="000000"/>
        </w:rPr>
        <w:t>.off</w:t>
      </w:r>
      <w:r>
        <w:rPr>
          <w:color w:val="000000"/>
        </w:rPr>
        <w:t> class), upgrade teaser, dual CTAs (Continue Setup → login, See Pro). </w:t>
      </w:r>
      <w:r>
        <w:rPr>
          <w:rStyle w:val="Strong"/>
          <w:color w:val="000000"/>
        </w:rPr>
        <w:t>Pro page:</w:t>
      </w:r>
      <w:r>
        <w:rPr>
          <w:color w:val="000000"/>
        </w:rPr>
        <w:t xml:space="preserve"> $19/month, all features framed as outcomes, Pro-vs-Free comparison section, CTA to </w:t>
      </w:r>
      <w:proofErr w:type="spellStart"/>
      <w:r>
        <w:rPr>
          <w:color w:val="000000"/>
        </w:rPr>
        <w:t>login?plan</w:t>
      </w:r>
      <w:proofErr w:type="spellEnd"/>
      <w:r>
        <w:rPr>
          <w:color w:val="000000"/>
        </w:rPr>
        <w:t>=pro, links to Agency and Free pages. </w:t>
      </w:r>
      <w:r>
        <w:rPr>
          <w:rStyle w:val="Strong"/>
          <w:color w:val="000000"/>
        </w:rPr>
        <w:t>Agency page:</w:t>
      </w:r>
      <w:r>
        <w:rPr>
          <w:color w:val="000000"/>
        </w:rPr>
        <w:t xml:space="preserve"> $99/month, agency-first pitch ("You're not posting for one business"), up to 10 clients, math framing, CTA to </w:t>
      </w:r>
      <w:proofErr w:type="spellStart"/>
      <w:r>
        <w:rPr>
          <w:color w:val="000000"/>
        </w:rPr>
        <w:t>login?plan</w:t>
      </w:r>
      <w:proofErr w:type="spellEnd"/>
      <w:r>
        <w:rPr>
          <w:color w:val="000000"/>
        </w:rPr>
        <w:t>=agency, link back to Pro. All three: injected header/footer, global-</w:t>
      </w:r>
      <w:proofErr w:type="spellStart"/>
      <w:r>
        <w:rPr>
          <w:color w:val="000000"/>
        </w:rPr>
        <w:t>style.css</w:t>
      </w:r>
      <w:proofErr w:type="spellEnd"/>
      <w:r>
        <w:rPr>
          <w:color w:val="000000"/>
        </w:rPr>
        <w:t xml:space="preserve"> only (no inline styles), JSON-LD Product/Offer schema, </w:t>
      </w:r>
      <w:r>
        <w:rPr>
          <w:rStyle w:val="HTMLCode"/>
          <w:color w:val="000000"/>
        </w:rPr>
        <w:t>&lt;meta name="description"&gt;</w:t>
      </w:r>
      <w:r>
        <w:rPr>
          <w:color w:val="000000"/>
        </w:rPr>
        <w:t>, Open Graph tags, </w:t>
      </w:r>
      <w:r>
        <w:rPr>
          <w:rStyle w:val="HTMLCode"/>
          <w:color w:val="000000"/>
        </w:rPr>
        <w:t>&lt;meta name="robots" content="index, follow"&gt;</w:t>
      </w:r>
      <w:r>
        <w:rPr>
          <w:color w:val="000000"/>
        </w:rPr>
        <w:t>, semantic HTML with breadcrumb nav. Homepage updated: three pricing buttons now link to plan pages instead of direct login/mailto. | | Jul 2, 2026 | </w:t>
      </w:r>
      <w:r>
        <w:rPr>
          <w:rStyle w:val="HTMLCode"/>
          <w:color w:val="000000"/>
        </w:rPr>
        <w:t>BlastyBiz.html</w:t>
      </w:r>
      <w:r>
        <w:rPr>
          <w:color w:val="000000"/>
        </w:rPr>
        <w:t>, </w:t>
      </w:r>
      <w:r>
        <w:rPr>
          <w:rStyle w:val="HTMLCode"/>
          <w:color w:val="000000"/>
        </w:rPr>
        <w:t>BlastyBiz-Dashboard.html</w:t>
      </w:r>
      <w:r>
        <w:rPr>
          <w:color w:val="000000"/>
        </w:rPr>
        <w:t xml:space="preserve"> — Campaign sort: </w:t>
      </w:r>
      <w:proofErr w:type="spellStart"/>
      <w:r>
        <w:rPr>
          <w:color w:val="000000"/>
        </w:rPr>
        <w:t>localeCompare</w:t>
      </w:r>
      <w:proofErr w:type="spellEnd"/>
      <w:r>
        <w:rPr>
          <w:color w:val="000000"/>
        </w:rPr>
        <w:t xml:space="preserve"> → numeric timestamp | Replaced </w:t>
      </w:r>
      <w:proofErr w:type="spellStart"/>
      <w:r>
        <w:rPr>
          <w:rStyle w:val="HTMLCode"/>
          <w:color w:val="000000"/>
        </w:rPr>
        <w:t>tb.localeCompare</w:t>
      </w:r>
      <w:proofErr w:type="spellEnd"/>
      <w:r>
        <w:rPr>
          <w:rStyle w:val="HTMLCode"/>
          <w:color w:val="000000"/>
        </w:rPr>
        <w:t>(ta)</w:t>
      </w:r>
      <w:r>
        <w:rPr>
          <w:color w:val="000000"/>
        </w:rPr>
        <w:t> with </w:t>
      </w:r>
      <w:r>
        <w:rPr>
          <w:rStyle w:val="HTMLCode"/>
          <w:color w:val="000000"/>
        </w:rPr>
        <w:t>new Date(</w:t>
      </w:r>
      <w:proofErr w:type="spellStart"/>
      <w:r>
        <w:rPr>
          <w:rStyle w:val="HTMLCode"/>
          <w:color w:val="000000"/>
        </w:rPr>
        <w:t>tb</w:t>
      </w:r>
      <w:proofErr w:type="spellEnd"/>
      <w:r>
        <w:rPr>
          <w:rStyle w:val="HTMLCode"/>
          <w:color w:val="000000"/>
        </w:rPr>
        <w:t>).</w:t>
      </w:r>
      <w:proofErr w:type="spellStart"/>
      <w:r>
        <w:rPr>
          <w:rStyle w:val="HTMLCode"/>
          <w:color w:val="000000"/>
        </w:rPr>
        <w:t>getTime</w:t>
      </w:r>
      <w:proofErr w:type="spellEnd"/>
      <w:r>
        <w:rPr>
          <w:rStyle w:val="HTMLCode"/>
          <w:color w:val="000000"/>
        </w:rPr>
        <w:t>() - new Date(ta).</w:t>
      </w:r>
      <w:proofErr w:type="spellStart"/>
      <w:r>
        <w:rPr>
          <w:rStyle w:val="HTMLCode"/>
          <w:color w:val="000000"/>
        </w:rPr>
        <w:t>getTime</w:t>
      </w:r>
      <w:proofErr w:type="spellEnd"/>
      <w:r>
        <w:rPr>
          <w:rStyle w:val="HTMLCode"/>
          <w:color w:val="000000"/>
        </w:rPr>
        <w:t>()</w:t>
      </w:r>
      <w:r>
        <w:rPr>
          <w:color w:val="000000"/>
        </w:rPr>
        <w:t> at both campaign sort sites: </w:t>
      </w:r>
      <w:r>
        <w:rPr>
          <w:rStyle w:val="HTMLCode"/>
          <w:color w:val="000000"/>
        </w:rPr>
        <w:t>_</w:t>
      </w:r>
      <w:proofErr w:type="spellStart"/>
      <w:r>
        <w:rPr>
          <w:rStyle w:val="HTMLCode"/>
          <w:color w:val="000000"/>
        </w:rPr>
        <w:t>sortCampaigns</w:t>
      </w:r>
      <w:proofErr w:type="spellEnd"/>
      <w:r>
        <w:rPr>
          <w:rStyle w:val="HTMLCode"/>
          <w:color w:val="000000"/>
        </w:rPr>
        <w:t>()</w:t>
      </w:r>
      <w:r>
        <w:rPr>
          <w:color w:val="000000"/>
        </w:rPr>
        <w:t> in BlastyBiz.html and </w:t>
      </w:r>
      <w:proofErr w:type="spellStart"/>
      <w:r>
        <w:rPr>
          <w:rStyle w:val="HTMLCode"/>
          <w:color w:val="000000"/>
        </w:rPr>
        <w:t>renderDashboardCampaigns</w:t>
      </w:r>
      <w:proofErr w:type="spellEnd"/>
      <w:r>
        <w:rPr>
          <w:rStyle w:val="HTMLCode"/>
          <w:color w:val="000000"/>
        </w:rPr>
        <w:t>()</w:t>
      </w:r>
      <w:r>
        <w:rPr>
          <w:color w:val="000000"/>
        </w:rPr>
        <w:t xml:space="preserve"> in BlastyBiz-Dashboard.html. Spec criterion #5 required numeric comparison; ISO string </w:t>
      </w:r>
      <w:proofErr w:type="spellStart"/>
      <w:r>
        <w:rPr>
          <w:color w:val="000000"/>
        </w:rPr>
        <w:t>localeCompare</w:t>
      </w:r>
      <w:proofErr w:type="spellEnd"/>
      <w:r>
        <w:rPr>
          <w:color w:val="000000"/>
        </w:rPr>
        <w:t xml:space="preserve"> was functionally equivalent but literally non-compliant. | | Jul 2, 2026 | </w:t>
      </w:r>
      <w:r>
        <w:rPr>
          <w:rStyle w:val="HTMLCode"/>
          <w:color w:val="000000"/>
        </w:rPr>
        <w:t>BlastyBiz.html</w:t>
      </w:r>
      <w:r>
        <w:rPr>
          <w:color w:val="000000"/>
        </w:rPr>
        <w:t> — Campaign UX post-review fixes (3 issues) | </w:t>
      </w:r>
      <w:r>
        <w:rPr>
          <w:rStyle w:val="Strong"/>
          <w:color w:val="000000"/>
        </w:rPr>
        <w:t>Fix 1 — Immediate in-memory write:</w:t>
      </w:r>
      <w:r>
        <w:rPr>
          <w:color w:val="000000"/>
        </w:rPr>
        <w:t> Added </w:t>
      </w:r>
      <w:proofErr w:type="spellStart"/>
      <w:r>
        <w:rPr>
          <w:rStyle w:val="HTMLCode"/>
          <w:color w:val="000000"/>
        </w:rPr>
        <w:t>updateCampaignMemory</w:t>
      </w:r>
      <w:proofErr w:type="spellEnd"/>
      <w:r>
        <w:rPr>
          <w:rStyle w:val="HTMLCode"/>
          <w:color w:val="000000"/>
        </w:rPr>
        <w:t>()</w:t>
      </w:r>
      <w:r>
        <w:rPr>
          <w:color w:val="000000"/>
        </w:rPr>
        <w:t xml:space="preserve"> function that syncs all 5 campaign fields (offer, </w:t>
      </w:r>
      <w:proofErr w:type="spellStart"/>
      <w:r>
        <w:rPr>
          <w:color w:val="000000"/>
        </w:rPr>
        <w:t>adName</w:t>
      </w:r>
      <w:proofErr w:type="spellEnd"/>
      <w:r>
        <w:rPr>
          <w:color w:val="000000"/>
        </w:rPr>
        <w:t xml:space="preserve">, </w:t>
      </w:r>
      <w:proofErr w:type="spellStart"/>
      <w:r>
        <w:rPr>
          <w:color w:val="000000"/>
        </w:rPr>
        <w:t>adDetails</w:t>
      </w:r>
      <w:proofErr w:type="spellEnd"/>
      <w:r>
        <w:rPr>
          <w:color w:val="000000"/>
        </w:rPr>
        <w:t xml:space="preserve">, price, </w:t>
      </w:r>
      <w:proofErr w:type="spellStart"/>
      <w:r>
        <w:rPr>
          <w:color w:val="000000"/>
        </w:rPr>
        <w:t>campaignStory</w:t>
      </w:r>
      <w:proofErr w:type="spellEnd"/>
      <w:r>
        <w:rPr>
          <w:color w:val="000000"/>
        </w:rPr>
        <w:t>) from DOM into the active campaign object synchronously. </w:t>
      </w:r>
      <w:proofErr w:type="spellStart"/>
      <w:r>
        <w:rPr>
          <w:rStyle w:val="HTMLCode"/>
          <w:color w:val="000000"/>
        </w:rPr>
        <w:t>debounceCampaignSave</w:t>
      </w:r>
      <w:proofErr w:type="spellEnd"/>
      <w:r>
        <w:rPr>
          <w:rStyle w:val="HTMLCode"/>
          <w:color w:val="000000"/>
        </w:rPr>
        <w:t>()</w:t>
      </w:r>
      <w:r>
        <w:rPr>
          <w:color w:val="000000"/>
        </w:rPr>
        <w:t> now calls </w:t>
      </w:r>
      <w:proofErr w:type="spellStart"/>
      <w:r>
        <w:rPr>
          <w:rStyle w:val="HTMLCode"/>
          <w:color w:val="000000"/>
        </w:rPr>
        <w:t>updateCampaignMemory</w:t>
      </w:r>
      <w:proofErr w:type="spellEnd"/>
      <w:r>
        <w:rPr>
          <w:rStyle w:val="HTMLCode"/>
          <w:color w:val="000000"/>
        </w:rPr>
        <w:t>()</w:t>
      </w:r>
      <w:r>
        <w:rPr>
          <w:color w:val="000000"/>
        </w:rPr>
        <w:t xml:space="preserve"> as its first action (instant memory update), then </w:t>
      </w:r>
      <w:proofErr w:type="spellStart"/>
      <w:r>
        <w:rPr>
          <w:color w:val="000000"/>
        </w:rPr>
        <w:t>debounces</w:t>
      </w:r>
      <w:proofErr w:type="spellEnd"/>
      <w:r>
        <w:rPr>
          <w:color w:val="000000"/>
        </w:rPr>
        <w:t xml:space="preserve"> the </w:t>
      </w:r>
      <w:proofErr w:type="spellStart"/>
      <w:r>
        <w:rPr>
          <w:color w:val="000000"/>
        </w:rPr>
        <w:t>Firestore</w:t>
      </w:r>
      <w:proofErr w:type="spellEnd"/>
      <w:r>
        <w:rPr>
          <w:color w:val="000000"/>
        </w:rPr>
        <w:t xml:space="preserve"> write at 1500ms — removing the old pattern where the campaign object was only updated inside the </w:t>
      </w:r>
      <w:proofErr w:type="spellStart"/>
      <w:r>
        <w:rPr>
          <w:color w:val="000000"/>
        </w:rPr>
        <w:t>setTimeout</w:t>
      </w:r>
      <w:proofErr w:type="spellEnd"/>
      <w:r>
        <w:rPr>
          <w:color w:val="000000"/>
        </w:rPr>
        <w:t>. </w:t>
      </w:r>
      <w:proofErr w:type="spellStart"/>
      <w:r>
        <w:rPr>
          <w:rStyle w:val="HTMLCode"/>
          <w:color w:val="000000"/>
        </w:rPr>
        <w:t>saveDraft</w:t>
      </w:r>
      <w:proofErr w:type="spellEnd"/>
      <w:r>
        <w:rPr>
          <w:rStyle w:val="HTMLCode"/>
          <w:color w:val="000000"/>
        </w:rPr>
        <w:t>()</w:t>
      </w:r>
      <w:r>
        <w:rPr>
          <w:color w:val="000000"/>
        </w:rPr>
        <w:t> also calls </w:t>
      </w:r>
      <w:proofErr w:type="spellStart"/>
      <w:r>
        <w:rPr>
          <w:rStyle w:val="HTMLCode"/>
          <w:color w:val="000000"/>
        </w:rPr>
        <w:t>updateCampaignMemory</w:t>
      </w:r>
      <w:proofErr w:type="spellEnd"/>
      <w:r>
        <w:rPr>
          <w:rStyle w:val="HTMLCode"/>
          <w:color w:val="000000"/>
        </w:rPr>
        <w:t>()</w:t>
      </w:r>
      <w:r>
        <w:rPr>
          <w:color w:val="000000"/>
        </w:rPr>
        <w:t> at its top so all legacy-path callers stay in sync. </w:t>
      </w:r>
      <w:r>
        <w:rPr>
          <w:rStyle w:val="Strong"/>
          <w:color w:val="000000"/>
        </w:rPr>
        <w:t>Fix 2 — Pre-prompt campaign sync:</w:t>
      </w:r>
      <w:r>
        <w:rPr>
          <w:color w:val="000000"/>
        </w:rPr>
        <w:t> </w:t>
      </w:r>
      <w:proofErr w:type="spellStart"/>
      <w:r>
        <w:rPr>
          <w:rStyle w:val="HTMLCode"/>
          <w:color w:val="000000"/>
        </w:rPr>
        <w:t>runAdaptation</w:t>
      </w:r>
      <w:proofErr w:type="spellEnd"/>
      <w:r>
        <w:rPr>
          <w:rStyle w:val="HTMLCode"/>
          <w:color w:val="000000"/>
        </w:rPr>
        <w:t>()</w:t>
      </w:r>
      <w:r>
        <w:rPr>
          <w:color w:val="000000"/>
        </w:rPr>
        <w:t> now calls </w:t>
      </w:r>
      <w:proofErr w:type="spellStart"/>
      <w:r>
        <w:rPr>
          <w:rStyle w:val="HTMLCode"/>
          <w:color w:val="000000"/>
        </w:rPr>
        <w:t>updateCampaignMemory</w:t>
      </w:r>
      <w:proofErr w:type="spellEnd"/>
      <w:r>
        <w:rPr>
          <w:rStyle w:val="HTMLCode"/>
          <w:color w:val="000000"/>
        </w:rPr>
        <w:t>()</w:t>
      </w:r>
      <w:r>
        <w:rPr>
          <w:color w:val="000000"/>
        </w:rPr>
        <w:t> as its very first line, guaranteeing the in-memory campaign object reflects current DOM values before any prompt text or listing object is built. </w:t>
      </w:r>
      <w:r>
        <w:rPr>
          <w:rStyle w:val="Strong"/>
          <w:color w:val="000000"/>
        </w:rPr>
        <w:t>Fix 3 — Platform history </w:t>
      </w:r>
      <w:r>
        <w:rPr>
          <w:rStyle w:val="HTMLCode"/>
          <w:b/>
          <w:bCs/>
          <w:color w:val="000000"/>
        </w:rPr>
        <w:t>schedule</w:t>
      </w:r>
      <w:r>
        <w:rPr>
          <w:rStyle w:val="Strong"/>
          <w:color w:val="000000"/>
        </w:rPr>
        <w:t> field:</w:t>
      </w:r>
      <w:r>
        <w:rPr>
          <w:color w:val="000000"/>
        </w:rPr>
        <w:t> </w:t>
      </w:r>
      <w:proofErr w:type="spellStart"/>
      <w:r>
        <w:rPr>
          <w:rStyle w:val="HTMLCode"/>
          <w:color w:val="000000"/>
        </w:rPr>
        <w:t>runAdaptation</w:t>
      </w:r>
      <w:proofErr w:type="spellEnd"/>
      <w:r>
        <w:rPr>
          <w:rStyle w:val="HTMLCode"/>
          <w:color w:val="000000"/>
        </w:rPr>
        <w:t>()</w:t>
      </w:r>
      <w:r>
        <w:rPr>
          <w:color w:val="000000"/>
        </w:rPr>
        <w:t> captures </w:t>
      </w:r>
      <w:proofErr w:type="spellStart"/>
      <w:r>
        <w:rPr>
          <w:rStyle w:val="HTMLCode"/>
          <w:color w:val="000000"/>
        </w:rPr>
        <w:t>const</w:t>
      </w:r>
      <w:proofErr w:type="spellEnd"/>
      <w:r>
        <w:rPr>
          <w:rStyle w:val="HTMLCode"/>
          <w:color w:val="000000"/>
        </w:rPr>
        <w:t xml:space="preserve"> </w:t>
      </w:r>
      <w:proofErr w:type="spellStart"/>
      <w:r>
        <w:rPr>
          <w:rStyle w:val="HTMLCode"/>
          <w:color w:val="000000"/>
        </w:rPr>
        <w:t>currentSchedule</w:t>
      </w:r>
      <w:proofErr w:type="spellEnd"/>
      <w:r>
        <w:rPr>
          <w:rStyle w:val="HTMLCode"/>
          <w:color w:val="000000"/>
        </w:rPr>
        <w:t xml:space="preserve"> = </w:t>
      </w:r>
      <w:proofErr w:type="spellStart"/>
      <w:r>
        <w:rPr>
          <w:rStyle w:val="HTMLCode"/>
          <w:color w:val="000000"/>
        </w:rPr>
        <w:t>profile.postingSchedule</w:t>
      </w:r>
      <w:proofErr w:type="spellEnd"/>
      <w:r>
        <w:rPr>
          <w:rStyle w:val="HTMLCode"/>
          <w:color w:val="000000"/>
        </w:rPr>
        <w:t xml:space="preserve"> \|\| null</w:t>
      </w:r>
      <w:r>
        <w:rPr>
          <w:color w:val="000000"/>
        </w:rPr>
        <w:t> and includes </w:t>
      </w:r>
      <w:r>
        <w:rPr>
          <w:rStyle w:val="HTMLCode"/>
          <w:color w:val="000000"/>
        </w:rPr>
        <w:t xml:space="preserve">schedule: </w:t>
      </w:r>
      <w:proofErr w:type="spellStart"/>
      <w:r>
        <w:rPr>
          <w:rStyle w:val="HTMLCode"/>
          <w:color w:val="000000"/>
        </w:rPr>
        <w:t>currentSchedule</w:t>
      </w:r>
      <w:proofErr w:type="spellEnd"/>
      <w:r>
        <w:rPr>
          <w:color w:val="000000"/>
        </w:rPr>
        <w:t> in every </w:t>
      </w:r>
      <w:proofErr w:type="spellStart"/>
      <w:r>
        <w:rPr>
          <w:rStyle w:val="HTMLCode"/>
          <w:color w:val="000000"/>
        </w:rPr>
        <w:t>platformHistory</w:t>
      </w:r>
      <w:proofErr w:type="spellEnd"/>
      <w:r>
        <w:rPr>
          <w:rStyle w:val="HTMLCode"/>
          <w:color w:val="000000"/>
        </w:rPr>
        <w:t>[</w:t>
      </w:r>
      <w:proofErr w:type="spellStart"/>
      <w:r>
        <w:rPr>
          <w:rStyle w:val="HTMLCode"/>
          <w:color w:val="000000"/>
        </w:rPr>
        <w:t>p.id</w:t>
      </w:r>
      <w:proofErr w:type="spellEnd"/>
      <w:r>
        <w:rPr>
          <w:rStyle w:val="HTMLCode"/>
          <w:color w:val="000000"/>
        </w:rPr>
        <w:t>]</w:t>
      </w:r>
      <w:r>
        <w:rPr>
          <w:color w:val="000000"/>
        </w:rPr>
        <w:t> entry pushed after a successful AI run. </w:t>
      </w:r>
      <w:proofErr w:type="spellStart"/>
      <w:r>
        <w:rPr>
          <w:rStyle w:val="HTMLCode"/>
          <w:color w:val="000000"/>
        </w:rPr>
        <w:t>renderPlatformHistory</w:t>
      </w:r>
      <w:proofErr w:type="spellEnd"/>
      <w:r>
        <w:rPr>
          <w:rStyle w:val="HTMLCode"/>
          <w:color w:val="000000"/>
        </w:rPr>
        <w:t>()</w:t>
      </w:r>
      <w:r>
        <w:rPr>
          <w:color w:val="000000"/>
        </w:rPr>
        <w:t> renders schedule frequency after the date when present (e.g. "Jul 2, 2026 · daily"). | | Jul 2, 2026 | </w:t>
      </w:r>
      <w:r>
        <w:rPr>
          <w:rStyle w:val="HTMLCode"/>
          <w:color w:val="000000"/>
        </w:rPr>
        <w:t>BlastyBiz-AI.html</w:t>
      </w:r>
      <w:r>
        <w:rPr>
          <w:color w:val="000000"/>
        </w:rPr>
        <w:t> (new) + </w:t>
      </w:r>
      <w:r>
        <w:rPr>
          <w:rStyle w:val="HTMLCode"/>
          <w:color w:val="000000"/>
        </w:rPr>
        <w:t>BlastyBiz-Plan-Pro.html</w:t>
      </w:r>
      <w:r>
        <w:rPr>
          <w:color w:val="000000"/>
        </w:rPr>
        <w:t>, </w:t>
      </w:r>
      <w:r>
        <w:rPr>
          <w:rStyle w:val="HTMLCode"/>
          <w:color w:val="000000"/>
        </w:rPr>
        <w:t>BlastyBiz-Plan-Agency.html</w:t>
      </w:r>
      <w:r>
        <w:rPr>
          <w:color w:val="000000"/>
        </w:rPr>
        <w:t>, </w:t>
      </w:r>
      <w:r>
        <w:rPr>
          <w:rStyle w:val="HTMLCode"/>
          <w:color w:val="000000"/>
        </w:rPr>
        <w:t>BlastyBiz-Home.html</w:t>
      </w:r>
      <w:r>
        <w:rPr>
          <w:color w:val="000000"/>
        </w:rPr>
        <w:t> — AI memory explainer page + memory messaging | New </w:t>
      </w:r>
      <w:r>
        <w:rPr>
          <w:rStyle w:val="HTMLCode"/>
          <w:color w:val="000000"/>
        </w:rPr>
        <w:t>BlastyBiz-AI.html</w:t>
      </w:r>
      <w:r>
        <w:rPr>
          <w:color w:val="000000"/>
        </w:rPr>
        <w:t> page: six sections explaining the two-layer memory system (Business Memory = permanent global facts; Campaign Memory = per-campaign context). Explains the generation order (reads both layers → adapts per platform), why generic AI fails, and why context-fed copy is different. CTAs to Pro and Agency plan pages. </w:t>
      </w:r>
      <w:r>
        <w:rPr>
          <w:rStyle w:val="Strong"/>
          <w:color w:val="000000"/>
        </w:rPr>
        <w:t>Pro page:</w:t>
      </w:r>
      <w:r>
        <w:rPr>
          <w:color w:val="000000"/>
        </w:rPr>
        <w:t> "AI That Remembers You" section added with feature bullets and link to AI page. </w:t>
      </w:r>
      <w:r>
        <w:rPr>
          <w:rStyle w:val="Strong"/>
          <w:color w:val="000000"/>
        </w:rPr>
        <w:t>Agency page:</w:t>
      </w:r>
      <w:r>
        <w:rPr>
          <w:color w:val="000000"/>
        </w:rPr>
        <w:t xml:space="preserve"> "AI Memory — Per Business" section added — each client gets </w:t>
      </w:r>
      <w:r>
        <w:rPr>
          <w:color w:val="000000"/>
        </w:rPr>
        <w:lastRenderedPageBreak/>
        <w:t>isolated layers, no cross-contamination. </w:t>
      </w:r>
      <w:r>
        <w:rPr>
          <w:rStyle w:val="Strong"/>
          <w:color w:val="000000"/>
        </w:rPr>
        <w:t>Homepage:</w:t>
      </w:r>
      <w:r>
        <w:rPr>
          <w:color w:val="000000"/>
        </w:rPr>
        <w:t> "AI memory — global + per campaign" bullet added to Pro card; "AI memory per client business" bullet added to Agency card. | | Jul 2, 2026 | </w:t>
      </w:r>
      <w:proofErr w:type="spellStart"/>
      <w:r>
        <w:rPr>
          <w:rStyle w:val="HTMLCode"/>
          <w:color w:val="000000"/>
        </w:rPr>
        <w:t>global-style.css?v</w:t>
      </w:r>
      <w:proofErr w:type="spellEnd"/>
      <w:r>
        <w:rPr>
          <w:rStyle w:val="HTMLCode"/>
          <w:color w:val="000000"/>
        </w:rPr>
        <w:t>=35</w:t>
      </w:r>
      <w:r>
        <w:rPr>
          <w:color w:val="000000"/>
        </w:rPr>
        <w:t> — Button redesign across all 27 pages | All three button systems redesigned. </w:t>
      </w:r>
      <w:r>
        <w:rPr>
          <w:rStyle w:val="HTMLCode"/>
          <w:b/>
          <w:bCs/>
          <w:color w:val="000000"/>
        </w:rPr>
        <w:t>.pricing__</w:t>
      </w:r>
      <w:proofErr w:type="spellStart"/>
      <w:r>
        <w:rPr>
          <w:rStyle w:val="HTMLCode"/>
          <w:b/>
          <w:bCs/>
          <w:color w:val="000000"/>
        </w:rPr>
        <w:t>btn</w:t>
      </w:r>
      <w:proofErr w:type="spellEnd"/>
      <w:r>
        <w:rPr>
          <w:rStyle w:val="HTMLCode"/>
          <w:b/>
          <w:bCs/>
          <w:color w:val="000000"/>
        </w:rPr>
        <w:t>--primary</w:t>
      </w:r>
      <w:r>
        <w:rPr>
          <w:rStyle w:val="Strong"/>
          <w:color w:val="000000"/>
        </w:rPr>
        <w:t>:</w:t>
      </w:r>
      <w:r>
        <w:rPr>
          <w:color w:val="000000"/>
        </w:rPr>
        <w:t> flat green → </w:t>
      </w:r>
      <w:r>
        <w:rPr>
          <w:rStyle w:val="HTMLCode"/>
          <w:color w:val="000000"/>
        </w:rPr>
        <w:t>linear-gradient(135deg, #00c853 → #AAFC08)</w:t>
      </w:r>
      <w:r>
        <w:rPr>
          <w:color w:val="000000"/>
        </w:rPr>
        <w:t> with green glow </w:t>
      </w:r>
      <w:r>
        <w:rPr>
          <w:rStyle w:val="HTMLCode"/>
          <w:color w:val="000000"/>
        </w:rPr>
        <w:t>box-shadow</w:t>
      </w:r>
      <w:r>
        <w:rPr>
          <w:color w:val="000000"/>
        </w:rPr>
        <w:t>, lifts 2px on hover, stronger glow, </w:t>
      </w:r>
      <w:r>
        <w:rPr>
          <w:rStyle w:val="HTMLCode"/>
          <w:color w:val="000000"/>
        </w:rPr>
        <w:t>filter: brightness(1.07)</w:t>
      </w:r>
      <w:r>
        <w:rPr>
          <w:color w:val="000000"/>
        </w:rPr>
        <w:t>. </w:t>
      </w:r>
      <w:r>
        <w:rPr>
          <w:rStyle w:val="HTMLCode"/>
          <w:b/>
          <w:bCs/>
          <w:color w:val="000000"/>
        </w:rPr>
        <w:t>.pricing__</w:t>
      </w:r>
      <w:proofErr w:type="spellStart"/>
      <w:r>
        <w:rPr>
          <w:rStyle w:val="HTMLCode"/>
          <w:b/>
          <w:bCs/>
          <w:color w:val="000000"/>
        </w:rPr>
        <w:t>btn</w:t>
      </w:r>
      <w:proofErr w:type="spellEnd"/>
      <w:r>
        <w:rPr>
          <w:rStyle w:val="HTMLCode"/>
          <w:b/>
          <w:bCs/>
          <w:color w:val="000000"/>
        </w:rPr>
        <w:t>--outline</w:t>
      </w:r>
      <w:r>
        <w:rPr>
          <w:rStyle w:val="Strong"/>
          <w:color w:val="000000"/>
        </w:rPr>
        <w:t>:</w:t>
      </w:r>
      <w:r>
        <w:rPr>
          <w:color w:val="000000"/>
        </w:rPr>
        <w:t xml:space="preserve"> invisible border on dark </w:t>
      </w:r>
      <w:proofErr w:type="spellStart"/>
      <w:r>
        <w:rPr>
          <w:color w:val="000000"/>
        </w:rPr>
        <w:t>bg</w:t>
      </w:r>
      <w:proofErr w:type="spellEnd"/>
      <w:r>
        <w:rPr>
          <w:color w:val="000000"/>
        </w:rPr>
        <w:t xml:space="preserve"> → </w:t>
      </w:r>
      <w:r>
        <w:rPr>
          <w:rStyle w:val="HTMLCode"/>
          <w:color w:val="000000"/>
        </w:rPr>
        <w:t xml:space="preserve">2px solid </w:t>
      </w:r>
      <w:proofErr w:type="spellStart"/>
      <w:r>
        <w:rPr>
          <w:rStyle w:val="HTMLCode"/>
          <w:color w:val="000000"/>
        </w:rPr>
        <w:t>var</w:t>
      </w:r>
      <w:proofErr w:type="spellEnd"/>
      <w:r>
        <w:rPr>
          <w:rStyle w:val="HTMLCode"/>
          <w:color w:val="000000"/>
        </w:rPr>
        <w:t>(--green)</w:t>
      </w:r>
      <w:r>
        <w:rPr>
          <w:color w:val="000000"/>
        </w:rPr>
        <w:t> with subtle green-tinted background, glow on hover. </w:t>
      </w:r>
      <w:r>
        <w:rPr>
          <w:rStyle w:val="HTMLCode"/>
          <w:b/>
          <w:bCs/>
          <w:color w:val="000000"/>
        </w:rPr>
        <w:t>.</w:t>
      </w:r>
      <w:proofErr w:type="spellStart"/>
      <w:r>
        <w:rPr>
          <w:rStyle w:val="HTMLCode"/>
          <w:b/>
          <w:bCs/>
          <w:color w:val="000000"/>
        </w:rPr>
        <w:t>btn</w:t>
      </w:r>
      <w:proofErr w:type="spellEnd"/>
      <w:r>
        <w:rPr>
          <w:rStyle w:val="HTMLCode"/>
          <w:b/>
          <w:bCs/>
          <w:color w:val="000000"/>
        </w:rPr>
        <w:t>__primary</w:t>
      </w:r>
      <w:r>
        <w:rPr>
          <w:rStyle w:val="Strong"/>
          <w:color w:val="000000"/>
        </w:rPr>
        <w:t> / </w:t>
      </w:r>
      <w:r>
        <w:rPr>
          <w:rStyle w:val="HTMLCode"/>
          <w:b/>
          <w:bCs/>
          <w:color w:val="000000"/>
        </w:rPr>
        <w:t>.btn.</w:t>
      </w:r>
      <w:proofErr w:type="spellStart"/>
      <w:r>
        <w:rPr>
          <w:rStyle w:val="HTMLCode"/>
          <w:b/>
          <w:bCs/>
          <w:color w:val="000000"/>
        </w:rPr>
        <w:t>btn</w:t>
      </w:r>
      <w:proofErr w:type="spellEnd"/>
      <w:r>
        <w:rPr>
          <w:rStyle w:val="HTMLCode"/>
          <w:b/>
          <w:bCs/>
          <w:color w:val="000000"/>
        </w:rPr>
        <w:t>__primary</w:t>
      </w:r>
      <w:r>
        <w:rPr>
          <w:color w:val="000000"/>
        </w:rPr>
        <w:t> (hero/marketing): same gradient + glow treatment. </w:t>
      </w:r>
      <w:r>
        <w:rPr>
          <w:rStyle w:val="HTMLCode"/>
          <w:b/>
          <w:bCs/>
          <w:color w:val="000000"/>
        </w:rPr>
        <w:t>.</w:t>
      </w:r>
      <w:proofErr w:type="spellStart"/>
      <w:r>
        <w:rPr>
          <w:rStyle w:val="HTMLCode"/>
          <w:b/>
          <w:bCs/>
          <w:color w:val="000000"/>
        </w:rPr>
        <w:t>btn</w:t>
      </w:r>
      <w:proofErr w:type="spellEnd"/>
      <w:r>
        <w:rPr>
          <w:rStyle w:val="HTMLCode"/>
          <w:b/>
          <w:bCs/>
          <w:color w:val="000000"/>
        </w:rPr>
        <w:t>-submit</w:t>
      </w:r>
      <w:r>
        <w:rPr>
          <w:rStyle w:val="Strong"/>
          <w:color w:val="000000"/>
        </w:rPr>
        <w:t> / </w:t>
      </w:r>
      <w:r>
        <w:rPr>
          <w:rStyle w:val="HTMLCode"/>
          <w:b/>
          <w:bCs/>
          <w:color w:val="000000"/>
        </w:rPr>
        <w:t>.</w:t>
      </w:r>
      <w:proofErr w:type="spellStart"/>
      <w:r>
        <w:rPr>
          <w:rStyle w:val="HTMLCode"/>
          <w:b/>
          <w:bCs/>
          <w:color w:val="000000"/>
        </w:rPr>
        <w:t>btn</w:t>
      </w:r>
      <w:proofErr w:type="spellEnd"/>
      <w:r>
        <w:rPr>
          <w:rStyle w:val="HTMLCode"/>
          <w:b/>
          <w:bCs/>
          <w:color w:val="000000"/>
        </w:rPr>
        <w:t>-next</w:t>
      </w:r>
      <w:r>
        <w:rPr>
          <w:color w:val="000000"/>
        </w:rPr>
        <w:t> (app forms): gradient + improved shimmer sweep (white streak on hover). All buttons: </w:t>
      </w:r>
      <w:r>
        <w:rPr>
          <w:rStyle w:val="HTMLCode"/>
          <w:color w:val="000000"/>
        </w:rPr>
        <w:t>letter-spacing: 0.03em</w:t>
      </w:r>
      <w:r>
        <w:rPr>
          <w:color w:val="000000"/>
        </w:rPr>
        <w:t>, </w:t>
      </w:r>
      <w:r>
        <w:rPr>
          <w:rStyle w:val="HTMLCode"/>
          <w:color w:val="000000"/>
        </w:rPr>
        <w:t>transition: 0.25s</w:t>
      </w:r>
      <w:r>
        <w:rPr>
          <w:color w:val="000000"/>
        </w:rPr>
        <w:t>. CSS bumped v=33/v=34 → v=35 across all 27 HTML pages. | | Jul 2, 2026 | </w:t>
      </w:r>
      <w:r>
        <w:rPr>
          <w:rStyle w:val="HTMLCode"/>
          <w:color w:val="000000"/>
        </w:rPr>
        <w:t>global-</w:t>
      </w:r>
      <w:proofErr w:type="spellStart"/>
      <w:r>
        <w:rPr>
          <w:rStyle w:val="HTMLCode"/>
          <w:color w:val="000000"/>
        </w:rPr>
        <w:t>style.css</w:t>
      </w:r>
      <w:proofErr w:type="spellEnd"/>
      <w:r>
        <w:rPr>
          <w:color w:val="000000"/>
        </w:rPr>
        <w:t> — Pricing card button alignment + box-sizing overflow fix | </w:t>
      </w:r>
      <w:r>
        <w:rPr>
          <w:rStyle w:val="Strong"/>
          <w:color w:val="000000"/>
        </w:rPr>
        <w:t>Alignment:</w:t>
      </w:r>
      <w:r>
        <w:rPr>
          <w:color w:val="000000"/>
        </w:rPr>
        <w:t> </w:t>
      </w:r>
      <w:r>
        <w:rPr>
          <w:rStyle w:val="HTMLCode"/>
          <w:color w:val="000000"/>
        </w:rPr>
        <w:t>.</w:t>
      </w:r>
      <w:proofErr w:type="spellStart"/>
      <w:r>
        <w:rPr>
          <w:rStyle w:val="HTMLCode"/>
          <w:color w:val="000000"/>
        </w:rPr>
        <w:t>pricing__card</w:t>
      </w:r>
      <w:proofErr w:type="spellEnd"/>
      <w:r>
        <w:rPr>
          <w:color w:val="000000"/>
        </w:rPr>
        <w:t> given </w:t>
      </w:r>
      <w:r>
        <w:rPr>
          <w:rStyle w:val="HTMLCode"/>
          <w:color w:val="000000"/>
        </w:rPr>
        <w:t>display: flex; flex-direction: column</w:t>
      </w:r>
      <w:r>
        <w:rPr>
          <w:color w:val="000000"/>
        </w:rPr>
        <w:t> so cards stretch to equal height; </w:t>
      </w:r>
      <w:r>
        <w:rPr>
          <w:rStyle w:val="HTMLCode"/>
          <w:color w:val="000000"/>
        </w:rPr>
        <w:t>.</w:t>
      </w:r>
      <w:proofErr w:type="spellStart"/>
      <w:r>
        <w:rPr>
          <w:rStyle w:val="HTMLCode"/>
          <w:color w:val="000000"/>
        </w:rPr>
        <w:t>pricing__features</w:t>
      </w:r>
      <w:proofErr w:type="spellEnd"/>
      <w:r>
        <w:rPr>
          <w:color w:val="000000"/>
        </w:rPr>
        <w:t> given </w:t>
      </w:r>
      <w:r>
        <w:rPr>
          <w:rStyle w:val="HTMLCode"/>
          <w:color w:val="000000"/>
        </w:rPr>
        <w:t>flex: 1</w:t>
      </w:r>
      <w:r>
        <w:rPr>
          <w:color w:val="000000"/>
        </w:rPr>
        <w:t> to push button to the bottom of every card regardless of bullet count. </w:t>
      </w:r>
      <w:r>
        <w:rPr>
          <w:rStyle w:val="Strong"/>
          <w:color w:val="000000"/>
        </w:rPr>
        <w:t>Overflow fix:</w:t>
      </w:r>
      <w:r>
        <w:rPr>
          <w:color w:val="000000"/>
        </w:rPr>
        <w:t> </w:t>
      </w:r>
      <w:r>
        <w:rPr>
          <w:rStyle w:val="HTMLCode"/>
          <w:color w:val="000000"/>
        </w:rPr>
        <w:t>.pricing__</w:t>
      </w:r>
      <w:proofErr w:type="spellStart"/>
      <w:r>
        <w:rPr>
          <w:rStyle w:val="HTMLCode"/>
          <w:color w:val="000000"/>
        </w:rPr>
        <w:t>btn</w:t>
      </w:r>
      <w:proofErr w:type="spellEnd"/>
      <w:r>
        <w:rPr>
          <w:color w:val="000000"/>
        </w:rPr>
        <w:t> given </w:t>
      </w:r>
      <w:r>
        <w:rPr>
          <w:rStyle w:val="HTMLCode"/>
          <w:color w:val="000000"/>
        </w:rPr>
        <w:t>box-sizing: border-box</w:t>
      </w:r>
      <w:r>
        <w:rPr>
          <w:color w:val="000000"/>
        </w:rPr>
        <w:t> — outline button's </w:t>
      </w:r>
      <w:r>
        <w:rPr>
          <w:rStyle w:val="HTMLCode"/>
          <w:color w:val="000000"/>
        </w:rPr>
        <w:t>border: 2px</w:t>
      </w:r>
      <w:r>
        <w:rPr>
          <w:color w:val="000000"/>
        </w:rPr>
        <w:t> was adding 4px outside </w:t>
      </w:r>
      <w:r>
        <w:rPr>
          <w:rStyle w:val="HTMLCode"/>
          <w:color w:val="000000"/>
        </w:rPr>
        <w:t>width: 100%</w:t>
      </w:r>
      <w:r>
        <w:rPr>
          <w:color w:val="000000"/>
        </w:rPr>
        <w:t> causing right-edge bleed on mobile. | | Jul 2, 2026 | </w:t>
      </w:r>
      <w:r>
        <w:rPr>
          <w:rStyle w:val="HTMLCode"/>
          <w:color w:val="000000"/>
        </w:rPr>
        <w:t>BlastyBiz.html</w:t>
      </w:r>
      <w:r>
        <w:rPr>
          <w:color w:val="000000"/>
        </w:rPr>
        <w:t xml:space="preserve"> — Profile tab shows empty fields until </w:t>
      </w:r>
      <w:proofErr w:type="spellStart"/>
      <w:r>
        <w:rPr>
          <w:color w:val="000000"/>
        </w:rPr>
        <w:t>Firestore</w:t>
      </w:r>
      <w:proofErr w:type="spellEnd"/>
      <w:r>
        <w:rPr>
          <w:color w:val="000000"/>
        </w:rPr>
        <w:t xml:space="preserve"> loads (</w:t>
      </w:r>
      <w:proofErr w:type="spellStart"/>
      <w:r>
        <w:rPr>
          <w:color w:val="000000"/>
        </w:rPr>
        <w:t>async</w:t>
      </w:r>
      <w:proofErr w:type="spellEnd"/>
      <w:r>
        <w:rPr>
          <w:color w:val="000000"/>
        </w:rPr>
        <w:t xml:space="preserve"> gap) | </w:t>
      </w:r>
      <w:r>
        <w:rPr>
          <w:rStyle w:val="Strong"/>
          <w:color w:val="000000"/>
        </w:rPr>
        <w:t>Root cause:</w:t>
      </w:r>
      <w:r>
        <w:rPr>
          <w:color w:val="000000"/>
        </w:rPr>
        <w:t> </w:t>
      </w:r>
      <w:r>
        <w:rPr>
          <w:rStyle w:val="HTMLCode"/>
          <w:color w:val="000000"/>
        </w:rPr>
        <w:t>profile = {}</w:t>
      </w:r>
      <w:r>
        <w:rPr>
          <w:color w:val="000000"/>
        </w:rPr>
        <w:t> at page load; </w:t>
      </w:r>
      <w:proofErr w:type="spellStart"/>
      <w:r>
        <w:rPr>
          <w:rStyle w:val="HTMLCode"/>
          <w:color w:val="000000"/>
        </w:rPr>
        <w:t>loadProfile</w:t>
      </w:r>
      <w:proofErr w:type="spellEnd"/>
      <w:r>
        <w:rPr>
          <w:rStyle w:val="HTMLCode"/>
          <w:color w:val="000000"/>
        </w:rPr>
        <w:t>()</w:t>
      </w:r>
      <w:r>
        <w:rPr>
          <w:color w:val="000000"/>
        </w:rPr>
        <w:t xml:space="preserve"> fires immediately with empty data showing blank placeholders. </w:t>
      </w:r>
      <w:proofErr w:type="spellStart"/>
      <w:r>
        <w:rPr>
          <w:color w:val="000000"/>
        </w:rPr>
        <w:t>Firestore</w:t>
      </w:r>
      <w:proofErr w:type="spellEnd"/>
      <w:r>
        <w:rPr>
          <w:color w:val="000000"/>
        </w:rPr>
        <w:t xml:space="preserve"> resolves 1–2s later via </w:t>
      </w:r>
      <w:r>
        <w:rPr>
          <w:rStyle w:val="HTMLCode"/>
          <w:color w:val="000000"/>
        </w:rPr>
        <w:t>_</w:t>
      </w:r>
      <w:proofErr w:type="spellStart"/>
      <w:r>
        <w:rPr>
          <w:rStyle w:val="HTMLCode"/>
          <w:color w:val="000000"/>
        </w:rPr>
        <w:t>bbSetProfile</w:t>
      </w:r>
      <w:proofErr w:type="spellEnd"/>
      <w:r>
        <w:rPr>
          <w:rStyle w:val="HTMLCode"/>
          <w:color w:val="000000"/>
        </w:rPr>
        <w:t>()</w:t>
      </w:r>
      <w:r>
        <w:rPr>
          <w:color w:val="000000"/>
        </w:rPr>
        <w:t> and re-populates. Any user who taps the Profile tab during that window sees an "enter your info" form even though all data is saved. </w:t>
      </w:r>
      <w:r>
        <w:rPr>
          <w:rStyle w:val="Strong"/>
          <w:color w:val="000000"/>
        </w:rPr>
        <w:t>Fix:</w:t>
      </w:r>
      <w:r>
        <w:rPr>
          <w:color w:val="000000"/>
        </w:rPr>
        <w:t> </w:t>
      </w:r>
      <w:r>
        <w:rPr>
          <w:rStyle w:val="HTMLCode"/>
          <w:color w:val="000000"/>
        </w:rPr>
        <w:t>profile</w:t>
      </w:r>
      <w:r>
        <w:rPr>
          <w:color w:val="000000"/>
        </w:rPr>
        <w:t> is now seeded from </w:t>
      </w:r>
      <w:proofErr w:type="spellStart"/>
      <w:r>
        <w:rPr>
          <w:rStyle w:val="HTMLCode"/>
          <w:color w:val="000000"/>
        </w:rPr>
        <w:t>localStorage</w:t>
      </w:r>
      <w:proofErr w:type="spellEnd"/>
      <w:r>
        <w:rPr>
          <w:rStyle w:val="HTMLCode"/>
          <w:color w:val="000000"/>
        </w:rPr>
        <w:t>('</w:t>
      </w:r>
      <w:proofErr w:type="spellStart"/>
      <w:r>
        <w:rPr>
          <w:rStyle w:val="HTMLCode"/>
          <w:color w:val="000000"/>
        </w:rPr>
        <w:t>bb_profile</w:t>
      </w:r>
      <w:proofErr w:type="spellEnd"/>
      <w:r>
        <w:rPr>
          <w:rStyle w:val="HTMLCode"/>
          <w:color w:val="000000"/>
        </w:rPr>
        <w:t>')</w:t>
      </w:r>
      <w:r>
        <w:rPr>
          <w:color w:val="000000"/>
        </w:rPr>
        <w:t> at declaration. </w:t>
      </w:r>
      <w:r>
        <w:rPr>
          <w:rStyle w:val="HTMLCode"/>
          <w:color w:val="000000"/>
        </w:rPr>
        <w:t>_</w:t>
      </w:r>
      <w:proofErr w:type="spellStart"/>
      <w:r>
        <w:rPr>
          <w:rStyle w:val="HTMLCode"/>
          <w:color w:val="000000"/>
        </w:rPr>
        <w:t>bbSetProfile</w:t>
      </w:r>
      <w:proofErr w:type="spellEnd"/>
      <w:r>
        <w:rPr>
          <w:color w:val="000000"/>
        </w:rPr>
        <w:t xml:space="preserve"> writes the </w:t>
      </w:r>
      <w:proofErr w:type="spellStart"/>
      <w:r>
        <w:rPr>
          <w:color w:val="000000"/>
        </w:rPr>
        <w:t>Firestore</w:t>
      </w:r>
      <w:proofErr w:type="spellEnd"/>
      <w:r>
        <w:rPr>
          <w:color w:val="000000"/>
        </w:rPr>
        <w:t xml:space="preserve"> data to </w:t>
      </w:r>
      <w:proofErr w:type="spellStart"/>
      <w:r>
        <w:rPr>
          <w:rStyle w:val="HTMLCode"/>
          <w:color w:val="000000"/>
        </w:rPr>
        <w:t>localStorage</w:t>
      </w:r>
      <w:proofErr w:type="spellEnd"/>
      <w:r>
        <w:rPr>
          <w:color w:val="000000"/>
        </w:rPr>
        <w:t xml:space="preserve"> after every successful load. On subsequent visits the profile fields populate instantly (zero latency); </w:t>
      </w:r>
      <w:proofErr w:type="spellStart"/>
      <w:r>
        <w:rPr>
          <w:color w:val="000000"/>
        </w:rPr>
        <w:t>Firestore</w:t>
      </w:r>
      <w:proofErr w:type="spellEnd"/>
      <w:r>
        <w:rPr>
          <w:color w:val="000000"/>
        </w:rPr>
        <w:t xml:space="preserve"> then silently confirms/refreshes the values. </w:t>
      </w:r>
      <w:proofErr w:type="spellStart"/>
      <w:r>
        <w:rPr>
          <w:rStyle w:val="HTMLCode"/>
          <w:color w:val="000000"/>
        </w:rPr>
        <w:t>clearAll</w:t>
      </w:r>
      <w:proofErr w:type="spellEnd"/>
      <w:r>
        <w:rPr>
          <w:rStyle w:val="HTMLCode"/>
          <w:color w:val="000000"/>
        </w:rPr>
        <w:t>()</w:t>
      </w:r>
      <w:r>
        <w:rPr>
          <w:color w:val="000000"/>
        </w:rPr>
        <w:t> also clears the cache key. | | Jul 2, 2026 | </w:t>
      </w:r>
      <w:proofErr w:type="spellStart"/>
      <w:r>
        <w:rPr>
          <w:rStyle w:val="HTMLCode"/>
          <w:color w:val="000000"/>
        </w:rPr>
        <w:t>blastybiz-menu.js</w:t>
      </w:r>
      <w:proofErr w:type="spellEnd"/>
      <w:r>
        <w:rPr>
          <w:color w:val="000000"/>
        </w:rPr>
        <w:t xml:space="preserve"> — </w:t>
      </w:r>
      <w:proofErr w:type="spellStart"/>
      <w:r>
        <w:rPr>
          <w:color w:val="000000"/>
        </w:rPr>
        <w:t>Sitewide</w:t>
      </w:r>
      <w:proofErr w:type="spellEnd"/>
      <w:r>
        <w:rPr>
          <w:color w:val="000000"/>
        </w:rPr>
        <w:t xml:space="preserve"> gap under site header fixed (dynamic --main-offset) | </w:t>
      </w:r>
      <w:r>
        <w:rPr>
          <w:rStyle w:val="Strong"/>
          <w:color w:val="000000"/>
        </w:rPr>
        <w:t>Root cause:</w:t>
      </w:r>
      <w:r>
        <w:rPr>
          <w:color w:val="000000"/>
        </w:rPr>
        <w:t> </w:t>
      </w:r>
      <w:r>
        <w:rPr>
          <w:rStyle w:val="HTMLCode"/>
          <w:color w:val="000000"/>
        </w:rPr>
        <w:t>--main-offset</w:t>
      </w:r>
      <w:r>
        <w:rPr>
          <w:color w:val="000000"/>
        </w:rPr>
        <w:t xml:space="preserve"> was hardcoded (67px mobile / 90px desktop) but the actual rendered header height varies by page (badge bar visible only on home, </w:t>
      </w:r>
      <w:proofErr w:type="spellStart"/>
      <w:r>
        <w:rPr>
          <w:color w:val="000000"/>
        </w:rPr>
        <w:t>nav</w:t>
      </w:r>
      <w:proofErr w:type="spellEnd"/>
      <w:r>
        <w:rPr>
          <w:color w:val="000000"/>
        </w:rPr>
        <w:t xml:space="preserve"> links wrap differently, </w:t>
      </w:r>
      <w:proofErr w:type="spellStart"/>
      <w:r>
        <w:rPr>
          <w:color w:val="000000"/>
        </w:rPr>
        <w:t>etc</w:t>
      </w:r>
      <w:proofErr w:type="spellEnd"/>
      <w:r>
        <w:rPr>
          <w:color w:val="000000"/>
        </w:rPr>
        <w:t>). When </w:t>
      </w:r>
      <w:r>
        <w:rPr>
          <w:rStyle w:val="HTMLCode"/>
          <w:color w:val="000000"/>
        </w:rPr>
        <w:t>--main-offset</w:t>
      </w:r>
      <w:r>
        <w:rPr>
          <w:color w:val="000000"/>
        </w:rPr>
        <w:t> was smaller than the real header, a visible dark gap appeared between the site header and the first page element. </w:t>
      </w:r>
      <w:r>
        <w:rPr>
          <w:rStyle w:val="Strong"/>
          <w:color w:val="000000"/>
        </w:rPr>
        <w:t>Fix:</w:t>
      </w:r>
      <w:r>
        <w:rPr>
          <w:color w:val="000000"/>
        </w:rPr>
        <w:t> </w:t>
      </w:r>
      <w:proofErr w:type="spellStart"/>
      <w:r>
        <w:rPr>
          <w:rStyle w:val="HTMLCode"/>
          <w:color w:val="000000"/>
        </w:rPr>
        <w:t>blastybiz-menu.js</w:t>
      </w:r>
      <w:proofErr w:type="spellEnd"/>
      <w:r>
        <w:rPr>
          <w:color w:val="000000"/>
        </w:rPr>
        <w:t> now uses a </w:t>
      </w:r>
      <w:proofErr w:type="spellStart"/>
      <w:r>
        <w:rPr>
          <w:rStyle w:val="HTMLCode"/>
          <w:color w:val="000000"/>
        </w:rPr>
        <w:t>MutationObserver</w:t>
      </w:r>
      <w:proofErr w:type="spellEnd"/>
      <w:r>
        <w:rPr>
          <w:color w:val="000000"/>
        </w:rPr>
        <w:t> to detect when the shared header HTML is injected on each page, then calls </w:t>
      </w:r>
      <w:r>
        <w:rPr>
          <w:rStyle w:val="HTMLCode"/>
          <w:color w:val="000000"/>
        </w:rPr>
        <w:t>_</w:t>
      </w:r>
      <w:proofErr w:type="spellStart"/>
      <w:r>
        <w:rPr>
          <w:rStyle w:val="HTMLCode"/>
          <w:color w:val="000000"/>
        </w:rPr>
        <w:t>applyHeaderOffset</w:t>
      </w:r>
      <w:proofErr w:type="spellEnd"/>
      <w:r>
        <w:rPr>
          <w:rStyle w:val="HTMLCode"/>
          <w:color w:val="000000"/>
        </w:rPr>
        <w:t>()</w:t>
      </w:r>
      <w:r>
        <w:rPr>
          <w:color w:val="000000"/>
        </w:rPr>
        <w:t> which measures </w:t>
      </w:r>
      <w:proofErr w:type="spellStart"/>
      <w:r>
        <w:rPr>
          <w:rStyle w:val="HTMLCode"/>
          <w:color w:val="000000"/>
        </w:rPr>
        <w:t>header.offsetHeight</w:t>
      </w:r>
      <w:proofErr w:type="spellEnd"/>
      <w:r>
        <w:rPr>
          <w:color w:val="000000"/>
        </w:rPr>
        <w:t> and writes that value to both </w:t>
      </w:r>
      <w:r>
        <w:rPr>
          <w:rStyle w:val="HTMLCode"/>
          <w:color w:val="000000"/>
        </w:rPr>
        <w:t>--main-offset</w:t>
      </w:r>
      <w:r>
        <w:rPr>
          <w:color w:val="000000"/>
        </w:rPr>
        <w:t> and </w:t>
      </w:r>
      <w:r>
        <w:rPr>
          <w:rStyle w:val="HTMLCode"/>
          <w:color w:val="000000"/>
        </w:rPr>
        <w:t>--header-h</w:t>
      </w:r>
      <w:r>
        <w:rPr>
          <w:color w:val="000000"/>
        </w:rPr>
        <w:t> CSS variables on </w:t>
      </w:r>
      <w:r>
        <w:rPr>
          <w:rStyle w:val="HTMLCode"/>
          <w:color w:val="000000"/>
        </w:rPr>
        <w:t>:root</w:t>
      </w:r>
      <w:r>
        <w:rPr>
          <w:color w:val="000000"/>
        </w:rPr>
        <w:t>. This runs once on load (via </w:t>
      </w:r>
      <w:proofErr w:type="spellStart"/>
      <w:r>
        <w:rPr>
          <w:rStyle w:val="HTMLCode"/>
          <w:color w:val="000000"/>
        </w:rPr>
        <w:t>requestAnimationFrame</w:t>
      </w:r>
      <w:proofErr w:type="spellEnd"/>
      <w:r>
        <w:rPr>
          <w:color w:val="000000"/>
        </w:rPr>
        <w:t> for accurate post-render height) and again on </w:t>
      </w:r>
      <w:r>
        <w:rPr>
          <w:rStyle w:val="HTMLCode"/>
          <w:color w:val="000000"/>
        </w:rPr>
        <w:t>resize</w:t>
      </w:r>
      <w:r>
        <w:rPr>
          <w:color w:val="000000"/>
        </w:rPr>
        <w:t>. All pages get an exact, measured offset — no more guessing. | | Jul 2, 2026 | </w:t>
      </w:r>
      <w:proofErr w:type="spellStart"/>
      <w:r>
        <w:rPr>
          <w:rStyle w:val="HTMLCode"/>
          <w:color w:val="000000"/>
        </w:rPr>
        <w:t>blastybiz-menu.js</w:t>
      </w:r>
      <w:proofErr w:type="spellEnd"/>
      <w:r>
        <w:rPr>
          <w:color w:val="000000"/>
        </w:rPr>
        <w:t> (new) + all 29 HTML pages — Hamburger menu fixed site-wide | </w:t>
      </w:r>
      <w:r>
        <w:rPr>
          <w:rStyle w:val="Strong"/>
          <w:color w:val="000000"/>
        </w:rPr>
        <w:t>Root cause:</w:t>
      </w:r>
      <w:r>
        <w:rPr>
          <w:color w:val="000000"/>
        </w:rPr>
        <w:t> </w:t>
      </w:r>
      <w:proofErr w:type="spellStart"/>
      <w:r>
        <w:rPr>
          <w:rStyle w:val="HTMLCode"/>
          <w:color w:val="000000"/>
        </w:rPr>
        <w:t>window.toggleMenu</w:t>
      </w:r>
      <w:proofErr w:type="spellEnd"/>
      <w:r>
        <w:rPr>
          <w:color w:val="000000"/>
        </w:rPr>
        <w:t> and </w:t>
      </w:r>
      <w:proofErr w:type="spellStart"/>
      <w:r>
        <w:rPr>
          <w:rStyle w:val="HTMLCode"/>
          <w:color w:val="000000"/>
        </w:rPr>
        <w:t>window.closeMenu</w:t>
      </w:r>
      <w:proofErr w:type="spellEnd"/>
      <w:r>
        <w:rPr>
          <w:color w:val="000000"/>
        </w:rPr>
        <w:t> were defined only in </w:t>
      </w:r>
      <w:r>
        <w:rPr>
          <w:rStyle w:val="HTMLCode"/>
          <w:color w:val="000000"/>
        </w:rPr>
        <w:t>BlastyBiz-Home.html</w:t>
      </w:r>
      <w:r>
        <w:rPr>
          <w:color w:val="000000"/>
        </w:rPr>
        <w:t>. The hamburger calls </w:t>
      </w:r>
      <w:r>
        <w:rPr>
          <w:rStyle w:val="HTMLCode"/>
          <w:color w:val="000000"/>
        </w:rPr>
        <w:t>if(</w:t>
      </w:r>
      <w:proofErr w:type="spellStart"/>
      <w:r>
        <w:rPr>
          <w:rStyle w:val="HTMLCode"/>
          <w:color w:val="000000"/>
        </w:rPr>
        <w:t>typeof</w:t>
      </w:r>
      <w:proofErr w:type="spellEnd"/>
      <w:r>
        <w:rPr>
          <w:rStyle w:val="HTMLCode"/>
          <w:color w:val="000000"/>
        </w:rPr>
        <w:t xml:space="preserve"> </w:t>
      </w:r>
      <w:proofErr w:type="spellStart"/>
      <w:r>
        <w:rPr>
          <w:rStyle w:val="HTMLCode"/>
          <w:color w:val="000000"/>
        </w:rPr>
        <w:t>toggleMenu</w:t>
      </w:r>
      <w:proofErr w:type="spellEnd"/>
      <w:r>
        <w:rPr>
          <w:rStyle w:val="HTMLCode"/>
          <w:color w:val="000000"/>
        </w:rPr>
        <w:t>==='function')</w:t>
      </w:r>
      <w:proofErr w:type="spellStart"/>
      <w:r>
        <w:rPr>
          <w:rStyle w:val="HTMLCode"/>
          <w:color w:val="000000"/>
        </w:rPr>
        <w:t>toggleMenu</w:t>
      </w:r>
      <w:proofErr w:type="spellEnd"/>
      <w:r>
        <w:rPr>
          <w:rStyle w:val="HTMLCode"/>
          <w:color w:val="000000"/>
        </w:rPr>
        <w:t>()</w:t>
      </w:r>
      <w:r>
        <w:rPr>
          <w:color w:val="000000"/>
        </w:rPr>
        <w:t> — on all other pages the function didn't exist. Secondary issue: the </w:t>
      </w:r>
      <w:r>
        <w:rPr>
          <w:rStyle w:val="HTMLCode"/>
          <w:color w:val="000000"/>
        </w:rPr>
        <w:t>&lt;script&gt;</w:t>
      </w:r>
      <w:r>
        <w:rPr>
          <w:color w:val="000000"/>
        </w:rPr>
        <w:t> block in </w:t>
      </w:r>
      <w:r>
        <w:rPr>
          <w:rStyle w:val="HTMLCode"/>
          <w:color w:val="000000"/>
        </w:rPr>
        <w:t>blastybiz-header.html</w:t>
      </w:r>
      <w:r>
        <w:rPr>
          <w:color w:val="000000"/>
        </w:rPr>
        <w:t> never executed because </w:t>
      </w:r>
      <w:proofErr w:type="spellStart"/>
      <w:r>
        <w:rPr>
          <w:rStyle w:val="HTMLCode"/>
          <w:color w:val="000000"/>
        </w:rPr>
        <w:t>innerHTML</w:t>
      </w:r>
      <w:proofErr w:type="spellEnd"/>
      <w:r>
        <w:rPr>
          <w:color w:val="000000"/>
        </w:rPr>
        <w:t> injection does not run scripts (browser security). </w:t>
      </w:r>
      <w:r>
        <w:rPr>
          <w:rStyle w:val="Strong"/>
          <w:color w:val="000000"/>
        </w:rPr>
        <w:t>Fix:</w:t>
      </w:r>
      <w:r>
        <w:rPr>
          <w:color w:val="000000"/>
        </w:rPr>
        <w:t> Created </w:t>
      </w:r>
      <w:proofErr w:type="spellStart"/>
      <w:r>
        <w:rPr>
          <w:rStyle w:val="HTMLCode"/>
          <w:color w:val="000000"/>
        </w:rPr>
        <w:t>blastybiz-menu.js</w:t>
      </w:r>
      <w:proofErr w:type="spellEnd"/>
      <w:r>
        <w:rPr>
          <w:color w:val="000000"/>
        </w:rPr>
        <w:t> (</w:t>
      </w:r>
      <w:proofErr w:type="spellStart"/>
      <w:r>
        <w:rPr>
          <w:color w:val="000000"/>
        </w:rPr>
        <w:t>toggleMenu</w:t>
      </w:r>
      <w:proofErr w:type="spellEnd"/>
      <w:r>
        <w:rPr>
          <w:color w:val="000000"/>
        </w:rPr>
        <w:t xml:space="preserve">, </w:t>
      </w:r>
      <w:proofErr w:type="spellStart"/>
      <w:r>
        <w:rPr>
          <w:color w:val="000000"/>
        </w:rPr>
        <w:t>closeMenu</w:t>
      </w:r>
      <w:proofErr w:type="spellEnd"/>
      <w:r>
        <w:rPr>
          <w:color w:val="000000"/>
        </w:rPr>
        <w:t>, click-outside-to-close listener). Added </w:t>
      </w:r>
      <w:r>
        <w:rPr>
          <w:rStyle w:val="HTMLCode"/>
          <w:color w:val="000000"/>
        </w:rPr>
        <w:t xml:space="preserve">&lt;script </w:t>
      </w:r>
      <w:proofErr w:type="spellStart"/>
      <w:r>
        <w:rPr>
          <w:rStyle w:val="HTMLCode"/>
          <w:color w:val="000000"/>
        </w:rPr>
        <w:t>src</w:t>
      </w:r>
      <w:proofErr w:type="spellEnd"/>
      <w:r>
        <w:rPr>
          <w:rStyle w:val="HTMLCode"/>
          <w:color w:val="000000"/>
        </w:rPr>
        <w:t>="</w:t>
      </w:r>
      <w:proofErr w:type="spellStart"/>
      <w:r>
        <w:rPr>
          <w:rStyle w:val="HTMLCode"/>
          <w:color w:val="000000"/>
        </w:rPr>
        <w:t>blastybiz-menu.js</w:t>
      </w:r>
      <w:proofErr w:type="spellEnd"/>
      <w:r>
        <w:rPr>
          <w:rStyle w:val="HTMLCode"/>
          <w:color w:val="000000"/>
        </w:rPr>
        <w:t>"&gt;&lt;/script&gt;</w:t>
      </w:r>
      <w:r>
        <w:rPr>
          <w:color w:val="000000"/>
        </w:rPr>
        <w:t> to all 29 HTML pages. Removed dead </w:t>
      </w:r>
      <w:r>
        <w:rPr>
          <w:rStyle w:val="HTMLCode"/>
          <w:color w:val="000000"/>
        </w:rPr>
        <w:t>&lt;script&gt;</w:t>
      </w:r>
      <w:r>
        <w:rPr>
          <w:color w:val="000000"/>
        </w:rPr>
        <w:t> block from </w:t>
      </w:r>
      <w:r>
        <w:rPr>
          <w:rStyle w:val="HTMLCode"/>
          <w:color w:val="000000"/>
        </w:rPr>
        <w:t>blastybiz-header.html</w:t>
      </w:r>
      <w:r>
        <w:rPr>
          <w:color w:val="000000"/>
        </w:rPr>
        <w:t>. Removed duplicate definitions from </w:t>
      </w:r>
      <w:r>
        <w:rPr>
          <w:rStyle w:val="HTMLCode"/>
          <w:color w:val="000000"/>
        </w:rPr>
        <w:t>BlastyBiz-Home.html</w:t>
      </w:r>
      <w:r>
        <w:rPr>
          <w:color w:val="000000"/>
        </w:rPr>
        <w:t>. | </w:t>
      </w:r>
      <w:r>
        <w:rPr>
          <w:rStyle w:val="Strong"/>
          <w:color w:val="000000"/>
        </w:rPr>
        <w:t>Root cause:</w:t>
      </w:r>
      <w:r>
        <w:rPr>
          <w:color w:val="000000"/>
        </w:rPr>
        <w:t> </w:t>
      </w:r>
      <w:proofErr w:type="spellStart"/>
      <w:r>
        <w:rPr>
          <w:rStyle w:val="HTMLCode"/>
          <w:color w:val="000000"/>
        </w:rPr>
        <w:t>window.toggleMenu</w:t>
      </w:r>
      <w:proofErr w:type="spellEnd"/>
      <w:r>
        <w:rPr>
          <w:color w:val="000000"/>
        </w:rPr>
        <w:t> and </w:t>
      </w:r>
      <w:proofErr w:type="spellStart"/>
      <w:r>
        <w:rPr>
          <w:rStyle w:val="HTMLCode"/>
          <w:color w:val="000000"/>
        </w:rPr>
        <w:t>window.closeMenu</w:t>
      </w:r>
      <w:proofErr w:type="spellEnd"/>
      <w:r>
        <w:rPr>
          <w:color w:val="000000"/>
        </w:rPr>
        <w:t xml:space="preserve"> were defined </w:t>
      </w:r>
      <w:r>
        <w:rPr>
          <w:color w:val="000000"/>
        </w:rPr>
        <w:lastRenderedPageBreak/>
        <w:t>inside </w:t>
      </w:r>
      <w:r>
        <w:rPr>
          <w:rStyle w:val="HTMLCode"/>
          <w:color w:val="000000"/>
        </w:rPr>
        <w:t>BlastyBiz-Home.html</w:t>
      </w:r>
      <w:r>
        <w:rPr>
          <w:color w:val="000000"/>
        </w:rPr>
        <w:t>, not in the shared header. The hamburger button calls </w:t>
      </w:r>
      <w:r>
        <w:rPr>
          <w:rStyle w:val="HTMLCode"/>
          <w:color w:val="000000"/>
        </w:rPr>
        <w:t>if(</w:t>
      </w:r>
      <w:proofErr w:type="spellStart"/>
      <w:r>
        <w:rPr>
          <w:rStyle w:val="HTMLCode"/>
          <w:color w:val="000000"/>
        </w:rPr>
        <w:t>typeof</w:t>
      </w:r>
      <w:proofErr w:type="spellEnd"/>
      <w:r>
        <w:rPr>
          <w:rStyle w:val="HTMLCode"/>
          <w:color w:val="000000"/>
        </w:rPr>
        <w:t xml:space="preserve"> </w:t>
      </w:r>
      <w:proofErr w:type="spellStart"/>
      <w:r>
        <w:rPr>
          <w:rStyle w:val="HTMLCode"/>
          <w:color w:val="000000"/>
        </w:rPr>
        <w:t>toggleMenu</w:t>
      </w:r>
      <w:proofErr w:type="spellEnd"/>
      <w:r>
        <w:rPr>
          <w:rStyle w:val="HTMLCode"/>
          <w:color w:val="000000"/>
        </w:rPr>
        <w:t>==='function')</w:t>
      </w:r>
      <w:proofErr w:type="spellStart"/>
      <w:r>
        <w:rPr>
          <w:rStyle w:val="HTMLCode"/>
          <w:color w:val="000000"/>
        </w:rPr>
        <w:t>toggleMenu</w:t>
      </w:r>
      <w:proofErr w:type="spellEnd"/>
      <w:r>
        <w:rPr>
          <w:rStyle w:val="HTMLCode"/>
          <w:color w:val="000000"/>
        </w:rPr>
        <w:t>()</w:t>
      </w:r>
      <w:r>
        <w:rPr>
          <w:color w:val="000000"/>
        </w:rPr>
        <w:t> — on every page except Home, the function didn't exist so tapping did nothing. </w:t>
      </w:r>
      <w:r>
        <w:rPr>
          <w:rStyle w:val="Strong"/>
          <w:color w:val="000000"/>
        </w:rPr>
        <w:t>Fix:</w:t>
      </w:r>
      <w:r>
        <w:rPr>
          <w:color w:val="000000"/>
        </w:rPr>
        <w:t> Moved both functions into </w:t>
      </w:r>
      <w:proofErr w:type="spellStart"/>
      <w:r>
        <w:rPr>
          <w:rStyle w:val="HTMLCode"/>
          <w:color w:val="000000"/>
        </w:rPr>
        <w:t>blastybiz-header.html</w:t>
      </w:r>
      <w:r>
        <w:rPr>
          <w:color w:val="000000"/>
        </w:rPr>
        <w:t>'s</w:t>
      </w:r>
      <w:proofErr w:type="spellEnd"/>
      <w:r>
        <w:rPr>
          <w:color w:val="000000"/>
        </w:rPr>
        <w:t> </w:t>
      </w:r>
      <w:r>
        <w:rPr>
          <w:rStyle w:val="HTMLCode"/>
          <w:color w:val="000000"/>
        </w:rPr>
        <w:t>&lt;script&gt;</w:t>
      </w:r>
      <w:r>
        <w:rPr>
          <w:color w:val="000000"/>
        </w:rPr>
        <w:t> block (the header is fetched and injected on every page). Removed the duplicate definitions from </w:t>
      </w:r>
      <w:r>
        <w:rPr>
          <w:rStyle w:val="HTMLCode"/>
          <w:color w:val="000000"/>
        </w:rPr>
        <w:t>BlastyBiz-Home.html</w:t>
      </w:r>
      <w:r>
        <w:rPr>
          <w:color w:val="000000"/>
        </w:rPr>
        <w:t>. | | Jul 2, 2026 | </w:t>
      </w:r>
      <w:proofErr w:type="spellStart"/>
      <w:r>
        <w:rPr>
          <w:rStyle w:val="HTMLCode"/>
          <w:color w:val="000000"/>
        </w:rPr>
        <w:t>global-style.css?v</w:t>
      </w:r>
      <w:proofErr w:type="spellEnd"/>
      <w:r>
        <w:rPr>
          <w:rStyle w:val="HTMLCode"/>
          <w:color w:val="000000"/>
        </w:rPr>
        <w:t>=36</w:t>
      </w:r>
      <w:r>
        <w:rPr>
          <w:color w:val="000000"/>
        </w:rPr>
        <w:t> — About page avatar: green ring border + glow | Changed </w:t>
      </w:r>
      <w:r>
        <w:rPr>
          <w:rStyle w:val="HTMLCode"/>
          <w:color w:val="000000"/>
        </w:rPr>
        <w:t>.</w:t>
      </w:r>
      <w:proofErr w:type="spellStart"/>
      <w:r>
        <w:rPr>
          <w:rStyle w:val="HTMLCode"/>
          <w:color w:val="000000"/>
        </w:rPr>
        <w:t>about__team</w:t>
      </w:r>
      <w:proofErr w:type="spellEnd"/>
      <w:r>
        <w:rPr>
          <w:rStyle w:val="HTMLCode"/>
          <w:color w:val="000000"/>
        </w:rPr>
        <w:t xml:space="preserve">-card </w:t>
      </w:r>
      <w:proofErr w:type="spellStart"/>
      <w:r>
        <w:rPr>
          <w:rStyle w:val="HTMLCode"/>
          <w:color w:val="000000"/>
        </w:rPr>
        <w:t>img</w:t>
      </w:r>
      <w:proofErr w:type="spellEnd"/>
      <w:r>
        <w:rPr>
          <w:color w:val="000000"/>
        </w:rPr>
        <w:t> border from </w:t>
      </w:r>
      <w:r>
        <w:rPr>
          <w:rStyle w:val="HTMLCode"/>
          <w:color w:val="000000"/>
        </w:rPr>
        <w:t xml:space="preserve">2px solid </w:t>
      </w:r>
      <w:proofErr w:type="spellStart"/>
      <w:r>
        <w:rPr>
          <w:rStyle w:val="HTMLCode"/>
          <w:color w:val="000000"/>
        </w:rPr>
        <w:t>var</w:t>
      </w:r>
      <w:proofErr w:type="spellEnd"/>
      <w:r>
        <w:rPr>
          <w:rStyle w:val="HTMLCode"/>
          <w:color w:val="000000"/>
        </w:rPr>
        <w:t>(--border)</w:t>
      </w:r>
      <w:r>
        <w:rPr>
          <w:color w:val="000000"/>
        </w:rPr>
        <w:t> to </w:t>
      </w:r>
      <w:r>
        <w:rPr>
          <w:rStyle w:val="HTMLCode"/>
          <w:color w:val="000000"/>
        </w:rPr>
        <w:t xml:space="preserve">3px solid </w:t>
      </w:r>
      <w:proofErr w:type="spellStart"/>
      <w:r>
        <w:rPr>
          <w:rStyle w:val="HTMLCode"/>
          <w:color w:val="000000"/>
        </w:rPr>
        <w:t>var</w:t>
      </w:r>
      <w:proofErr w:type="spellEnd"/>
      <w:r>
        <w:rPr>
          <w:rStyle w:val="HTMLCode"/>
          <w:color w:val="000000"/>
        </w:rPr>
        <w:t>(--green)</w:t>
      </w:r>
      <w:r>
        <w:rPr>
          <w:color w:val="000000"/>
        </w:rPr>
        <w:t> with </w:t>
      </w:r>
      <w:r>
        <w:rPr>
          <w:rStyle w:val="HTMLCode"/>
          <w:color w:val="000000"/>
        </w:rPr>
        <w:t xml:space="preserve">box-shadow: 0 0 0 3px </w:t>
      </w:r>
      <w:proofErr w:type="spellStart"/>
      <w:r>
        <w:rPr>
          <w:rStyle w:val="HTMLCode"/>
          <w:color w:val="000000"/>
        </w:rPr>
        <w:t>rgba</w:t>
      </w:r>
      <w:proofErr w:type="spellEnd"/>
      <w:r>
        <w:rPr>
          <w:rStyle w:val="HTMLCode"/>
          <w:color w:val="000000"/>
        </w:rPr>
        <w:t>(0,200,83,0.18)</w:t>
      </w:r>
      <w:r>
        <w:rPr>
          <w:color w:val="000000"/>
        </w:rPr>
        <w:t> outer glow ring. CSS bumped v=35→v=36 across all 28 pages. | | Jul 2, 2026 | </w:t>
      </w:r>
      <w:r>
        <w:rPr>
          <w:rStyle w:val="HTMLCode"/>
          <w:color w:val="000000"/>
        </w:rPr>
        <w:t>BlastyBiz-About.html</w:t>
      </w:r>
      <w:r>
        <w:rPr>
          <w:color w:val="000000"/>
        </w:rPr>
        <w:t xml:space="preserve"> — Values: "Owners first" → "Built for owners and agencies" | Replaced the first values bullet. Old copy excluded enterprise/agencies; new copy: "Whether you're running one location or managing marketing for a dozen clients, </w:t>
      </w:r>
      <w:proofErr w:type="spellStart"/>
      <w:r>
        <w:rPr>
          <w:color w:val="000000"/>
        </w:rPr>
        <w:t>BlastyBiz</w:t>
      </w:r>
      <w:proofErr w:type="spellEnd"/>
      <w:r>
        <w:rPr>
          <w:color w:val="000000"/>
        </w:rPr>
        <w:t xml:space="preserve"> fits the job." Reflects that Agency plan exists and serves marketing agencies too. | | Jul 2, 2026 | </w:t>
      </w:r>
      <w:r>
        <w:rPr>
          <w:rStyle w:val="HTMLCode"/>
          <w:color w:val="000000"/>
        </w:rPr>
        <w:t>BlastyBiz-Home.html</w:t>
      </w:r>
      <w:r>
        <w:rPr>
          <w:color w:val="000000"/>
        </w:rPr>
        <w:t> — Hero sub-copy: "One tap and you're done." → "One tap and your copy is created!" | Single line in the hero paragraph (line 25). Deployed to hosting. | | Jul 2, 2026 | Hero tagline — "Post Once. Reach Everywhere." → "Fill It Once. Blast Everywhere." across 3 pages | Replaced the old tagline in </w:t>
      </w:r>
      <w:r>
        <w:rPr>
          <w:rStyle w:val="HTMLCode"/>
          <w:color w:val="000000"/>
        </w:rPr>
        <w:t>BlastyBiz-Home.html</w:t>
      </w:r>
      <w:r>
        <w:rPr>
          <w:color w:val="000000"/>
        </w:rPr>
        <w:t> (H1 lines 21-22), </w:t>
      </w:r>
      <w:r>
        <w:rPr>
          <w:rStyle w:val="HTMLCode"/>
          <w:color w:val="000000"/>
        </w:rPr>
        <w:t>BlastyBiz-Login.html</w:t>
      </w:r>
      <w:r>
        <w:rPr>
          <w:color w:val="000000"/>
        </w:rPr>
        <w:t> (login panel tag line), and </w:t>
      </w:r>
      <w:r>
        <w:rPr>
          <w:rStyle w:val="HTMLCode"/>
          <w:color w:val="000000"/>
        </w:rPr>
        <w:t>BlastyBiz-About.html</w:t>
      </w:r>
      <w:r>
        <w:rPr>
          <w:color w:val="000000"/>
        </w:rPr>
        <w:t> (values list item). Admin-Platform-</w:t>
      </w:r>
      <w:proofErr w:type="spellStart"/>
      <w:r>
        <w:rPr>
          <w:color w:val="000000"/>
        </w:rPr>
        <w:t>Health.html's</w:t>
      </w:r>
      <w:proofErr w:type="spellEnd"/>
      <w:r>
        <w:rPr>
          <w:color w:val="000000"/>
        </w:rPr>
        <w:t xml:space="preserve"> internal reference left unchanged (internal admin page, not marketing-facing). | | Jul 2, 2026 | </w:t>
      </w:r>
      <w:r>
        <w:rPr>
          <w:rStyle w:val="HTMLCode"/>
          <w:color w:val="000000"/>
        </w:rPr>
        <w:t>functions/</w:t>
      </w:r>
      <w:proofErr w:type="spellStart"/>
      <w:r>
        <w:rPr>
          <w:rStyle w:val="HTMLCode"/>
          <w:color w:val="000000"/>
        </w:rPr>
        <w:t>index.js</w:t>
      </w:r>
      <w:proofErr w:type="spellEnd"/>
      <w:r>
        <w:rPr>
          <w:color w:val="000000"/>
        </w:rPr>
        <w:t> — </w:t>
      </w:r>
      <w:r>
        <w:rPr>
          <w:rStyle w:val="HTMLCode"/>
          <w:color w:val="000000"/>
        </w:rPr>
        <w:t>PLATFORM_RULES</w:t>
      </w:r>
      <w:r>
        <w:rPr>
          <w:color w:val="000000"/>
        </w:rPr>
        <w:t> replaced with rich </w:t>
      </w:r>
      <w:r>
        <w:rPr>
          <w:rStyle w:val="HTMLCode"/>
          <w:color w:val="000000"/>
        </w:rPr>
        <w:t>PLATFORM_DOCS</w:t>
      </w:r>
      <w:r>
        <w:rPr>
          <w:color w:val="000000"/>
        </w:rPr>
        <w:t> + </w:t>
      </w:r>
      <w:proofErr w:type="spellStart"/>
      <w:r>
        <w:rPr>
          <w:rStyle w:val="HTMLCode"/>
          <w:color w:val="000000"/>
        </w:rPr>
        <w:t>buildPlatformBlock</w:t>
      </w:r>
      <w:proofErr w:type="spellEnd"/>
      <w:r>
        <w:rPr>
          <w:rStyle w:val="HTMLCode"/>
          <w:color w:val="000000"/>
        </w:rPr>
        <w:t>()</w:t>
      </w:r>
      <w:r>
        <w:rPr>
          <w:color w:val="000000"/>
        </w:rPr>
        <w:t> | Replaced the 12-line one-liner </w:t>
      </w:r>
      <w:r>
        <w:rPr>
          <w:rStyle w:val="HTMLCode"/>
          <w:color w:val="000000"/>
        </w:rPr>
        <w:t>PLATFORM_RULES</w:t>
      </w:r>
      <w:r>
        <w:rPr>
          <w:color w:val="000000"/>
        </w:rPr>
        <w:t> object with a full </w:t>
      </w:r>
      <w:r>
        <w:rPr>
          <w:rStyle w:val="HTMLCode"/>
          <w:color w:val="000000"/>
        </w:rPr>
        <w:t>PLATFORM_DOCS</w:t>
      </w:r>
      <w:r>
        <w:rPr>
          <w:color w:val="000000"/>
        </w:rPr>
        <w:t> structure for all 12 platforms. Each platform now has: </w:t>
      </w:r>
      <w:r>
        <w:rPr>
          <w:rStyle w:val="HTMLCode"/>
          <w:color w:val="000000"/>
        </w:rPr>
        <w:t>purpose</w:t>
      </w:r>
      <w:r>
        <w:rPr>
          <w:color w:val="000000"/>
        </w:rPr>
        <w:t>, </w:t>
      </w:r>
      <w:proofErr w:type="spellStart"/>
      <w:r>
        <w:rPr>
          <w:rStyle w:val="HTMLCode"/>
          <w:color w:val="000000"/>
        </w:rPr>
        <w:t>maxChars</w:t>
      </w:r>
      <w:proofErr w:type="spellEnd"/>
      <w:r>
        <w:rPr>
          <w:color w:val="000000"/>
        </w:rPr>
        <w:t>, </w:t>
      </w:r>
      <w:r>
        <w:rPr>
          <w:rStyle w:val="HTMLCode"/>
          <w:color w:val="000000"/>
        </w:rPr>
        <w:t>format</w:t>
      </w:r>
      <w:r>
        <w:rPr>
          <w:color w:val="000000"/>
        </w:rPr>
        <w:t>, </w:t>
      </w:r>
      <w:r>
        <w:rPr>
          <w:rStyle w:val="HTMLCode"/>
          <w:color w:val="000000"/>
        </w:rPr>
        <w:t>tone</w:t>
      </w:r>
      <w:r>
        <w:rPr>
          <w:color w:val="000000"/>
        </w:rPr>
        <w:t>, </w:t>
      </w:r>
      <w:r>
        <w:rPr>
          <w:rStyle w:val="HTMLCode"/>
          <w:color w:val="000000"/>
        </w:rPr>
        <w:t>dos[]</w:t>
      </w:r>
      <w:r>
        <w:rPr>
          <w:color w:val="000000"/>
        </w:rPr>
        <w:t>, </w:t>
      </w:r>
      <w:proofErr w:type="spellStart"/>
      <w:r>
        <w:rPr>
          <w:rStyle w:val="HTMLCode"/>
          <w:color w:val="000000"/>
        </w:rPr>
        <w:t>donts</w:t>
      </w:r>
      <w:proofErr w:type="spellEnd"/>
      <w:r>
        <w:rPr>
          <w:rStyle w:val="HTMLCode"/>
          <w:color w:val="000000"/>
        </w:rPr>
        <w:t>[]</w:t>
      </w:r>
      <w:r>
        <w:rPr>
          <w:color w:val="000000"/>
        </w:rPr>
        <w:t>, and </w:t>
      </w:r>
      <w:r>
        <w:rPr>
          <w:rStyle w:val="HTMLCode"/>
          <w:color w:val="000000"/>
        </w:rPr>
        <w:t>images{required, notes}</w:t>
      </w:r>
      <w:r>
        <w:rPr>
          <w:color w:val="000000"/>
        </w:rPr>
        <w:t>. Added </w:t>
      </w:r>
      <w:proofErr w:type="spellStart"/>
      <w:r>
        <w:rPr>
          <w:rStyle w:val="HTMLCode"/>
          <w:color w:val="000000"/>
        </w:rPr>
        <w:t>buildPlatformBlock</w:t>
      </w:r>
      <w:proofErr w:type="spellEnd"/>
      <w:r>
        <w:rPr>
          <w:rStyle w:val="HTMLCode"/>
          <w:color w:val="000000"/>
        </w:rPr>
        <w:t>(p)</w:t>
      </w:r>
      <w:r>
        <w:rPr>
          <w:color w:val="000000"/>
        </w:rPr>
        <w:t> helper that formats a full </w:t>
      </w:r>
      <w:r>
        <w:rPr>
          <w:rStyle w:val="HTMLCode"/>
          <w:color w:val="000000"/>
        </w:rPr>
        <w:t>=== PLATFORM ===</w:t>
      </w:r>
      <w:r>
        <w:rPr>
          <w:color w:val="000000"/>
        </w:rPr>
        <w:t> block for the AI prompt. Updated both </w:t>
      </w:r>
      <w:proofErr w:type="spellStart"/>
      <w:r>
        <w:rPr>
          <w:rStyle w:val="HTMLCode"/>
          <w:color w:val="000000"/>
        </w:rPr>
        <w:t>adaptListing</w:t>
      </w:r>
      <w:proofErr w:type="spellEnd"/>
      <w:r>
        <w:rPr>
          <w:color w:val="000000"/>
        </w:rPr>
        <w:t> and </w:t>
      </w:r>
      <w:proofErr w:type="spellStart"/>
      <w:r>
        <w:rPr>
          <w:rStyle w:val="HTMLCode"/>
          <w:color w:val="000000"/>
        </w:rPr>
        <w:t>scheduledPostingCheck</w:t>
      </w:r>
      <w:proofErr w:type="spellEnd"/>
      <w:r>
        <w:rPr>
          <w:color w:val="000000"/>
        </w:rPr>
        <w:t> prompt injections to use </w:t>
      </w:r>
      <w:proofErr w:type="spellStart"/>
      <w:r>
        <w:rPr>
          <w:rStyle w:val="HTMLCode"/>
          <w:color w:val="000000"/>
        </w:rPr>
        <w:t>buildPlatformBlock</w:t>
      </w:r>
      <w:proofErr w:type="spellEnd"/>
      <w:r>
        <w:rPr>
          <w:color w:val="000000"/>
        </w:rPr>
        <w:t> instead of the old one-liner. Updated </w:t>
      </w:r>
      <w:r>
        <w:rPr>
          <w:rStyle w:val="HTMLCode"/>
          <w:color w:val="000000"/>
        </w:rPr>
        <w:t>rules:</w:t>
      </w:r>
      <w:r>
        <w:rPr>
          <w:color w:val="000000"/>
        </w:rPr>
        <w:t> → </w:t>
      </w:r>
      <w:r>
        <w:rPr>
          <w:rStyle w:val="HTMLCode"/>
          <w:color w:val="000000"/>
        </w:rPr>
        <w:t>doc:</w:t>
      </w:r>
      <w:r>
        <w:rPr>
          <w:color w:val="000000"/>
        </w:rPr>
        <w:t> variable name in both functions. </w:t>
      </w:r>
      <w:proofErr w:type="spellStart"/>
      <w:r>
        <w:rPr>
          <w:rStyle w:val="HTMLCode"/>
          <w:color w:val="000000"/>
        </w:rPr>
        <w:t>adaptListing</w:t>
      </w:r>
      <w:proofErr w:type="spellEnd"/>
      <w:r>
        <w:rPr>
          <w:color w:val="000000"/>
        </w:rPr>
        <w:t> deployed live; </w:t>
      </w:r>
      <w:proofErr w:type="spellStart"/>
      <w:r>
        <w:rPr>
          <w:rStyle w:val="HTMLCode"/>
          <w:color w:val="000000"/>
        </w:rPr>
        <w:t>scheduledPostingCheck</w:t>
      </w:r>
      <w:proofErr w:type="spellEnd"/>
      <w:r>
        <w:rPr>
          <w:color w:val="000000"/>
        </w:rPr>
        <w:t> pending 409 queue clearance. | | Jul 2, 2026 | </w:t>
      </w:r>
      <w:proofErr w:type="spellStart"/>
      <w:r>
        <w:rPr>
          <w:rStyle w:val="HTMLCode"/>
          <w:color w:val="000000"/>
        </w:rPr>
        <w:t>BlastyBiz</w:t>
      </w:r>
      <w:proofErr w:type="spellEnd"/>
      <w:r>
        <w:rPr>
          <w:rStyle w:val="HTMLCode"/>
          <w:color w:val="000000"/>
        </w:rPr>
        <w:t>-Admin-Platforms.html</w:t>
      </w:r>
      <w:r>
        <w:rPr>
          <w:color w:val="000000"/>
        </w:rPr>
        <w:t xml:space="preserve"> (new) — Platform Docs Editor admin page | New light-theme admin page for editing per-platform AI docs. Left panel: list of all 12 platforms (custom overrides shown with </w:t>
      </w:r>
      <w:r>
        <w:rPr>
          <w:rFonts w:ascii="Segoe UI Symbol" w:hAnsi="Segoe UI Symbol" w:cs="Segoe UI Symbol"/>
          <w:color w:val="000000"/>
        </w:rPr>
        <w:t>✎</w:t>
      </w:r>
      <w:r>
        <w:rPr>
          <w:color w:val="000000"/>
        </w:rPr>
        <w:t xml:space="preserve"> indicator). Right panel: edit form with purpose, </w:t>
      </w:r>
      <w:proofErr w:type="spellStart"/>
      <w:r>
        <w:rPr>
          <w:color w:val="000000"/>
        </w:rPr>
        <w:t>maxChars</w:t>
      </w:r>
      <w:proofErr w:type="spellEnd"/>
      <w:r>
        <w:rPr>
          <w:color w:val="000000"/>
        </w:rPr>
        <w:t xml:space="preserve">, format, tone, dos (one per line), don'ts (one per line), image required toggle, and image notes. Save writes to </w:t>
      </w:r>
      <w:proofErr w:type="spellStart"/>
      <w:r>
        <w:rPr>
          <w:color w:val="000000"/>
        </w:rPr>
        <w:t>Firestore</w:t>
      </w:r>
      <w:proofErr w:type="spellEnd"/>
      <w:r>
        <w:rPr>
          <w:color w:val="000000"/>
        </w:rPr>
        <w:t> </w:t>
      </w:r>
      <w:r>
        <w:rPr>
          <w:rStyle w:val="HTMLCode"/>
          <w:color w:val="000000"/>
        </w:rPr>
        <w:t>settings/</w:t>
      </w:r>
      <w:proofErr w:type="spellStart"/>
      <w:r>
        <w:rPr>
          <w:rStyle w:val="HTMLCode"/>
          <w:color w:val="000000"/>
        </w:rPr>
        <w:t>platformDocs</w:t>
      </w:r>
      <w:proofErr w:type="spellEnd"/>
      <w:r>
        <w:rPr>
          <w:color w:val="000000"/>
        </w:rPr>
        <w:t>. Reset button removes override and restores built-in defaults. Added </w:t>
      </w:r>
      <w:r>
        <w:rPr>
          <w:rStyle w:val="HTMLCode"/>
          <w:rFonts w:ascii="Segoe UI Emoji" w:hAnsi="Segoe UI Emoji" w:cs="Segoe UI Emoji"/>
          <w:color w:val="000000"/>
        </w:rPr>
        <w:t>📋</w:t>
      </w:r>
      <w:r>
        <w:rPr>
          <w:rStyle w:val="HTMLCode"/>
          <w:color w:val="000000"/>
        </w:rPr>
        <w:t xml:space="preserve"> Platforms</w:t>
      </w:r>
      <w:r>
        <w:rPr>
          <w:color w:val="000000"/>
        </w:rPr>
        <w:t> </w:t>
      </w:r>
      <w:proofErr w:type="spellStart"/>
      <w:r>
        <w:rPr>
          <w:color w:val="000000"/>
        </w:rPr>
        <w:t>nav</w:t>
      </w:r>
      <w:proofErr w:type="spellEnd"/>
      <w:r>
        <w:rPr>
          <w:color w:val="000000"/>
        </w:rPr>
        <w:t xml:space="preserve"> link to all 9 admin pages. | | Jul 2, 2026 | </w:t>
      </w:r>
      <w:r>
        <w:rPr>
          <w:rStyle w:val="HTMLCode"/>
          <w:color w:val="000000"/>
        </w:rPr>
        <w:t>BlastyBiz-AI.html</w:t>
      </w:r>
      <w:r>
        <w:rPr>
          <w:color w:val="000000"/>
        </w:rPr>
        <w:t xml:space="preserve"> — Full rewrite: two-layer → five-layer AI context explainer | Rewrote the page to accurately describe all 5 AI input layers: (1) Business Profile — the foundation; (2) Business Library — uploaded documents read every generation; (3) Business Memory — permanent </w:t>
      </w:r>
      <w:proofErr w:type="spellStart"/>
      <w:r>
        <w:rPr>
          <w:color w:val="000000"/>
        </w:rPr>
        <w:t>globalFactoids</w:t>
      </w:r>
      <w:proofErr w:type="spellEnd"/>
      <w:r>
        <w:rPr>
          <w:color w:val="000000"/>
        </w:rPr>
        <w:t xml:space="preserve">; (4) Campaign Memory — campaign-specific </w:t>
      </w:r>
      <w:proofErr w:type="spellStart"/>
      <w:r>
        <w:rPr>
          <w:color w:val="000000"/>
        </w:rPr>
        <w:t>campaignFactoids</w:t>
      </w:r>
      <w:proofErr w:type="spellEnd"/>
      <w:r>
        <w:rPr>
          <w:color w:val="000000"/>
        </w:rPr>
        <w:t>; (5) Platform Rules — format/tone/dos/don'ts per platform. Updated meta description, OG tags, and JSON-LD schema. Updated "What Happens When You Generate" section to list all five layers in order. | | Jul 2, 2026 | </w:t>
      </w:r>
      <w:proofErr w:type="spellStart"/>
      <w:r>
        <w:rPr>
          <w:rStyle w:val="HTMLCode"/>
          <w:color w:val="000000"/>
        </w:rPr>
        <w:t>global-style.css?v</w:t>
      </w:r>
      <w:proofErr w:type="spellEnd"/>
      <w:r>
        <w:rPr>
          <w:rStyle w:val="HTMLCode"/>
          <w:color w:val="000000"/>
        </w:rPr>
        <w:t>=37</w:t>
      </w:r>
      <w:r>
        <w:rPr>
          <w:color w:val="000000"/>
        </w:rPr>
        <w:t> — Comprehensive readability/typography overhaul (all 28 HTML pages) | </w:t>
      </w:r>
      <w:r>
        <w:rPr>
          <w:rStyle w:val="Strong"/>
          <w:color w:val="000000"/>
        </w:rPr>
        <w:t>What changed:</w:t>
      </w:r>
      <w:r>
        <w:rPr>
          <w:color w:val="000000"/>
        </w:rPr>
        <w:t> Scaled up font sizes site-wide — nothing decreased, everything either held or increased. Key bumps: </w:t>
      </w:r>
      <w:r>
        <w:rPr>
          <w:rStyle w:val="HTMLCode"/>
          <w:color w:val="000000"/>
        </w:rPr>
        <w:t>label</w:t>
      </w:r>
      <w:r>
        <w:rPr>
          <w:color w:val="000000"/>
        </w:rPr>
        <w:t> bare element 10px→12px, </w:t>
      </w:r>
      <w:r>
        <w:rPr>
          <w:rStyle w:val="HTMLCode"/>
          <w:color w:val="000000"/>
        </w:rPr>
        <w:t>letter-spacing</w:t>
      </w:r>
      <w:r>
        <w:rPr>
          <w:color w:val="000000"/>
        </w:rPr>
        <w:t> relaxed 2px→1.5px; </w:t>
      </w:r>
      <w:r>
        <w:rPr>
          <w:rStyle w:val="HTMLCode"/>
          <w:color w:val="000000"/>
        </w:rPr>
        <w:t xml:space="preserve">.field </w:t>
      </w:r>
      <w:r>
        <w:rPr>
          <w:rStyle w:val="HTMLCode"/>
          <w:color w:val="000000"/>
        </w:rPr>
        <w:lastRenderedPageBreak/>
        <w:t>label</w:t>
      </w:r>
      <w:r>
        <w:rPr>
          <w:color w:val="000000"/>
        </w:rPr>
        <w:t> same; </w:t>
      </w:r>
      <w:r>
        <w:rPr>
          <w:rStyle w:val="HTMLCode"/>
          <w:color w:val="000000"/>
        </w:rPr>
        <w:t>.text-xs</w:t>
      </w:r>
      <w:r>
        <w:rPr>
          <w:color w:val="000000"/>
        </w:rPr>
        <w:t> 11→12, </w:t>
      </w:r>
      <w:r>
        <w:rPr>
          <w:rStyle w:val="HTMLCode"/>
          <w:color w:val="000000"/>
        </w:rPr>
        <w:t>.text-sm</w:t>
      </w:r>
      <w:r>
        <w:rPr>
          <w:color w:val="000000"/>
        </w:rPr>
        <w:t> 12→13, </w:t>
      </w:r>
      <w:r>
        <w:rPr>
          <w:rStyle w:val="HTMLCode"/>
          <w:color w:val="000000"/>
        </w:rPr>
        <w:t>.text-base</w:t>
      </w:r>
      <w:r>
        <w:rPr>
          <w:color w:val="000000"/>
        </w:rPr>
        <w:t> 13→14; </w:t>
      </w:r>
      <w:r>
        <w:rPr>
          <w:rStyle w:val="HTMLCode"/>
          <w:color w:val="000000"/>
        </w:rPr>
        <w:t>.section-label</w:t>
      </w:r>
      <w:r>
        <w:rPr>
          <w:color w:val="000000"/>
        </w:rPr>
        <w:t> 11→12, </w:t>
      </w:r>
      <w:r>
        <w:rPr>
          <w:rStyle w:val="HTMLCode"/>
          <w:color w:val="000000"/>
        </w:rPr>
        <w:t>.section-hint</w:t>
      </w:r>
      <w:r>
        <w:rPr>
          <w:color w:val="000000"/>
        </w:rPr>
        <w:t> 12→13; </w:t>
      </w:r>
      <w:r>
        <w:rPr>
          <w:rStyle w:val="HTMLCode"/>
          <w:color w:val="000000"/>
        </w:rPr>
        <w:t>.helper</w:t>
      </w:r>
      <w:r>
        <w:rPr>
          <w:color w:val="000000"/>
        </w:rPr>
        <w:t> 13→14, </w:t>
      </w:r>
      <w:r>
        <w:rPr>
          <w:rStyle w:val="HTMLCode"/>
          <w:color w:val="000000"/>
        </w:rPr>
        <w:t>.helper-sm</w:t>
      </w:r>
      <w:r>
        <w:rPr>
          <w:color w:val="000000"/>
        </w:rPr>
        <w:t> 12→13; </w:t>
      </w:r>
      <w:r>
        <w:rPr>
          <w:rStyle w:val="HTMLCode"/>
          <w:color w:val="000000"/>
        </w:rPr>
        <w:t>.page-sub</w:t>
      </w:r>
      <w:r>
        <w:rPr>
          <w:color w:val="000000"/>
        </w:rPr>
        <w:t> 14→15; </w:t>
      </w:r>
      <w:r>
        <w:rPr>
          <w:rStyle w:val="HTMLCode"/>
          <w:color w:val="000000"/>
        </w:rPr>
        <w:t>.how__step-content p</w:t>
      </w:r>
      <w:r>
        <w:rPr>
          <w:color w:val="000000"/>
        </w:rPr>
        <w:t> 14→15; </w:t>
      </w:r>
      <w:r>
        <w:rPr>
          <w:rStyle w:val="HTMLCode"/>
          <w:color w:val="000000"/>
        </w:rPr>
        <w:t>.</w:t>
      </w:r>
      <w:proofErr w:type="spellStart"/>
      <w:r>
        <w:rPr>
          <w:rStyle w:val="HTMLCode"/>
          <w:color w:val="000000"/>
        </w:rPr>
        <w:t>faq</w:t>
      </w:r>
      <w:proofErr w:type="spellEnd"/>
      <w:r>
        <w:rPr>
          <w:rStyle w:val="HTMLCode"/>
          <w:color w:val="000000"/>
        </w:rPr>
        <w:t>__a</w:t>
      </w:r>
      <w:r>
        <w:rPr>
          <w:color w:val="000000"/>
        </w:rPr>
        <w:t> 14→15; </w:t>
      </w:r>
      <w:r>
        <w:rPr>
          <w:rStyle w:val="HTMLCode"/>
          <w:color w:val="000000"/>
        </w:rPr>
        <w:t>.</w:t>
      </w:r>
      <w:proofErr w:type="spellStart"/>
      <w:r>
        <w:rPr>
          <w:rStyle w:val="HTMLCode"/>
          <w:color w:val="000000"/>
        </w:rPr>
        <w:t>pricing__features</w:t>
      </w:r>
      <w:proofErr w:type="spellEnd"/>
      <w:r>
        <w:rPr>
          <w:rStyle w:val="HTMLCode"/>
          <w:color w:val="000000"/>
        </w:rPr>
        <w:t xml:space="preserve"> li</w:t>
      </w:r>
      <w:r>
        <w:rPr>
          <w:color w:val="000000"/>
        </w:rPr>
        <w:t> 14→15; </w:t>
      </w:r>
      <w:r>
        <w:rPr>
          <w:rStyle w:val="HTMLCode"/>
          <w:color w:val="000000"/>
        </w:rPr>
        <w:t>.</w:t>
      </w:r>
      <w:proofErr w:type="spellStart"/>
      <w:r>
        <w:rPr>
          <w:rStyle w:val="HTMLCode"/>
          <w:color w:val="000000"/>
        </w:rPr>
        <w:t>about__team</w:t>
      </w:r>
      <w:proofErr w:type="spellEnd"/>
      <w:r>
        <w:rPr>
          <w:rStyle w:val="HTMLCode"/>
          <w:color w:val="000000"/>
        </w:rPr>
        <w:t>-info p</w:t>
      </w:r>
      <w:r>
        <w:rPr>
          <w:color w:val="000000"/>
        </w:rPr>
        <w:t> 14→15; </w:t>
      </w:r>
      <w:r>
        <w:rPr>
          <w:rStyle w:val="HTMLCode"/>
          <w:color w:val="000000"/>
        </w:rPr>
        <w:t>.legal article p/li</w:t>
      </w:r>
      <w:r>
        <w:rPr>
          <w:color w:val="000000"/>
        </w:rPr>
        <w:t> 14→15; </w:t>
      </w:r>
      <w:r>
        <w:rPr>
          <w:rStyle w:val="HTMLCode"/>
          <w:color w:val="000000"/>
        </w:rPr>
        <w:t>.slide-sub</w:t>
      </w:r>
      <w:r>
        <w:rPr>
          <w:color w:val="000000"/>
        </w:rPr>
        <w:t> 14→15; </w:t>
      </w:r>
      <w:r>
        <w:rPr>
          <w:rStyle w:val="HTMLCode"/>
          <w:color w:val="000000"/>
        </w:rPr>
        <w:t>.footer__tagline</w:t>
      </w:r>
      <w:r>
        <w:rPr>
          <w:color w:val="000000"/>
        </w:rPr>
        <w:t> 12→13, </w:t>
      </w:r>
      <w:r>
        <w:rPr>
          <w:rStyle w:val="HTMLCode"/>
          <w:color w:val="000000"/>
        </w:rPr>
        <w:t>.footer__link</w:t>
      </w:r>
      <w:r>
        <w:rPr>
          <w:color w:val="000000"/>
        </w:rPr>
        <w:t> 13→14, </w:t>
      </w:r>
      <w:r>
        <w:rPr>
          <w:rStyle w:val="HTMLCode"/>
          <w:color w:val="000000"/>
        </w:rPr>
        <w:t>.footer__copy/powered</w:t>
      </w:r>
      <w:r>
        <w:rPr>
          <w:color w:val="000000"/>
        </w:rPr>
        <w:t> 11→12; </w:t>
      </w:r>
      <w:r>
        <w:rPr>
          <w:rStyle w:val="HTMLCode"/>
          <w:color w:val="000000"/>
        </w:rPr>
        <w:t>.breadcrumb</w:t>
      </w:r>
      <w:r>
        <w:rPr>
          <w:color w:val="000000"/>
        </w:rPr>
        <w:t> 11→12; </w:t>
      </w:r>
      <w:r>
        <w:rPr>
          <w:rStyle w:val="HTMLCode"/>
          <w:color w:val="000000"/>
        </w:rPr>
        <w:t>.terms-note</w:t>
      </w:r>
      <w:r>
        <w:rPr>
          <w:color w:val="000000"/>
        </w:rPr>
        <w:t> 11→12; </w:t>
      </w:r>
      <w:r>
        <w:rPr>
          <w:rStyle w:val="HTMLCode"/>
          <w:color w:val="000000"/>
        </w:rPr>
        <w:t>.or-text</w:t>
      </w:r>
      <w:r>
        <w:rPr>
          <w:color w:val="000000"/>
        </w:rPr>
        <w:t> 11→12; </w:t>
      </w:r>
      <w:r>
        <w:rPr>
          <w:rStyle w:val="HTMLCode"/>
          <w:color w:val="000000"/>
        </w:rPr>
        <w:t>.strength-label</w:t>
      </w:r>
      <w:r>
        <w:rPr>
          <w:color w:val="000000"/>
        </w:rPr>
        <w:t> 10→12; </w:t>
      </w:r>
      <w:r>
        <w:rPr>
          <w:rStyle w:val="HTMLCode"/>
          <w:color w:val="000000"/>
        </w:rPr>
        <w:t>.connect-desc</w:t>
      </w:r>
      <w:r>
        <w:rPr>
          <w:color w:val="000000"/>
        </w:rPr>
        <w:t> 11→12; </w:t>
      </w:r>
      <w:r>
        <w:rPr>
          <w:rStyle w:val="HTMLCode"/>
          <w:color w:val="000000"/>
        </w:rPr>
        <w:t>.manual-instructions</w:t>
      </w:r>
      <w:r>
        <w:rPr>
          <w:color w:val="000000"/>
        </w:rPr>
        <w:t> 11→12; </w:t>
      </w:r>
      <w:r>
        <w:rPr>
          <w:rStyle w:val="HTMLCode"/>
          <w:color w:val="000000"/>
        </w:rPr>
        <w:t>.platcats-note</w:t>
      </w:r>
      <w:r>
        <w:rPr>
          <w:color w:val="000000"/>
        </w:rPr>
        <w:t> 11→12; </w:t>
      </w:r>
      <w:r>
        <w:rPr>
          <w:rStyle w:val="HTMLCode"/>
          <w:color w:val="000000"/>
        </w:rPr>
        <w:t>.wiz-step-label</w:t>
      </w:r>
      <w:r>
        <w:rPr>
          <w:color w:val="000000"/>
        </w:rPr>
        <w:t> 11→12; </w:t>
      </w:r>
      <w:r>
        <w:rPr>
          <w:rStyle w:val="HTMLCode"/>
          <w:color w:val="000000"/>
        </w:rPr>
        <w:t>.tone-desc</w:t>
      </w:r>
      <w:r>
        <w:rPr>
          <w:color w:val="000000"/>
        </w:rPr>
        <w:t> 11→12; </w:t>
      </w:r>
      <w:r>
        <w:rPr>
          <w:rStyle w:val="HTMLCode"/>
          <w:color w:val="000000"/>
        </w:rPr>
        <w:t>.platform-mode</w:t>
      </w:r>
      <w:r>
        <w:rPr>
          <w:color w:val="000000"/>
        </w:rPr>
        <w:t> 11→12; dozens of secondary labels/meta/hint/chip classes bumped from 9–11px floor to 12px+. Card base padding 20px→24px. All scoped overrides (connected-page, listing-preview, create-page stat-label) updated to match new floor. CSS bumped v=36→v=37 across all 28 HTML pages. | | Jul 2, 2026 | </w:t>
      </w:r>
      <w:r>
        <w:rPr>
          <w:rStyle w:val="HTMLCode"/>
          <w:color w:val="000000"/>
        </w:rPr>
        <w:t>BlastyBiz.html</w:t>
      </w:r>
      <w:r>
        <w:rPr>
          <w:color w:val="000000"/>
        </w:rPr>
        <w:t>, </w:t>
      </w:r>
      <w:r>
        <w:rPr>
          <w:rStyle w:val="HTMLCode"/>
          <w:color w:val="000000"/>
        </w:rPr>
        <w:t>BlastyBiz-Dashboard.html</w:t>
      </w:r>
      <w:r>
        <w:rPr>
          <w:color w:val="000000"/>
        </w:rPr>
        <w:t>, </w:t>
      </w:r>
      <w:r>
        <w:rPr>
          <w:rStyle w:val="HTMLCode"/>
          <w:color w:val="000000"/>
        </w:rPr>
        <w:t>functions/index.js</w:t>
      </w:r>
      <w:r>
        <w:rPr>
          <w:color w:val="000000"/>
        </w:rPr>
        <w:t> — Campaign UX Redesign (Task #40) | </w:t>
      </w:r>
      <w:r>
        <w:rPr>
          <w:rStyle w:val="Strong"/>
          <w:color w:val="000000"/>
        </w:rPr>
        <w:t>Full Campaign UX Redesign per "Campaign UX Final Handoff v2" spec.</w:t>
      </w:r>
      <w:r>
        <w:rPr>
          <w:color w:val="000000"/>
        </w:rPr>
        <w:t> (1) </w:t>
      </w:r>
      <w:r>
        <w:rPr>
          <w:rStyle w:val="Strong"/>
          <w:color w:val="000000"/>
        </w:rPr>
        <w:t>Announcement system removed</w:t>
      </w:r>
      <w:r>
        <w:rPr>
          <w:color w:val="000000"/>
        </w:rPr>
        <w:t> — </w:t>
      </w:r>
      <w:proofErr w:type="spellStart"/>
      <w:r>
        <w:rPr>
          <w:rStyle w:val="HTMLCode"/>
          <w:color w:val="000000"/>
        </w:rPr>
        <w:t>var</w:t>
      </w:r>
      <w:proofErr w:type="spellEnd"/>
      <w:r>
        <w:rPr>
          <w:rStyle w:val="HTMLCode"/>
          <w:color w:val="000000"/>
        </w:rPr>
        <w:t xml:space="preserve"> </w:t>
      </w:r>
      <w:proofErr w:type="spellStart"/>
      <w:r>
        <w:rPr>
          <w:rStyle w:val="HTMLCode"/>
          <w:color w:val="000000"/>
        </w:rPr>
        <w:t>bizAnnouncements</w:t>
      </w:r>
      <w:proofErr w:type="spellEnd"/>
      <w:r>
        <w:rPr>
          <w:color w:val="000000"/>
        </w:rPr>
        <w:t>, all 5 announcement functions (</w:t>
      </w:r>
      <w:r>
        <w:rPr>
          <w:rStyle w:val="HTMLCode"/>
          <w:color w:val="000000"/>
        </w:rPr>
        <w:t>loadAnnouncements</w:t>
      </w:r>
      <w:r>
        <w:rPr>
          <w:color w:val="000000"/>
        </w:rPr>
        <w:t>, </w:t>
      </w:r>
      <w:r>
        <w:rPr>
          <w:rStyle w:val="HTMLCode"/>
          <w:color w:val="000000"/>
        </w:rPr>
        <w:t>renderAnnouncements</w:t>
      </w:r>
      <w:r>
        <w:rPr>
          <w:color w:val="000000"/>
        </w:rPr>
        <w:t>, </w:t>
      </w:r>
      <w:r>
        <w:rPr>
          <w:rStyle w:val="HTMLCode"/>
          <w:color w:val="000000"/>
        </w:rPr>
        <w:t>openAnnounceDialog</w:t>
      </w:r>
      <w:r>
        <w:rPr>
          <w:color w:val="000000"/>
        </w:rPr>
        <w:t>, </w:t>
      </w:r>
      <w:r>
        <w:rPr>
          <w:rStyle w:val="HTMLCode"/>
          <w:color w:val="000000"/>
        </w:rPr>
        <w:t>saveAnnouncement</w:t>
      </w:r>
      <w:r>
        <w:rPr>
          <w:color w:val="000000"/>
        </w:rPr>
        <w:t>, </w:t>
      </w:r>
      <w:r>
        <w:rPr>
          <w:rStyle w:val="HTMLCode"/>
          <w:color w:val="000000"/>
        </w:rPr>
        <w:t>removeAnnouncement</w:t>
      </w:r>
      <w:r>
        <w:rPr>
          <w:color w:val="000000"/>
        </w:rPr>
        <w:t>), </w:t>
      </w:r>
      <w:r>
        <w:rPr>
          <w:rStyle w:val="HTMLCode"/>
          <w:color w:val="000000"/>
        </w:rPr>
        <w:t>window._saveAnnouncementsToFirestore</w:t>
      </w:r>
      <w:r>
        <w:rPr>
          <w:color w:val="000000"/>
        </w:rPr>
        <w:t>, and </w:t>
      </w:r>
      <w:proofErr w:type="spellStart"/>
      <w:r>
        <w:rPr>
          <w:rStyle w:val="HTMLCode"/>
          <w:color w:val="000000"/>
        </w:rPr>
        <w:t>window.loadAnnouncements</w:t>
      </w:r>
      <w:proofErr w:type="spellEnd"/>
      <w:r>
        <w:rPr>
          <w:color w:val="000000"/>
        </w:rPr>
        <w:t> call all deleted from </w:t>
      </w:r>
      <w:r>
        <w:rPr>
          <w:rStyle w:val="HTMLCode"/>
          <w:color w:val="000000"/>
        </w:rPr>
        <w:t>BlastyBiz.html</w:t>
      </w:r>
      <w:r>
        <w:rPr>
          <w:color w:val="000000"/>
        </w:rPr>
        <w:t>; </w:t>
      </w:r>
      <w:r>
        <w:rPr>
          <w:rStyle w:val="HTMLCode"/>
          <w:color w:val="000000"/>
        </w:rPr>
        <w:t>${listing.bizAnnouncements}</w:t>
      </w:r>
      <w:r>
        <w:rPr>
          <w:color w:val="000000"/>
        </w:rPr>
        <w:t> and </w:t>
      </w:r>
      <w:r>
        <w:rPr>
          <w:rStyle w:val="HTMLCode"/>
          <w:color w:val="000000"/>
        </w:rPr>
        <w:t>${biz.bizAnnouncements}</w:t>
      </w:r>
      <w:r>
        <w:rPr>
          <w:color w:val="000000"/>
        </w:rPr>
        <w:t> blocks removed from AI prompts in </w:t>
      </w:r>
      <w:r>
        <w:rPr>
          <w:rStyle w:val="HTMLCode"/>
          <w:color w:val="000000"/>
        </w:rPr>
        <w:t>functions/</w:t>
      </w:r>
      <w:proofErr w:type="spellStart"/>
      <w:r>
        <w:rPr>
          <w:rStyle w:val="HTMLCode"/>
          <w:color w:val="000000"/>
        </w:rPr>
        <w:t>index.js</w:t>
      </w:r>
      <w:proofErr w:type="spellEnd"/>
      <w:r>
        <w:rPr>
          <w:color w:val="000000"/>
        </w:rPr>
        <w:t>. (2) </w:t>
      </w:r>
      <w:r>
        <w:rPr>
          <w:rStyle w:val="Strong"/>
          <w:color w:val="000000"/>
        </w:rPr>
        <w:t>Factoid system added</w:t>
      </w:r>
      <w:r>
        <w:rPr>
          <w:color w:val="000000"/>
        </w:rPr>
        <w:t> — </w:t>
      </w:r>
      <w:r>
        <w:rPr>
          <w:rStyle w:val="HTMLCode"/>
          <w:color w:val="000000"/>
        </w:rPr>
        <w:t>id=add-info-card</w:t>
      </w:r>
      <w:r>
        <w:rPr>
          <w:color w:val="000000"/>
        </w:rPr>
        <w:t> panel replaces announcement card; </w:t>
      </w:r>
      <w:r>
        <w:rPr>
          <w:rStyle w:val="HTMLCode"/>
          <w:color w:val="000000"/>
        </w:rPr>
        <w:t>toggleAddInfoPanel()</w:t>
      </w:r>
      <w:r>
        <w:rPr>
          <w:color w:val="000000"/>
        </w:rPr>
        <w:t>, </w:t>
      </w:r>
      <w:r>
        <w:rPr>
          <w:rStyle w:val="HTMLCode"/>
          <w:color w:val="000000"/>
        </w:rPr>
        <w:t>setFactoidScope()</w:t>
      </w:r>
      <w:r>
        <w:rPr>
          <w:color w:val="000000"/>
        </w:rPr>
        <w:t>, </w:t>
      </w:r>
      <w:r>
        <w:rPr>
          <w:rStyle w:val="HTMLCode"/>
          <w:color w:val="000000"/>
        </w:rPr>
        <w:t>submitFactoid()</w:t>
      </w:r>
      <w:r>
        <w:rPr>
          <w:color w:val="000000"/>
        </w:rPr>
        <w:t> JS functions added; </w:t>
      </w:r>
      <w:r>
        <w:rPr>
          <w:rStyle w:val="HTMLCode"/>
          <w:color w:val="000000"/>
        </w:rPr>
        <w:t>window._</w:t>
      </w:r>
      <w:proofErr w:type="spellStart"/>
      <w:r>
        <w:rPr>
          <w:rStyle w:val="HTMLCode"/>
          <w:color w:val="000000"/>
        </w:rPr>
        <w:t>saveGlobalFactoidsToFirestore</w:t>
      </w:r>
      <w:proofErr w:type="spellEnd"/>
      <w:r>
        <w:rPr>
          <w:color w:val="000000"/>
        </w:rPr>
        <w:t> persists to </w:t>
      </w:r>
      <w:r>
        <w:rPr>
          <w:rStyle w:val="HTMLCode"/>
          <w:color w:val="000000"/>
        </w:rPr>
        <w:t>businesses/{id}.</w:t>
      </w:r>
      <w:proofErr w:type="spellStart"/>
      <w:r>
        <w:rPr>
          <w:rStyle w:val="HTMLCode"/>
          <w:color w:val="000000"/>
        </w:rPr>
        <w:t>globalFactoids</w:t>
      </w:r>
      <w:proofErr w:type="spellEnd"/>
      <w:r>
        <w:rPr>
          <w:color w:val="000000"/>
        </w:rPr>
        <w:t>; campaign factoids stored in </w:t>
      </w:r>
      <w:r>
        <w:rPr>
          <w:rStyle w:val="HTMLCode"/>
          <w:color w:val="000000"/>
        </w:rPr>
        <w:t>campaigns[n].factoids[]</w:t>
      </w:r>
      <w:r>
        <w:rPr>
          <w:color w:val="000000"/>
        </w:rPr>
        <w:t>. (3) </w:t>
      </w:r>
      <w:r>
        <w:rPr>
          <w:rStyle w:val="Strong"/>
          <w:color w:val="000000"/>
        </w:rPr>
        <w:t>AI prompt updated</w:t>
      </w:r>
      <w:r>
        <w:rPr>
          <w:color w:val="000000"/>
        </w:rPr>
        <w:t> — both </w:t>
      </w:r>
      <w:proofErr w:type="spellStart"/>
      <w:r>
        <w:rPr>
          <w:rStyle w:val="HTMLCode"/>
          <w:color w:val="000000"/>
        </w:rPr>
        <w:t>adaptListing</w:t>
      </w:r>
      <w:proofErr w:type="spellEnd"/>
      <w:r>
        <w:rPr>
          <w:color w:val="000000"/>
        </w:rPr>
        <w:t xml:space="preserve"> CF and client-side </w:t>
      </w:r>
      <w:proofErr w:type="spellStart"/>
      <w:r>
        <w:rPr>
          <w:color w:val="000000"/>
        </w:rPr>
        <w:t>runAdaptation</w:t>
      </w:r>
      <w:proofErr w:type="spellEnd"/>
      <w:r>
        <w:rPr>
          <w:color w:val="000000"/>
        </w:rPr>
        <w:t>/</w:t>
      </w:r>
      <w:proofErr w:type="spellStart"/>
      <w:r>
        <w:rPr>
          <w:color w:val="000000"/>
        </w:rPr>
        <w:t>regeneratePlatformCopy</w:t>
      </w:r>
      <w:proofErr w:type="spellEnd"/>
      <w:r>
        <w:rPr>
          <w:color w:val="000000"/>
        </w:rPr>
        <w:t xml:space="preserve"> listing objects now include </w:t>
      </w:r>
      <w:proofErr w:type="spellStart"/>
      <w:r>
        <w:rPr>
          <w:rStyle w:val="HTMLCode"/>
          <w:color w:val="000000"/>
        </w:rPr>
        <w:t>globalFactoids</w:t>
      </w:r>
      <w:proofErr w:type="spellEnd"/>
      <w:r>
        <w:rPr>
          <w:color w:val="000000"/>
        </w:rPr>
        <w:t> and </w:t>
      </w:r>
      <w:proofErr w:type="spellStart"/>
      <w:r>
        <w:rPr>
          <w:rStyle w:val="HTMLCode"/>
          <w:color w:val="000000"/>
        </w:rPr>
        <w:t>campaignFactoids</w:t>
      </w:r>
      <w:proofErr w:type="spellEnd"/>
      <w:r>
        <w:rPr>
          <w:color w:val="000000"/>
        </w:rPr>
        <w:t> blocks (</w:t>
      </w:r>
      <w:r>
        <w:rPr>
          <w:rFonts w:ascii="Segoe UI Emoji" w:hAnsi="Segoe UI Emoji" w:cs="Segoe UI Emoji"/>
          <w:color w:val="000000"/>
        </w:rPr>
        <w:t>⚠️</w:t>
      </w:r>
      <w:r>
        <w:rPr>
          <w:color w:val="000000"/>
        </w:rPr>
        <w:t xml:space="preserve"> clearly labelled for Claude). (4) </w:t>
      </w:r>
      <w:r>
        <w:rPr>
          <w:rStyle w:val="Strong"/>
          <w:color w:val="000000"/>
        </w:rPr>
        <w:t xml:space="preserve">Campaign fields </w:t>
      </w:r>
      <w:proofErr w:type="spellStart"/>
      <w:r>
        <w:rPr>
          <w:rStyle w:val="Strong"/>
          <w:color w:val="000000"/>
        </w:rPr>
        <w:t>debounce</w:t>
      </w:r>
      <w:proofErr w:type="spellEnd"/>
      <w:r>
        <w:rPr>
          <w:color w:val="000000"/>
        </w:rPr>
        <w:t> — </w:t>
      </w:r>
      <w:proofErr w:type="spellStart"/>
      <w:r>
        <w:rPr>
          <w:rStyle w:val="HTMLCode"/>
          <w:color w:val="000000"/>
        </w:rPr>
        <w:t>debounceCampaignSave</w:t>
      </w:r>
      <w:proofErr w:type="spellEnd"/>
      <w:r>
        <w:rPr>
          <w:rStyle w:val="HTMLCode"/>
          <w:color w:val="000000"/>
        </w:rPr>
        <w:t>()</w:t>
      </w:r>
      <w:r>
        <w:rPr>
          <w:color w:val="000000"/>
        </w:rPr>
        <w:t xml:space="preserve"> wired to </w:t>
      </w:r>
      <w:proofErr w:type="spellStart"/>
      <w:r>
        <w:rPr>
          <w:color w:val="000000"/>
        </w:rPr>
        <w:t>oninput</w:t>
      </w:r>
      <w:proofErr w:type="spellEnd"/>
      <w:r>
        <w:rPr>
          <w:color w:val="000000"/>
        </w:rPr>
        <w:t xml:space="preserve"> of all 5 campaign fields (</w:t>
      </w:r>
      <w:r>
        <w:rPr>
          <w:rStyle w:val="HTMLCode"/>
          <w:color w:val="000000"/>
        </w:rPr>
        <w:t>biz-offer</w:t>
      </w:r>
      <w:r>
        <w:rPr>
          <w:color w:val="000000"/>
        </w:rPr>
        <w:t>, </w:t>
      </w:r>
      <w:r>
        <w:rPr>
          <w:rStyle w:val="HTMLCode"/>
          <w:color w:val="000000"/>
        </w:rPr>
        <w:t>biz-ad-name</w:t>
      </w:r>
      <w:r>
        <w:rPr>
          <w:color w:val="000000"/>
        </w:rPr>
        <w:t>, </w:t>
      </w:r>
      <w:r>
        <w:rPr>
          <w:rStyle w:val="HTMLCode"/>
          <w:color w:val="000000"/>
        </w:rPr>
        <w:t>biz-ad-details</w:t>
      </w:r>
      <w:r>
        <w:rPr>
          <w:color w:val="000000"/>
        </w:rPr>
        <w:t>, </w:t>
      </w:r>
      <w:r>
        <w:rPr>
          <w:rStyle w:val="HTMLCode"/>
          <w:color w:val="000000"/>
        </w:rPr>
        <w:t>biz-price</w:t>
      </w:r>
      <w:r>
        <w:rPr>
          <w:color w:val="000000"/>
        </w:rPr>
        <w:t>, </w:t>
      </w:r>
      <w:r>
        <w:rPr>
          <w:rStyle w:val="HTMLCode"/>
          <w:color w:val="000000"/>
        </w:rPr>
        <w:t>campaign-context</w:t>
      </w:r>
      <w:r>
        <w:rPr>
          <w:color w:val="000000"/>
        </w:rPr>
        <w:t xml:space="preserve">); 1500ms </w:t>
      </w:r>
      <w:proofErr w:type="spellStart"/>
      <w:r>
        <w:rPr>
          <w:color w:val="000000"/>
        </w:rPr>
        <w:t>debounce</w:t>
      </w:r>
      <w:proofErr w:type="spellEnd"/>
      <w:r>
        <w:rPr>
          <w:color w:val="000000"/>
        </w:rPr>
        <w:t xml:space="preserve"> persists field values to </w:t>
      </w:r>
      <w:r>
        <w:rPr>
          <w:rStyle w:val="HTMLCode"/>
          <w:color w:val="000000"/>
        </w:rPr>
        <w:t>campaigns[n]</w:t>
      </w:r>
      <w:r>
        <w:rPr>
          <w:color w:val="000000"/>
        </w:rPr>
        <w:t xml:space="preserve"> in </w:t>
      </w:r>
      <w:proofErr w:type="spellStart"/>
      <w:r>
        <w:rPr>
          <w:color w:val="000000"/>
        </w:rPr>
        <w:t>Firestore</w:t>
      </w:r>
      <w:proofErr w:type="spellEnd"/>
      <w:r>
        <w:rPr>
          <w:color w:val="000000"/>
        </w:rPr>
        <w:t xml:space="preserve"> without re-triggering </w:t>
      </w:r>
      <w:proofErr w:type="spellStart"/>
      <w:r>
        <w:rPr>
          <w:rStyle w:val="HTMLCode"/>
          <w:color w:val="000000"/>
        </w:rPr>
        <w:t>selectCampaign</w:t>
      </w:r>
      <w:proofErr w:type="spellEnd"/>
      <w:r>
        <w:rPr>
          <w:rStyle w:val="HTMLCode"/>
          <w:color w:val="000000"/>
        </w:rPr>
        <w:t>()</w:t>
      </w:r>
      <w:r>
        <w:rPr>
          <w:color w:val="000000"/>
        </w:rPr>
        <w:t>. (5) </w:t>
      </w:r>
      <w:proofErr w:type="spellStart"/>
      <w:r>
        <w:rPr>
          <w:rStyle w:val="HTMLCode"/>
          <w:b/>
          <w:bCs/>
          <w:color w:val="000000"/>
        </w:rPr>
        <w:t>saveNewCampaign</w:t>
      </w:r>
      <w:proofErr w:type="spellEnd"/>
      <w:r>
        <w:rPr>
          <w:rStyle w:val="HTMLCode"/>
          <w:b/>
          <w:bCs/>
          <w:color w:val="000000"/>
        </w:rPr>
        <w:t>()</w:t>
      </w:r>
      <w:r>
        <w:rPr>
          <w:rStyle w:val="Strong"/>
          <w:color w:val="000000"/>
        </w:rPr>
        <w:t> rewritten</w:t>
      </w:r>
      <w:r>
        <w:rPr>
          <w:color w:val="000000"/>
        </w:rPr>
        <w:t> — full schema: </w:t>
      </w:r>
      <w:r>
        <w:rPr>
          <w:rStyle w:val="HTMLCode"/>
          <w:color w:val="000000"/>
        </w:rPr>
        <w:t xml:space="preserve">id, name, </w:t>
      </w:r>
      <w:proofErr w:type="spellStart"/>
      <w:r>
        <w:rPr>
          <w:rStyle w:val="HTMLCode"/>
          <w:color w:val="000000"/>
        </w:rPr>
        <w:t>createdAt</w:t>
      </w:r>
      <w:proofErr w:type="spellEnd"/>
      <w:r>
        <w:rPr>
          <w:rStyle w:val="HTMLCode"/>
          <w:color w:val="000000"/>
        </w:rPr>
        <w:t xml:space="preserve">, </w:t>
      </w:r>
      <w:proofErr w:type="spellStart"/>
      <w:r>
        <w:rPr>
          <w:rStyle w:val="HTMLCode"/>
          <w:color w:val="000000"/>
        </w:rPr>
        <w:t>lastUsedAt</w:t>
      </w:r>
      <w:proofErr w:type="spellEnd"/>
      <w:r>
        <w:rPr>
          <w:rStyle w:val="HTMLCode"/>
          <w:color w:val="000000"/>
        </w:rPr>
        <w:t xml:space="preserve">, photos, offer, </w:t>
      </w:r>
      <w:proofErr w:type="spellStart"/>
      <w:r>
        <w:rPr>
          <w:rStyle w:val="HTMLCode"/>
          <w:color w:val="000000"/>
        </w:rPr>
        <w:t>adName</w:t>
      </w:r>
      <w:proofErr w:type="spellEnd"/>
      <w:r>
        <w:rPr>
          <w:rStyle w:val="HTMLCode"/>
          <w:color w:val="000000"/>
        </w:rPr>
        <w:t xml:space="preserve">, </w:t>
      </w:r>
      <w:proofErr w:type="spellStart"/>
      <w:r>
        <w:rPr>
          <w:rStyle w:val="HTMLCode"/>
          <w:color w:val="000000"/>
        </w:rPr>
        <w:t>adDetails</w:t>
      </w:r>
      <w:proofErr w:type="spellEnd"/>
      <w:r>
        <w:rPr>
          <w:rStyle w:val="HTMLCode"/>
          <w:color w:val="000000"/>
        </w:rPr>
        <w:t xml:space="preserve">, price, </w:t>
      </w:r>
      <w:proofErr w:type="spellStart"/>
      <w:r>
        <w:rPr>
          <w:rStyle w:val="HTMLCode"/>
          <w:color w:val="000000"/>
        </w:rPr>
        <w:t>campaignStory</w:t>
      </w:r>
      <w:proofErr w:type="spellEnd"/>
      <w:r>
        <w:rPr>
          <w:rStyle w:val="HTMLCode"/>
          <w:color w:val="000000"/>
        </w:rPr>
        <w:t xml:space="preserve">, factoids, </w:t>
      </w:r>
      <w:proofErr w:type="spellStart"/>
      <w:r>
        <w:rPr>
          <w:rStyle w:val="HTMLCode"/>
          <w:color w:val="000000"/>
        </w:rPr>
        <w:t>platformHistory</w:t>
      </w:r>
      <w:proofErr w:type="spellEnd"/>
      <w:r>
        <w:rPr>
          <w:color w:val="000000"/>
        </w:rPr>
        <w:t>; </w:t>
      </w:r>
      <w:r>
        <w:rPr>
          <w:rStyle w:val="HTMLCode"/>
          <w:color w:val="000000"/>
        </w:rPr>
        <w:t>_</w:t>
      </w:r>
      <w:proofErr w:type="spellStart"/>
      <w:r>
        <w:rPr>
          <w:rStyle w:val="HTMLCode"/>
          <w:color w:val="000000"/>
        </w:rPr>
        <w:t>sortCampaigns</w:t>
      </w:r>
      <w:proofErr w:type="spellEnd"/>
      <w:r>
        <w:rPr>
          <w:rStyle w:val="HTMLCode"/>
          <w:color w:val="000000"/>
        </w:rPr>
        <w:t>()</w:t>
      </w:r>
      <w:r>
        <w:rPr>
          <w:color w:val="000000"/>
        </w:rPr>
        <w:t> helper (sorts by </w:t>
      </w:r>
      <w:proofErr w:type="spellStart"/>
      <w:r>
        <w:rPr>
          <w:rStyle w:val="HTMLCode"/>
          <w:color w:val="000000"/>
        </w:rPr>
        <w:t>lastUsedAt</w:t>
      </w:r>
      <w:proofErr w:type="spellEnd"/>
      <w:r>
        <w:rPr>
          <w:rStyle w:val="HTMLCode"/>
          <w:color w:val="000000"/>
        </w:rPr>
        <w:t>||</w:t>
      </w:r>
      <w:proofErr w:type="spellStart"/>
      <w:r>
        <w:rPr>
          <w:rStyle w:val="HTMLCode"/>
          <w:color w:val="000000"/>
        </w:rPr>
        <w:t>createdAt</w:t>
      </w:r>
      <w:proofErr w:type="spellEnd"/>
      <w:r>
        <w:rPr>
          <w:color w:val="000000"/>
        </w:rPr>
        <w:t xml:space="preserve"> descending) replaces all </w:t>
      </w:r>
      <w:proofErr w:type="spellStart"/>
      <w:r>
        <w:rPr>
          <w:color w:val="000000"/>
        </w:rPr>
        <w:t>localeCompare</w:t>
      </w:r>
      <w:proofErr w:type="spellEnd"/>
      <w:r>
        <w:rPr>
          <w:color w:val="000000"/>
        </w:rPr>
        <w:t xml:space="preserve"> sorts including module-script biz-load block. (6) </w:t>
      </w:r>
      <w:proofErr w:type="spellStart"/>
      <w:r>
        <w:rPr>
          <w:rStyle w:val="HTMLCode"/>
          <w:b/>
          <w:bCs/>
          <w:color w:val="000000"/>
        </w:rPr>
        <w:t>selectCampaign</w:t>
      </w:r>
      <w:proofErr w:type="spellEnd"/>
      <w:r>
        <w:rPr>
          <w:rStyle w:val="HTMLCode"/>
          <w:b/>
          <w:bCs/>
          <w:color w:val="000000"/>
        </w:rPr>
        <w:t>()</w:t>
      </w:r>
      <w:r>
        <w:rPr>
          <w:rStyle w:val="Strong"/>
          <w:color w:val="000000"/>
        </w:rPr>
        <w:t> rewritten</w:t>
      </w:r>
      <w:r>
        <w:rPr>
          <w:color w:val="000000"/>
        </w:rPr>
        <w:t> — populates all 5 form fields from </w:t>
      </w:r>
      <w:r>
        <w:rPr>
          <w:rStyle w:val="HTMLCode"/>
          <w:color w:val="000000"/>
        </w:rPr>
        <w:t>cam.*</w:t>
      </w:r>
      <w:r>
        <w:rPr>
          <w:color w:val="000000"/>
        </w:rPr>
        <w:t> on selection; no longer calls </w:t>
      </w:r>
      <w:proofErr w:type="spellStart"/>
      <w:r>
        <w:rPr>
          <w:rStyle w:val="HTMLCode"/>
          <w:color w:val="000000"/>
        </w:rPr>
        <w:t>saveDraft</w:t>
      </w:r>
      <w:proofErr w:type="spellEnd"/>
      <w:r>
        <w:rPr>
          <w:rStyle w:val="HTMLCode"/>
          <w:color w:val="000000"/>
        </w:rPr>
        <w:t>()</w:t>
      </w:r>
      <w:r>
        <w:rPr>
          <w:color w:val="000000"/>
        </w:rPr>
        <w:t>. (7) </w:t>
      </w:r>
      <w:r>
        <w:rPr>
          <w:rStyle w:val="Strong"/>
          <w:color w:val="000000"/>
        </w:rPr>
        <w:t>Platform history</w:t>
      </w:r>
      <w:r>
        <w:rPr>
          <w:color w:val="000000"/>
        </w:rPr>
        <w:t> — </w:t>
      </w:r>
      <w:r>
        <w:rPr>
          <w:rStyle w:val="HTMLCode"/>
          <w:color w:val="000000"/>
        </w:rPr>
        <w:t>id=platform-history-card</w:t>
      </w:r>
      <w:r>
        <w:rPr>
          <w:color w:val="000000"/>
        </w:rPr>
        <w:t> added; </w:t>
      </w:r>
      <w:r>
        <w:rPr>
          <w:rStyle w:val="HTMLCode"/>
          <w:color w:val="000000"/>
        </w:rPr>
        <w:t>renderPlatformHistory()</w:t>
      </w:r>
      <w:r>
        <w:rPr>
          <w:color w:val="000000"/>
        </w:rPr>
        <w:t> + </w:t>
      </w:r>
      <w:r>
        <w:rPr>
          <w:rStyle w:val="HTMLCode"/>
          <w:color w:val="000000"/>
        </w:rPr>
        <w:t>togglePlatformHistory()</w:t>
      </w:r>
      <w:r>
        <w:rPr>
          <w:color w:val="000000"/>
        </w:rPr>
        <w:t> functions render per-platform AI run history; after </w:t>
      </w:r>
      <w:proofErr w:type="spellStart"/>
      <w:r>
        <w:rPr>
          <w:rStyle w:val="HTMLCode"/>
          <w:color w:val="000000"/>
        </w:rPr>
        <w:t>showCopyInAccordions</w:t>
      </w:r>
      <w:proofErr w:type="spellEnd"/>
      <w:r>
        <w:rPr>
          <w:rStyle w:val="HTMLCode"/>
          <w:color w:val="000000"/>
        </w:rPr>
        <w:t>()</w:t>
      </w:r>
      <w:r>
        <w:rPr>
          <w:color w:val="000000"/>
        </w:rPr>
        <w:t> in </w:t>
      </w:r>
      <w:proofErr w:type="spellStart"/>
      <w:r>
        <w:rPr>
          <w:rStyle w:val="HTMLCode"/>
          <w:color w:val="000000"/>
        </w:rPr>
        <w:t>runAdaptation</w:t>
      </w:r>
      <w:proofErr w:type="spellEnd"/>
      <w:r>
        <w:rPr>
          <w:color w:val="000000"/>
        </w:rPr>
        <w:t>, active campaign's </w:t>
      </w:r>
      <w:proofErr w:type="spellStart"/>
      <w:r>
        <w:rPr>
          <w:rStyle w:val="HTMLCode"/>
          <w:color w:val="000000"/>
        </w:rPr>
        <w:t>platformHistory</w:t>
      </w:r>
      <w:proofErr w:type="spellEnd"/>
      <w:r>
        <w:rPr>
          <w:rStyle w:val="HTMLCode"/>
          <w:color w:val="000000"/>
        </w:rPr>
        <w:t>[</w:t>
      </w:r>
      <w:proofErr w:type="spellStart"/>
      <w:r>
        <w:rPr>
          <w:rStyle w:val="HTMLCode"/>
          <w:color w:val="000000"/>
        </w:rPr>
        <w:t>platformId</w:t>
      </w:r>
      <w:proofErr w:type="spellEnd"/>
      <w:r>
        <w:rPr>
          <w:rStyle w:val="HTMLCode"/>
          <w:color w:val="000000"/>
        </w:rPr>
        <w:t>][]</w:t>
      </w:r>
      <w:r>
        <w:rPr>
          <w:color w:val="000000"/>
        </w:rPr>
        <w:t> is appended with </w:t>
      </w:r>
      <w:r>
        <w:rPr>
          <w:rStyle w:val="HTMLCode"/>
          <w:color w:val="000000"/>
        </w:rPr>
        <w:t xml:space="preserve">{copy, </w:t>
      </w:r>
      <w:proofErr w:type="spellStart"/>
      <w:r>
        <w:rPr>
          <w:rStyle w:val="HTMLCode"/>
          <w:color w:val="000000"/>
        </w:rPr>
        <w:t>ranAt</w:t>
      </w:r>
      <w:proofErr w:type="spellEnd"/>
      <w:r>
        <w:rPr>
          <w:rStyle w:val="HTMLCode"/>
          <w:color w:val="000000"/>
        </w:rPr>
        <w:t>}</w:t>
      </w:r>
      <w:r>
        <w:rPr>
          <w:color w:val="000000"/>
        </w:rPr>
        <w:t> and </w:t>
      </w:r>
      <w:proofErr w:type="spellStart"/>
      <w:r>
        <w:rPr>
          <w:rStyle w:val="HTMLCode"/>
          <w:color w:val="000000"/>
        </w:rPr>
        <w:t>lastUsedAt</w:t>
      </w:r>
      <w:proofErr w:type="spellEnd"/>
      <w:r>
        <w:rPr>
          <w:color w:val="000000"/>
        </w:rPr>
        <w:t> updated. (8) </w:t>
      </w:r>
      <w:r>
        <w:rPr>
          <w:rStyle w:val="Strong"/>
          <w:color w:val="000000"/>
        </w:rPr>
        <w:t>CSS added</w:t>
      </w:r>
      <w:r>
        <w:rPr>
          <w:color w:val="000000"/>
        </w:rPr>
        <w:t> — </w:t>
      </w:r>
      <w:r>
        <w:rPr>
          <w:rStyle w:val="HTMLCode"/>
          <w:color w:val="000000"/>
        </w:rPr>
        <w:t>.scope-btn</w:t>
      </w:r>
      <w:r>
        <w:rPr>
          <w:color w:val="000000"/>
        </w:rPr>
        <w:t>, </w:t>
      </w:r>
      <w:r>
        <w:rPr>
          <w:rStyle w:val="HTMLCode"/>
          <w:color w:val="000000"/>
        </w:rPr>
        <w:t>.toggle-row</w:t>
      </w:r>
      <w:r>
        <w:rPr>
          <w:color w:val="000000"/>
        </w:rPr>
        <w:t>, </w:t>
      </w:r>
      <w:r>
        <w:rPr>
          <w:rStyle w:val="HTMLCode"/>
          <w:color w:val="000000"/>
        </w:rPr>
        <w:t>.ph-row</w:t>
      </w:r>
      <w:r>
        <w:rPr>
          <w:color w:val="000000"/>
        </w:rPr>
        <w:t>, </w:t>
      </w:r>
      <w:r>
        <w:rPr>
          <w:rStyle w:val="HTMLCode"/>
          <w:color w:val="000000"/>
        </w:rPr>
        <w:t>.ph-row-head</w:t>
      </w:r>
      <w:r>
        <w:rPr>
          <w:color w:val="000000"/>
        </w:rPr>
        <w:t>, </w:t>
      </w:r>
      <w:r>
        <w:rPr>
          <w:rStyle w:val="HTMLCode"/>
          <w:color w:val="000000"/>
        </w:rPr>
        <w:t>.ph-meta</w:t>
      </w:r>
      <w:r>
        <w:rPr>
          <w:color w:val="000000"/>
        </w:rPr>
        <w:t>, </w:t>
      </w:r>
      <w:r>
        <w:rPr>
          <w:rStyle w:val="HTMLCode"/>
          <w:color w:val="000000"/>
        </w:rPr>
        <w:t>.ph-icon</w:t>
      </w:r>
      <w:r>
        <w:rPr>
          <w:color w:val="000000"/>
        </w:rPr>
        <w:t>, </w:t>
      </w:r>
      <w:r>
        <w:rPr>
          <w:rStyle w:val="HTMLCode"/>
          <w:color w:val="000000"/>
        </w:rPr>
        <w:t>.ph-name</w:t>
      </w:r>
      <w:r>
        <w:rPr>
          <w:color w:val="000000"/>
        </w:rPr>
        <w:t>, </w:t>
      </w:r>
      <w:r>
        <w:rPr>
          <w:rStyle w:val="HTMLCode"/>
          <w:color w:val="000000"/>
        </w:rPr>
        <w:t>.ph-preview</w:t>
      </w:r>
      <w:r>
        <w:rPr>
          <w:color w:val="000000"/>
        </w:rPr>
        <w:t>, </w:t>
      </w:r>
      <w:r>
        <w:rPr>
          <w:rStyle w:val="HTMLCode"/>
          <w:color w:val="000000"/>
        </w:rPr>
        <w:t>.ph-date</w:t>
      </w:r>
      <w:r>
        <w:rPr>
          <w:color w:val="000000"/>
        </w:rPr>
        <w:t>, </w:t>
      </w:r>
      <w:r>
        <w:rPr>
          <w:rStyle w:val="HTMLCode"/>
          <w:color w:val="000000"/>
        </w:rPr>
        <w:t>.ph-detail</w:t>
      </w:r>
      <w:r>
        <w:rPr>
          <w:color w:val="000000"/>
        </w:rPr>
        <w:t>, </w:t>
      </w:r>
      <w:r>
        <w:rPr>
          <w:rStyle w:val="HTMLCode"/>
          <w:color w:val="000000"/>
        </w:rPr>
        <w:t>.ph-entry-*</w:t>
      </w:r>
      <w:r>
        <w:rPr>
          <w:color w:val="000000"/>
        </w:rPr>
        <w:t> classes added inline. (9) </w:t>
      </w:r>
      <w:r>
        <w:rPr>
          <w:rStyle w:val="Strong"/>
          <w:color w:val="000000"/>
        </w:rPr>
        <w:t>Dashboard redesign</w:t>
      </w:r>
      <w:r>
        <w:rPr>
          <w:color w:val="000000"/>
        </w:rPr>
        <w:t> — </w:t>
      </w:r>
      <w:r>
        <w:rPr>
          <w:rStyle w:val="HTMLCode"/>
          <w:color w:val="000000"/>
        </w:rPr>
        <w:t>BlastyBiz-Dashboard.html</w:t>
      </w:r>
      <w:r>
        <w:rPr>
          <w:color w:val="000000"/>
        </w:rPr>
        <w:t>: Visibility Score, Next Best Actions, Platform Status, Recent Activity, Operating Snapshot removed; replaced with Campaigns card (</w:t>
      </w:r>
      <w:r>
        <w:rPr>
          <w:rStyle w:val="HTMLCode"/>
          <w:color w:val="000000"/>
        </w:rPr>
        <w:t>id=dashboard-campaign-list</w:t>
      </w:r>
      <w:r>
        <w:rPr>
          <w:color w:val="000000"/>
        </w:rPr>
        <w:t> sorted by </w:t>
      </w:r>
      <w:proofErr w:type="spellStart"/>
      <w:r>
        <w:rPr>
          <w:rStyle w:val="HTMLCode"/>
          <w:color w:val="000000"/>
        </w:rPr>
        <w:t>lastUsedAt</w:t>
      </w:r>
      <w:proofErr w:type="spellEnd"/>
      <w:r>
        <w:rPr>
          <w:rStyle w:val="HTMLCode"/>
          <w:color w:val="000000"/>
        </w:rPr>
        <w:t>||</w:t>
      </w:r>
      <w:proofErr w:type="spellStart"/>
      <w:r>
        <w:rPr>
          <w:rStyle w:val="HTMLCode"/>
          <w:color w:val="000000"/>
        </w:rPr>
        <w:t>createdAt</w:t>
      </w:r>
      <w:proofErr w:type="spellEnd"/>
      <w:r>
        <w:rPr>
          <w:color w:val="000000"/>
        </w:rPr>
        <w:t> </w:t>
      </w:r>
      <w:proofErr w:type="spellStart"/>
      <w:r>
        <w:rPr>
          <w:color w:val="000000"/>
        </w:rPr>
        <w:t>desc</w:t>
      </w:r>
      <w:proofErr w:type="spellEnd"/>
      <w:r>
        <w:rPr>
          <w:color w:val="000000"/>
        </w:rPr>
        <w:t xml:space="preserve">), Tools card (Edit/Connect/Story), Account card (plan, AI usage, billing, danger </w:t>
      </w:r>
      <w:r>
        <w:rPr>
          <w:color w:val="000000"/>
        </w:rPr>
        <w:lastRenderedPageBreak/>
        <w:t>zone). </w:t>
      </w:r>
      <w:proofErr w:type="spellStart"/>
      <w:r>
        <w:rPr>
          <w:rStyle w:val="HTMLCode"/>
          <w:color w:val="000000"/>
        </w:rPr>
        <w:t>renderDashboardCampaigns</w:t>
      </w:r>
      <w:proofErr w:type="spellEnd"/>
      <w:r>
        <w:rPr>
          <w:rStyle w:val="HTMLCode"/>
          <w:color w:val="000000"/>
        </w:rPr>
        <w:t>()</w:t>
      </w:r>
      <w:r>
        <w:rPr>
          <w:color w:val="000000"/>
        </w:rPr>
        <w:t> function added; </w:t>
      </w:r>
      <w:r>
        <w:rPr>
          <w:rStyle w:val="HTMLCode"/>
          <w:color w:val="000000"/>
        </w:rPr>
        <w:t>renderSwitcherBar()</w:t>
      </w:r>
      <w:r>
        <w:rPr>
          <w:color w:val="000000"/>
        </w:rPr>
        <w:t> hides </w:t>
      </w:r>
      <w:r>
        <w:rPr>
          <w:rStyle w:val="HTMLCode"/>
          <w:color w:val="000000"/>
        </w:rPr>
        <w:t>#biz-active-btn</w:t>
      </w:r>
      <w:r>
        <w:rPr>
          <w:color w:val="000000"/>
        </w:rPr>
        <w:t> when </w:t>
      </w:r>
      <w:r>
        <w:rPr>
          <w:rStyle w:val="HTMLCode"/>
          <w:color w:val="000000"/>
        </w:rPr>
        <w:t>BUSINESSES.length === 1</w:t>
      </w:r>
      <w:r>
        <w:rPr>
          <w:color w:val="000000"/>
        </w:rPr>
        <w:t>; </w:t>
      </w:r>
      <w:r>
        <w:rPr>
          <w:rStyle w:val="HTMLCode"/>
          <w:color w:val="000000"/>
        </w:rPr>
        <w:t>loadBusinessContextFirestore()</w:t>
      </w:r>
      <w:r>
        <w:rPr>
          <w:color w:val="000000"/>
        </w:rPr>
        <w:t> calls </w:t>
      </w:r>
      <w:r>
        <w:rPr>
          <w:rStyle w:val="HTMLCode"/>
          <w:color w:val="000000"/>
        </w:rPr>
        <w:t>renderDashboardCampaigns(biz.campaigns)</w:t>
      </w:r>
      <w:r>
        <w:rPr>
          <w:color w:val="000000"/>
        </w:rPr>
        <w:t>. Legacy stat element stubs kept hidden for JS compatibility. | | Jul 2, 2026 | </w:t>
      </w:r>
      <w:r>
        <w:rPr>
          <w:rStyle w:val="HTMLCode"/>
          <w:color w:val="000000"/>
        </w:rPr>
        <w:t>BlastyBiz-Login.html</w:t>
      </w:r>
      <w:r>
        <w:rPr>
          <w:color w:val="000000"/>
        </w:rPr>
        <w:t> + </w:t>
      </w:r>
      <w:r>
        <w:rPr>
          <w:rStyle w:val="HTMLCode"/>
          <w:color w:val="000000"/>
        </w:rPr>
        <w:t>global-style.css?v=38</w:t>
      </w:r>
      <w:r>
        <w:rPr>
          <w:color w:val="000000"/>
        </w:rPr>
        <w:t> — Plan picker on signup (Starter / Pro / Agency) | </w:t>
      </w:r>
      <w:r>
        <w:rPr>
          <w:rStyle w:val="Strong"/>
          <w:color w:val="000000"/>
        </w:rPr>
        <w:t>Removed:</w:t>
      </w:r>
      <w:r>
        <w:rPr>
          <w:color w:val="000000"/>
        </w:rPr>
        <w:t> green "All accounts start free on Starter" notice box. </w:t>
      </w:r>
      <w:r>
        <w:rPr>
          <w:rStyle w:val="Strong"/>
          <w:color w:val="000000"/>
        </w:rPr>
        <w:t>Added:</w:t>
      </w:r>
      <w:r>
        <w:rPr>
          <w:color w:val="000000"/>
        </w:rPr>
        <w:t> three-button plan picker above the signup form. Starter selected by default; auto-selects </w:t>
      </w:r>
      <w:r>
        <w:rPr>
          <w:rStyle w:val="HTMLCode"/>
          <w:color w:val="000000"/>
        </w:rPr>
        <w:t>pro</w:t>
      </w:r>
      <w:r>
        <w:rPr>
          <w:color w:val="000000"/>
        </w:rPr>
        <w:t> or </w:t>
      </w:r>
      <w:r>
        <w:rPr>
          <w:rStyle w:val="HTMLCode"/>
          <w:color w:val="000000"/>
        </w:rPr>
        <w:t>agency</w:t>
      </w:r>
      <w:r>
        <w:rPr>
          <w:color w:val="000000"/>
        </w:rPr>
        <w:t> if </w:t>
      </w:r>
      <w:r>
        <w:rPr>
          <w:rStyle w:val="HTMLCode"/>
          <w:color w:val="000000"/>
        </w:rPr>
        <w:t>?plan=</w:t>
      </w:r>
      <w:r>
        <w:rPr>
          <w:color w:val="000000"/>
        </w:rPr>
        <w:t xml:space="preserve"> URL </w:t>
      </w:r>
      <w:proofErr w:type="spellStart"/>
      <w:r>
        <w:rPr>
          <w:color w:val="000000"/>
        </w:rPr>
        <w:t>param</w:t>
      </w:r>
      <w:proofErr w:type="spellEnd"/>
      <w:r>
        <w:rPr>
          <w:color w:val="000000"/>
        </w:rPr>
        <w:t xml:space="preserve"> is present (plan pages already pass this). User can tap any button to change selection at any time. </w:t>
      </w:r>
      <w:r>
        <w:rPr>
          <w:rStyle w:val="Strong"/>
          <w:color w:val="000000"/>
        </w:rPr>
        <w:t>Wired through:</w:t>
      </w:r>
      <w:r>
        <w:rPr>
          <w:color w:val="000000"/>
        </w:rPr>
        <w:t> </w:t>
      </w:r>
      <w:proofErr w:type="spellStart"/>
      <w:r>
        <w:rPr>
          <w:rStyle w:val="HTMLCode"/>
          <w:color w:val="000000"/>
        </w:rPr>
        <w:t>selectPlan</w:t>
      </w:r>
      <w:proofErr w:type="spellEnd"/>
      <w:r>
        <w:rPr>
          <w:rStyle w:val="HTMLCode"/>
          <w:color w:val="000000"/>
        </w:rPr>
        <w:t>()</w:t>
      </w:r>
      <w:r>
        <w:rPr>
          <w:color w:val="000000"/>
        </w:rPr>
        <w:t> saves choice to </w:t>
      </w:r>
      <w:r>
        <w:rPr>
          <w:rStyle w:val="HTMLCode"/>
          <w:color w:val="000000"/>
        </w:rPr>
        <w:t>localStorage('bb_selected_plan')</w:t>
      </w:r>
      <w:r>
        <w:rPr>
          <w:color w:val="000000"/>
        </w:rPr>
        <w:t>; </w:t>
      </w:r>
      <w:r>
        <w:rPr>
          <w:rStyle w:val="HTMLCode"/>
          <w:color w:val="000000"/>
        </w:rPr>
        <w:t>handleSignUp()</w:t>
      </w:r>
      <w:r>
        <w:rPr>
          <w:color w:val="000000"/>
        </w:rPr>
        <w:t>, </w:t>
      </w:r>
      <w:r>
        <w:rPr>
          <w:rStyle w:val="HTMLCode"/>
          <w:color w:val="000000"/>
        </w:rPr>
        <w:t>handleGoogle()</w:t>
      </w:r>
      <w:r>
        <w:rPr>
          <w:color w:val="000000"/>
        </w:rPr>
        <w:t>, and </w:t>
      </w:r>
      <w:proofErr w:type="spellStart"/>
      <w:r>
        <w:rPr>
          <w:rStyle w:val="HTMLCode"/>
          <w:color w:val="000000"/>
        </w:rPr>
        <w:t>getRedirectResult</w:t>
      </w:r>
      <w:proofErr w:type="spellEnd"/>
      <w:r>
        <w:rPr>
          <w:rStyle w:val="HTMLCode"/>
          <w:color w:val="000000"/>
        </w:rPr>
        <w:t>()</w:t>
      </w:r>
      <w:r>
        <w:rPr>
          <w:color w:val="000000"/>
        </w:rPr>
        <w:t xml:space="preserve"> all read this key when writing the </w:t>
      </w:r>
      <w:proofErr w:type="spellStart"/>
      <w:r>
        <w:rPr>
          <w:color w:val="000000"/>
        </w:rPr>
        <w:t>Firestore</w:t>
      </w:r>
      <w:proofErr w:type="spellEnd"/>
      <w:r>
        <w:rPr>
          <w:color w:val="000000"/>
        </w:rPr>
        <w:t> </w:t>
      </w:r>
      <w:r>
        <w:rPr>
          <w:rStyle w:val="HTMLCode"/>
          <w:color w:val="000000"/>
        </w:rPr>
        <w:t>users/{</w:t>
      </w:r>
      <w:proofErr w:type="spellStart"/>
      <w:r>
        <w:rPr>
          <w:rStyle w:val="HTMLCode"/>
          <w:color w:val="000000"/>
        </w:rPr>
        <w:t>uid</w:t>
      </w:r>
      <w:proofErr w:type="spellEnd"/>
      <w:r>
        <w:rPr>
          <w:rStyle w:val="HTMLCode"/>
          <w:color w:val="000000"/>
        </w:rPr>
        <w:t>}.plan</w:t>
      </w:r>
      <w:r>
        <w:rPr>
          <w:color w:val="000000"/>
        </w:rPr>
        <w:t> field (was hardcoded </w:t>
      </w:r>
      <w:r>
        <w:rPr>
          <w:rStyle w:val="HTMLCode"/>
          <w:color w:val="000000"/>
        </w:rPr>
        <w:t>'starter'</w:t>
      </w:r>
      <w:r>
        <w:rPr>
          <w:color w:val="000000"/>
        </w:rPr>
        <w:t>). </w:t>
      </w:r>
      <w:proofErr w:type="spellStart"/>
      <w:r>
        <w:rPr>
          <w:rStyle w:val="HTMLCode"/>
          <w:color w:val="000000"/>
        </w:rPr>
        <w:t>afterAuth</w:t>
      </w:r>
      <w:proofErr w:type="spellEnd"/>
      <w:r>
        <w:rPr>
          <w:rStyle w:val="HTMLCode"/>
          <w:color w:val="000000"/>
        </w:rPr>
        <w:t>()</w:t>
      </w:r>
      <w:r>
        <w:rPr>
          <w:color w:val="000000"/>
        </w:rPr>
        <w:t> reads the selection for the post-</w:t>
      </w:r>
      <w:proofErr w:type="spellStart"/>
      <w:r>
        <w:rPr>
          <w:color w:val="000000"/>
        </w:rPr>
        <w:t>auth</w:t>
      </w:r>
      <w:proofErr w:type="spellEnd"/>
      <w:r>
        <w:rPr>
          <w:color w:val="000000"/>
        </w:rPr>
        <w:t xml:space="preserve"> dashboard redirect (</w:t>
      </w:r>
      <w:r>
        <w:rPr>
          <w:rStyle w:val="HTMLCode"/>
          <w:color w:val="000000"/>
        </w:rPr>
        <w:t>?checkout=pro</w:t>
      </w:r>
      <w:r>
        <w:rPr>
          <w:color w:val="000000"/>
        </w:rPr>
        <w:t> / </w:t>
      </w:r>
      <w:r>
        <w:rPr>
          <w:rStyle w:val="HTMLCode"/>
          <w:color w:val="000000"/>
        </w:rPr>
        <w:t>?checkout=agency</w:t>
      </w:r>
      <w:r>
        <w:rPr>
          <w:color w:val="000000"/>
        </w:rPr>
        <w:t>) then clears the key. CSS v=37→v=38 across all 28 pages. | | Jul 2, 2026 | </w:t>
      </w:r>
      <w:r>
        <w:rPr>
          <w:rStyle w:val="HTMLCode"/>
          <w:color w:val="000000"/>
        </w:rPr>
        <w:t>BlastyBiz.html</w:t>
      </w:r>
      <w:r>
        <w:rPr>
          <w:color w:val="000000"/>
        </w:rPr>
        <w:t> + </w:t>
      </w:r>
      <w:r>
        <w:rPr>
          <w:rStyle w:val="HTMLCode"/>
          <w:color w:val="000000"/>
        </w:rPr>
        <w:t>global-style.css?v=43</w:t>
      </w:r>
      <w:r>
        <w:rPr>
          <w:color w:val="000000"/>
        </w:rPr>
        <w:t> — "About You in Copy" YES/NO pill buttons | Replaced the two checkboxes with YES / NO pill-button pairs for "Mention my name" and "Mention my role". Default is NO for both. Clicking YES highlights the pill green; clicking NO highlights it dark/subtle. Only one choice per row — each is an independent required pick. Added </w:t>
      </w:r>
      <w:r>
        <w:rPr>
          <w:rStyle w:val="HTMLCode"/>
          <w:color w:val="000000"/>
        </w:rPr>
        <w:t>.yn-row</w:t>
      </w:r>
      <w:r>
        <w:rPr>
          <w:color w:val="000000"/>
        </w:rPr>
        <w:t>, </w:t>
      </w:r>
      <w:r>
        <w:rPr>
          <w:rStyle w:val="HTMLCode"/>
          <w:color w:val="000000"/>
        </w:rPr>
        <w:t>.yn-label</w:t>
      </w:r>
      <w:r>
        <w:rPr>
          <w:color w:val="000000"/>
        </w:rPr>
        <w:t>, </w:t>
      </w:r>
      <w:r>
        <w:rPr>
          <w:rStyle w:val="HTMLCode"/>
          <w:color w:val="000000"/>
        </w:rPr>
        <w:t>.yn-btns</w:t>
      </w:r>
      <w:r>
        <w:rPr>
          <w:color w:val="000000"/>
        </w:rPr>
        <w:t>, </w:t>
      </w:r>
      <w:r>
        <w:rPr>
          <w:rStyle w:val="HTMLCode"/>
          <w:color w:val="000000"/>
        </w:rPr>
        <w:t>.yn-btn</w:t>
      </w:r>
      <w:r>
        <w:rPr>
          <w:color w:val="000000"/>
        </w:rPr>
        <w:t>, </w:t>
      </w:r>
      <w:r>
        <w:rPr>
          <w:rStyle w:val="HTMLCode"/>
          <w:color w:val="000000"/>
        </w:rPr>
        <w:t>.yn-yes/.yn-no</w:t>
      </w:r>
      <w:r>
        <w:rPr>
          <w:color w:val="000000"/>
        </w:rPr>
        <w:t>, </w:t>
      </w:r>
      <w:r>
        <w:rPr>
          <w:rStyle w:val="HTMLCode"/>
          <w:color w:val="000000"/>
        </w:rPr>
        <w:t>.yn-active</w:t>
      </w:r>
      <w:r>
        <w:rPr>
          <w:color w:val="000000"/>
        </w:rPr>
        <w:t> CSS classes. Updated </w:t>
      </w:r>
      <w:proofErr w:type="spellStart"/>
      <w:r>
        <w:rPr>
          <w:rStyle w:val="HTMLCode"/>
          <w:color w:val="000000"/>
        </w:rPr>
        <w:t>setYN</w:t>
      </w:r>
      <w:proofErr w:type="spellEnd"/>
      <w:r>
        <w:rPr>
          <w:rStyle w:val="HTMLCode"/>
          <w:color w:val="000000"/>
        </w:rPr>
        <w:t xml:space="preserve">(field, </w:t>
      </w:r>
      <w:proofErr w:type="spellStart"/>
      <w:r>
        <w:rPr>
          <w:rStyle w:val="HTMLCode"/>
          <w:color w:val="000000"/>
        </w:rPr>
        <w:t>val</w:t>
      </w:r>
      <w:proofErr w:type="spellEnd"/>
      <w:r>
        <w:rPr>
          <w:rStyle w:val="HTMLCode"/>
          <w:color w:val="000000"/>
        </w:rPr>
        <w:t>)</w:t>
      </w:r>
      <w:r>
        <w:rPr>
          <w:color w:val="000000"/>
        </w:rPr>
        <w:t> JS function to toggle active state. Updated </w:t>
      </w:r>
      <w:proofErr w:type="spellStart"/>
      <w:r>
        <w:rPr>
          <w:rStyle w:val="HTMLCode"/>
          <w:color w:val="000000"/>
        </w:rPr>
        <w:t>includeName</w:t>
      </w:r>
      <w:proofErr w:type="spellEnd"/>
      <w:r>
        <w:rPr>
          <w:color w:val="000000"/>
        </w:rPr>
        <w:t>/</w:t>
      </w:r>
      <w:proofErr w:type="spellStart"/>
      <w:r>
        <w:rPr>
          <w:rStyle w:val="HTMLCode"/>
          <w:color w:val="000000"/>
        </w:rPr>
        <w:t>includeRole</w:t>
      </w:r>
      <w:proofErr w:type="spellEnd"/>
      <w:r>
        <w:rPr>
          <w:color w:val="000000"/>
        </w:rPr>
        <w:t> reading in </w:t>
      </w:r>
      <w:proofErr w:type="spellStart"/>
      <w:r>
        <w:rPr>
          <w:rStyle w:val="HTMLCode"/>
          <w:color w:val="000000"/>
        </w:rPr>
        <w:t>runAdaptation</w:t>
      </w:r>
      <w:proofErr w:type="spellEnd"/>
      <w:r>
        <w:rPr>
          <w:rStyle w:val="HTMLCode"/>
          <w:color w:val="000000"/>
        </w:rPr>
        <w:t>()</w:t>
      </w:r>
      <w:r>
        <w:rPr>
          <w:color w:val="000000"/>
        </w:rPr>
        <w:t> and </w:t>
      </w:r>
      <w:proofErr w:type="spellStart"/>
      <w:r>
        <w:rPr>
          <w:rStyle w:val="HTMLCode"/>
          <w:color w:val="000000"/>
        </w:rPr>
        <w:t>regeneratePlatformCopy</w:t>
      </w:r>
      <w:proofErr w:type="spellEnd"/>
      <w:r>
        <w:rPr>
          <w:rStyle w:val="HTMLCode"/>
          <w:color w:val="000000"/>
        </w:rPr>
        <w:t>()</w:t>
      </w:r>
      <w:r>
        <w:rPr>
          <w:color w:val="000000"/>
        </w:rPr>
        <w:t> to check </w:t>
      </w:r>
      <w:proofErr w:type="spellStart"/>
      <w:r>
        <w:rPr>
          <w:rStyle w:val="HTMLCode"/>
          <w:color w:val="000000"/>
        </w:rPr>
        <w:t>yn</w:t>
      </w:r>
      <w:proofErr w:type="spellEnd"/>
      <w:r>
        <w:rPr>
          <w:rStyle w:val="HTMLCode"/>
          <w:color w:val="000000"/>
        </w:rPr>
        <w:t>-name-yes</w:t>
      </w:r>
      <w:r>
        <w:rPr>
          <w:color w:val="000000"/>
        </w:rPr>
        <w:t>/</w:t>
      </w:r>
      <w:proofErr w:type="spellStart"/>
      <w:r>
        <w:rPr>
          <w:rStyle w:val="HTMLCode"/>
          <w:color w:val="000000"/>
        </w:rPr>
        <w:t>yn</w:t>
      </w:r>
      <w:proofErr w:type="spellEnd"/>
      <w:r>
        <w:rPr>
          <w:rStyle w:val="HTMLCode"/>
          <w:color w:val="000000"/>
        </w:rPr>
        <w:t>-role-yes</w:t>
      </w:r>
      <w:r>
        <w:rPr>
          <w:color w:val="000000"/>
        </w:rPr>
        <w:t> </w:t>
      </w:r>
      <w:proofErr w:type="spellStart"/>
      <w:r>
        <w:rPr>
          <w:color w:val="000000"/>
        </w:rPr>
        <w:t>classList</w:t>
      </w:r>
      <w:proofErr w:type="spellEnd"/>
      <w:r>
        <w:rPr>
          <w:color w:val="000000"/>
        </w:rPr>
        <w:t xml:space="preserve"> instead of checkbox </w:t>
      </w:r>
      <w:r>
        <w:rPr>
          <w:rStyle w:val="HTMLCode"/>
          <w:color w:val="000000"/>
        </w:rPr>
        <w:t>.checked</w:t>
      </w:r>
      <w:r>
        <w:rPr>
          <w:color w:val="000000"/>
        </w:rPr>
        <w:t>. Updated </w:t>
      </w:r>
      <w:proofErr w:type="spellStart"/>
      <w:r>
        <w:rPr>
          <w:rStyle w:val="HTMLCode"/>
          <w:color w:val="000000"/>
        </w:rPr>
        <w:t>updateCopyPreview</w:t>
      </w:r>
      <w:proofErr w:type="spellEnd"/>
      <w:r>
        <w:rPr>
          <w:rStyle w:val="HTMLCode"/>
          <w:color w:val="000000"/>
        </w:rPr>
        <w:t>()</w:t>
      </w:r>
      <w:r>
        <w:rPr>
          <w:color w:val="000000"/>
        </w:rPr>
        <w:t xml:space="preserve"> to disable/reset role YES button when no </w:t>
      </w:r>
      <w:proofErr w:type="spellStart"/>
      <w:r>
        <w:rPr>
          <w:color w:val="000000"/>
        </w:rPr>
        <w:t>ownerName</w:t>
      </w:r>
      <w:proofErr w:type="spellEnd"/>
      <w:r>
        <w:rPr>
          <w:color w:val="000000"/>
        </w:rPr>
        <w:t xml:space="preserve"> is saved. CSS v42→v43 across all 28 pages. | | Jul 2, 2026 | </w:t>
      </w:r>
      <w:r>
        <w:rPr>
          <w:rStyle w:val="HTMLCode"/>
          <w:color w:val="000000"/>
        </w:rPr>
        <w:t>BlastyBiz.html</w:t>
      </w:r>
      <w:r>
        <w:rPr>
          <w:color w:val="000000"/>
        </w:rPr>
        <w:t> — "About You in Copy" checkboxes made mutually exclusive | "Mention my name" and "Mention my role" were independent checkboxes (both could be checked). Added </w:t>
      </w:r>
      <w:proofErr w:type="spellStart"/>
      <w:r>
        <w:rPr>
          <w:rStyle w:val="HTMLCode"/>
          <w:color w:val="000000"/>
        </w:rPr>
        <w:t>onchange</w:t>
      </w:r>
      <w:proofErr w:type="spellEnd"/>
      <w:r>
        <w:rPr>
          <w:color w:val="000000"/>
        </w:rPr>
        <w:t> handlers so checking one automatically unchecks the other — pick one or neither, never both. Downstream </w:t>
      </w:r>
      <w:r>
        <w:rPr>
          <w:rStyle w:val="HTMLCode"/>
          <w:color w:val="000000"/>
        </w:rPr>
        <w:t>?.checked</w:t>
      </w:r>
      <w:r>
        <w:rPr>
          <w:color w:val="000000"/>
        </w:rPr>
        <w:t> logic in </w:t>
      </w:r>
      <w:proofErr w:type="spellStart"/>
      <w:r>
        <w:rPr>
          <w:rStyle w:val="HTMLCode"/>
          <w:color w:val="000000"/>
        </w:rPr>
        <w:t>runAdaptation</w:t>
      </w:r>
      <w:proofErr w:type="spellEnd"/>
      <w:r>
        <w:rPr>
          <w:color w:val="000000"/>
        </w:rPr>
        <w:t> and </w:t>
      </w:r>
      <w:proofErr w:type="spellStart"/>
      <w:r>
        <w:rPr>
          <w:rStyle w:val="HTMLCode"/>
          <w:color w:val="000000"/>
        </w:rPr>
        <w:t>regeneratePlatformCopy</w:t>
      </w:r>
      <w:proofErr w:type="spellEnd"/>
      <w:r>
        <w:rPr>
          <w:color w:val="000000"/>
        </w:rPr>
        <w:t> unchanged. | | Jul 2, 2026 | </w:t>
      </w:r>
      <w:r>
        <w:rPr>
          <w:rStyle w:val="HTMLCode"/>
          <w:color w:val="000000"/>
        </w:rPr>
        <w:t>BlastyBiz.html</w:t>
      </w:r>
      <w:r>
        <w:rPr>
          <w:color w:val="000000"/>
        </w:rPr>
        <w:t> — All selected platform accordions auto-open after AI generation | </w:t>
      </w:r>
      <w:proofErr w:type="spellStart"/>
      <w:r>
        <w:rPr>
          <w:rStyle w:val="HTMLCode"/>
          <w:color w:val="000000"/>
        </w:rPr>
        <w:t>showCopyInAccordions</w:t>
      </w:r>
      <w:proofErr w:type="spellEnd"/>
      <w:r>
        <w:rPr>
          <w:rStyle w:val="HTMLCode"/>
          <w:color w:val="000000"/>
        </w:rPr>
        <w:t>()</w:t>
      </w:r>
      <w:r>
        <w:rPr>
          <w:color w:val="000000"/>
        </w:rPr>
        <w:t> previously only expanded the first enabled platform; all others stayed collapsed even though copy was populated. Removed the </w:t>
      </w:r>
      <w:proofErr w:type="spellStart"/>
      <w:r>
        <w:rPr>
          <w:rStyle w:val="HTMLCode"/>
          <w:color w:val="000000"/>
        </w:rPr>
        <w:t>expandedFirst</w:t>
      </w:r>
      <w:proofErr w:type="spellEnd"/>
      <w:r>
        <w:rPr>
          <w:color w:val="000000"/>
        </w:rPr>
        <w:t> guard — now every enabled platform that receives adapted copy has its accordion expanded automatically so the user sees all copy at once. | | Jul 2, 2026 | </w:t>
      </w:r>
      <w:r>
        <w:rPr>
          <w:rStyle w:val="HTMLCode"/>
          <w:color w:val="000000"/>
        </w:rPr>
        <w:t>BlastyBiz.html</w:t>
      </w:r>
      <w:r>
        <w:rPr>
          <w:color w:val="000000"/>
        </w:rPr>
        <w:t> — Platform History card removed from Create tab | </w:t>
      </w:r>
      <w:r>
        <w:rPr>
          <w:rStyle w:val="HTMLCode"/>
          <w:color w:val="000000"/>
        </w:rPr>
        <w:t>#platform-history-card</w:t>
      </w:r>
      <w:r>
        <w:rPr>
          <w:color w:val="000000"/>
        </w:rPr>
        <w:t> was showing inside create-step-1. Removed the card HTML entirely. </w:t>
      </w:r>
      <w:proofErr w:type="spellStart"/>
      <w:r>
        <w:rPr>
          <w:rStyle w:val="HTMLCode"/>
          <w:color w:val="000000"/>
        </w:rPr>
        <w:t>renderPlatformHistory</w:t>
      </w:r>
      <w:proofErr w:type="spellEnd"/>
      <w:r>
        <w:rPr>
          <w:rStyle w:val="HTMLCode"/>
          <w:color w:val="000000"/>
        </w:rPr>
        <w:t>()</w:t>
      </w:r>
      <w:r>
        <w:rPr>
          <w:color w:val="000000"/>
        </w:rPr>
        <w:t> already guards with </w:t>
      </w:r>
      <w:r>
        <w:rPr>
          <w:rStyle w:val="HTMLCode"/>
          <w:color w:val="000000"/>
        </w:rPr>
        <w:t>if (!card \|\| !list) return</w:t>
      </w:r>
      <w:r>
        <w:rPr>
          <w:color w:val="000000"/>
        </w:rPr>
        <w:t> so the two JS call-sites (post-adaptation save and </w:t>
      </w:r>
      <w:proofErr w:type="spellStart"/>
      <w:r>
        <w:rPr>
          <w:rStyle w:val="HTMLCode"/>
          <w:color w:val="000000"/>
        </w:rPr>
        <w:t>selectCampaign</w:t>
      </w:r>
      <w:proofErr w:type="spellEnd"/>
      <w:r>
        <w:rPr>
          <w:color w:val="000000"/>
        </w:rPr>
        <w:t>) silently no-op without errors. | | Jul 2, 2026 | </w:t>
      </w:r>
      <w:r>
        <w:rPr>
          <w:rStyle w:val="HTMLCode"/>
          <w:color w:val="000000"/>
        </w:rPr>
        <w:t>BlastyBiz.html</w:t>
      </w:r>
      <w:r>
        <w:rPr>
          <w:color w:val="000000"/>
        </w:rPr>
        <w:t> + </w:t>
      </w:r>
      <w:r>
        <w:rPr>
          <w:rStyle w:val="HTMLCode"/>
          <w:color w:val="000000"/>
        </w:rPr>
        <w:t>global-style.css?v=42</w:t>
      </w:r>
      <w:r>
        <w:rPr>
          <w:color w:val="000000"/>
        </w:rPr>
        <w:t> — Platform list empty on step 2; Generate button small/left-aligned | </w:t>
      </w:r>
      <w:r>
        <w:rPr>
          <w:rStyle w:val="Strong"/>
          <w:color w:val="000000"/>
        </w:rPr>
        <w:t>Bug 1 (platform list empty):</w:t>
      </w:r>
      <w:r>
        <w:rPr>
          <w:color w:val="000000"/>
        </w:rPr>
        <w:t> </w:t>
      </w:r>
      <w:r>
        <w:rPr>
          <w:rStyle w:val="HTMLCode"/>
          <w:color w:val="000000"/>
        </w:rPr>
        <w:t>goToStep2()</w:t>
      </w:r>
      <w:r>
        <w:rPr>
          <w:color w:val="000000"/>
        </w:rPr>
        <w:t> was not calling </w:t>
      </w:r>
      <w:proofErr w:type="spellStart"/>
      <w:r>
        <w:rPr>
          <w:rStyle w:val="HTMLCode"/>
          <w:color w:val="000000"/>
        </w:rPr>
        <w:t>renderQuickSelect</w:t>
      </w:r>
      <w:proofErr w:type="spellEnd"/>
      <w:r>
        <w:rPr>
          <w:rStyle w:val="HTMLCode"/>
          <w:color w:val="000000"/>
        </w:rPr>
        <w:t>()</w:t>
      </w:r>
      <w:r>
        <w:rPr>
          <w:color w:val="000000"/>
        </w:rPr>
        <w:t> — if the list had been cleared by a re-render cycle after </w:t>
      </w:r>
      <w:proofErr w:type="spellStart"/>
      <w:r>
        <w:rPr>
          <w:rStyle w:val="HTMLCode"/>
          <w:color w:val="000000"/>
        </w:rPr>
        <w:t>init</w:t>
      </w:r>
      <w:proofErr w:type="spellEnd"/>
      <w:r>
        <w:rPr>
          <w:rStyle w:val="HTMLCode"/>
          <w:color w:val="000000"/>
        </w:rPr>
        <w:t>()</w:t>
      </w:r>
      <w:r>
        <w:rPr>
          <w:color w:val="000000"/>
        </w:rPr>
        <w:t>, step 2 would show an empty </w:t>
      </w:r>
      <w:r>
        <w:rPr>
          <w:rStyle w:val="HTMLCode"/>
          <w:color w:val="000000"/>
        </w:rPr>
        <w:t>#quick-platform-list</w:t>
      </w:r>
      <w:r>
        <w:rPr>
          <w:color w:val="000000"/>
        </w:rPr>
        <w:t>. Fix: added </w:t>
      </w:r>
      <w:proofErr w:type="spellStart"/>
      <w:r>
        <w:rPr>
          <w:rStyle w:val="HTMLCode"/>
          <w:color w:val="000000"/>
        </w:rPr>
        <w:t>renderQuickSelect</w:t>
      </w:r>
      <w:proofErr w:type="spellEnd"/>
      <w:r>
        <w:rPr>
          <w:rStyle w:val="HTMLCode"/>
          <w:color w:val="000000"/>
        </w:rPr>
        <w:t>()</w:t>
      </w:r>
      <w:r>
        <w:rPr>
          <w:color w:val="000000"/>
        </w:rPr>
        <w:t> call at the top of </w:t>
      </w:r>
      <w:r>
        <w:rPr>
          <w:rStyle w:val="HTMLCode"/>
          <w:color w:val="000000"/>
        </w:rPr>
        <w:t>goToStep2()</w:t>
      </w:r>
      <w:r>
        <w:rPr>
          <w:color w:val="000000"/>
        </w:rPr>
        <w:t> so the list is always freshly populated when navigating to step 2. Also fixed undeclared variable </w:t>
      </w:r>
      <w:proofErr w:type="spellStart"/>
      <w:r>
        <w:rPr>
          <w:rStyle w:val="HTMLCode"/>
          <w:color w:val="000000"/>
        </w:rPr>
        <w:t>existingCopy</w:t>
      </w:r>
      <w:proofErr w:type="spellEnd"/>
      <w:r>
        <w:rPr>
          <w:color w:val="000000"/>
        </w:rPr>
        <w:t> in </w:t>
      </w:r>
      <w:proofErr w:type="spellStart"/>
      <w:r>
        <w:rPr>
          <w:rStyle w:val="HTMLCode"/>
          <w:color w:val="000000"/>
        </w:rPr>
        <w:t>renderQuickSelect</w:t>
      </w:r>
      <w:proofErr w:type="spellEnd"/>
      <w:r>
        <w:rPr>
          <w:color w:val="000000"/>
        </w:rPr>
        <w:t> — changed to </w:t>
      </w:r>
      <w:proofErr w:type="spellStart"/>
      <w:r>
        <w:rPr>
          <w:rStyle w:val="HTMLCode"/>
          <w:color w:val="000000"/>
        </w:rPr>
        <w:t>p.adaptedContent</w:t>
      </w:r>
      <w:proofErr w:type="spellEnd"/>
      <w:r>
        <w:rPr>
          <w:rStyle w:val="HTMLCode"/>
          <w:color w:val="000000"/>
        </w:rPr>
        <w:t xml:space="preserve"> \|\| ''</w:t>
      </w:r>
      <w:r>
        <w:rPr>
          <w:color w:val="000000"/>
        </w:rPr>
        <w:t>. </w:t>
      </w:r>
      <w:r>
        <w:rPr>
          <w:rStyle w:val="Strong"/>
          <w:color w:val="000000"/>
        </w:rPr>
        <w:t>Bug 2 (button small/left-aligned):</w:t>
      </w:r>
      <w:r>
        <w:rPr>
          <w:color w:val="000000"/>
        </w:rPr>
        <w:t> </w:t>
      </w:r>
      <w:r>
        <w:rPr>
          <w:rStyle w:val="HTMLCode"/>
          <w:color w:val="000000"/>
        </w:rPr>
        <w:t>.</w:t>
      </w:r>
      <w:proofErr w:type="spellStart"/>
      <w:r>
        <w:rPr>
          <w:rStyle w:val="HTMLCode"/>
          <w:color w:val="000000"/>
        </w:rPr>
        <w:t>btn</w:t>
      </w:r>
      <w:proofErr w:type="spellEnd"/>
      <w:r>
        <w:rPr>
          <w:rStyle w:val="HTMLCode"/>
          <w:color w:val="000000"/>
        </w:rPr>
        <w:t>--adaptive</w:t>
      </w:r>
      <w:r>
        <w:rPr>
          <w:color w:val="000000"/>
        </w:rPr>
        <w:t> CSS was losing the cascade to </w:t>
      </w:r>
      <w:r>
        <w:rPr>
          <w:rStyle w:val="HTMLCode"/>
          <w:color w:val="000000"/>
        </w:rPr>
        <w:t>.</w:t>
      </w:r>
      <w:proofErr w:type="spellStart"/>
      <w:r>
        <w:rPr>
          <w:rStyle w:val="HTMLCode"/>
          <w:color w:val="000000"/>
        </w:rPr>
        <w:t>btn</w:t>
      </w:r>
      <w:r>
        <w:rPr>
          <w:color w:val="000000"/>
        </w:rPr>
        <w:t>'s</w:t>
      </w:r>
      <w:proofErr w:type="spellEnd"/>
      <w:r>
        <w:rPr>
          <w:color w:val="000000"/>
        </w:rPr>
        <w:t> </w:t>
      </w:r>
      <w:r>
        <w:rPr>
          <w:rStyle w:val="HTMLCode"/>
          <w:color w:val="000000"/>
        </w:rPr>
        <w:t>display: inline-</w:t>
      </w:r>
      <w:r>
        <w:rPr>
          <w:rStyle w:val="HTMLCode"/>
          <w:color w:val="000000"/>
        </w:rPr>
        <w:lastRenderedPageBreak/>
        <w:t>flex</w:t>
      </w:r>
      <w:r>
        <w:rPr>
          <w:color w:val="000000"/>
        </w:rPr>
        <w:t> despite coming later in the file. Fixed by adding </w:t>
      </w:r>
      <w:r>
        <w:rPr>
          <w:rStyle w:val="HTMLCode"/>
          <w:color w:val="000000"/>
        </w:rPr>
        <w:t>!important</w:t>
      </w:r>
      <w:r>
        <w:rPr>
          <w:color w:val="000000"/>
        </w:rPr>
        <w:t> to both mobile (</w:t>
      </w:r>
      <w:r>
        <w:rPr>
          <w:rStyle w:val="HTMLCode"/>
          <w:color w:val="000000"/>
        </w:rPr>
        <w:t>display: flex !important; width: 100% !important</w:t>
      </w:r>
      <w:r>
        <w:rPr>
          <w:color w:val="000000"/>
        </w:rPr>
        <w:t>) and desktop (</w:t>
      </w:r>
      <w:r>
        <w:rPr>
          <w:rStyle w:val="HTMLCode"/>
          <w:color w:val="000000"/>
        </w:rPr>
        <w:t>display: inline-flex !important; width: fit-content !important</w:t>
      </w:r>
      <w:r>
        <w:rPr>
          <w:color w:val="000000"/>
        </w:rPr>
        <w:t>) rules to guarantee they override all other button class rules. CSS bumped v41→v42 across all 28 pages. | | Jul 2, 2026 | </w:t>
      </w:r>
      <w:proofErr w:type="spellStart"/>
      <w:r>
        <w:rPr>
          <w:rStyle w:val="HTMLCode"/>
          <w:color w:val="000000"/>
        </w:rPr>
        <w:t>global-style.css?v</w:t>
      </w:r>
      <w:proofErr w:type="spellEnd"/>
      <w:r>
        <w:rPr>
          <w:rStyle w:val="HTMLCode"/>
          <w:color w:val="000000"/>
        </w:rPr>
        <w:t>=41</w:t>
      </w:r>
      <w:r>
        <w:rPr>
          <w:color w:val="000000"/>
        </w:rPr>
        <w:t> — Responsive button utility classes (</w:t>
      </w:r>
      <w:proofErr w:type="spellStart"/>
      <w:r>
        <w:rPr>
          <w:rStyle w:val="HTMLCode"/>
          <w:color w:val="000000"/>
        </w:rPr>
        <w:t>btn</w:t>
      </w:r>
      <w:proofErr w:type="spellEnd"/>
      <w:r>
        <w:rPr>
          <w:rStyle w:val="HTMLCode"/>
          <w:color w:val="000000"/>
        </w:rPr>
        <w:t>--adaptive</w:t>
      </w:r>
      <w:r>
        <w:rPr>
          <w:color w:val="000000"/>
        </w:rPr>
        <w:t>, </w:t>
      </w:r>
      <w:proofErr w:type="spellStart"/>
      <w:r>
        <w:rPr>
          <w:rStyle w:val="HTMLCode"/>
          <w:color w:val="000000"/>
        </w:rPr>
        <w:t>btn</w:t>
      </w:r>
      <w:proofErr w:type="spellEnd"/>
      <w:r>
        <w:rPr>
          <w:rStyle w:val="HTMLCode"/>
          <w:color w:val="000000"/>
        </w:rPr>
        <w:t>--inline</w:t>
      </w:r>
      <w:r>
        <w:rPr>
          <w:color w:val="000000"/>
        </w:rPr>
        <w:t>) | </w:t>
      </w:r>
      <w:r>
        <w:rPr>
          <w:rStyle w:val="Strong"/>
          <w:color w:val="000000"/>
        </w:rPr>
        <w:t>New classes:</w:t>
      </w:r>
      <w:r>
        <w:rPr>
          <w:color w:val="000000"/>
        </w:rPr>
        <w:t> (1) </w:t>
      </w:r>
      <w:r>
        <w:rPr>
          <w:rStyle w:val="HTMLCode"/>
          <w:color w:val="000000"/>
        </w:rPr>
        <w:t>.</w:t>
      </w:r>
      <w:proofErr w:type="spellStart"/>
      <w:r>
        <w:rPr>
          <w:rStyle w:val="HTMLCode"/>
          <w:color w:val="000000"/>
        </w:rPr>
        <w:t>btn</w:t>
      </w:r>
      <w:proofErr w:type="spellEnd"/>
      <w:r>
        <w:rPr>
          <w:rStyle w:val="HTMLCode"/>
          <w:color w:val="000000"/>
        </w:rPr>
        <w:t>--adaptive</w:t>
      </w:r>
      <w:r>
        <w:rPr>
          <w:color w:val="000000"/>
        </w:rPr>
        <w:t> — full-width + centered (</w:t>
      </w:r>
      <w:r>
        <w:rPr>
          <w:rStyle w:val="HTMLCode"/>
          <w:color w:val="000000"/>
        </w:rPr>
        <w:t>display: flex; width: 100%</w:t>
      </w:r>
      <w:r>
        <w:rPr>
          <w:color w:val="000000"/>
        </w:rPr>
        <w:t>) on mobile (≤767px); shrinks to </w:t>
      </w:r>
      <w:r>
        <w:rPr>
          <w:rStyle w:val="HTMLCode"/>
          <w:color w:val="000000"/>
        </w:rPr>
        <w:t>display: inline-flex; width: fit-content</w:t>
      </w:r>
      <w:r>
        <w:rPr>
          <w:color w:val="000000"/>
        </w:rPr>
        <w:t> on desktop (≥768px). Applied immediately to </w:t>
      </w:r>
      <w:r>
        <w:rPr>
          <w:rStyle w:val="HTMLCode"/>
          <w:color w:val="000000"/>
        </w:rPr>
        <w:t>#continue-btn</w:t>
      </w:r>
      <w:r>
        <w:rPr>
          <w:color w:val="000000"/>
        </w:rPr>
        <w:t> ("Continue to Platforms →") and </w:t>
      </w:r>
      <w:r>
        <w:rPr>
          <w:rStyle w:val="HTMLCode"/>
          <w:color w:val="000000"/>
        </w:rPr>
        <w:t>#adapt-btn</w:t>
      </w:r>
      <w:r>
        <w:rPr>
          <w:color w:val="000000"/>
        </w:rPr>
        <w:t> ("Generate AI Copy") in </w:t>
      </w:r>
      <w:r>
        <w:rPr>
          <w:rStyle w:val="HTMLCode"/>
          <w:color w:val="000000"/>
        </w:rPr>
        <w:t>BlastyBiz.html</w:t>
      </w:r>
      <w:r>
        <w:rPr>
          <w:color w:val="000000"/>
        </w:rPr>
        <w:t>. (2) </w:t>
      </w:r>
      <w:r>
        <w:rPr>
          <w:rStyle w:val="HTMLCode"/>
          <w:color w:val="000000"/>
        </w:rPr>
        <w:t>.</w:t>
      </w:r>
      <w:proofErr w:type="spellStart"/>
      <w:r>
        <w:rPr>
          <w:rStyle w:val="HTMLCode"/>
          <w:color w:val="000000"/>
        </w:rPr>
        <w:t>btn</w:t>
      </w:r>
      <w:proofErr w:type="spellEnd"/>
      <w:r>
        <w:rPr>
          <w:rStyle w:val="HTMLCode"/>
          <w:color w:val="000000"/>
        </w:rPr>
        <w:t>--inline</w:t>
      </w:r>
      <w:r>
        <w:rPr>
          <w:color w:val="000000"/>
        </w:rPr>
        <w:t> — always </w:t>
      </w:r>
      <w:r>
        <w:rPr>
          <w:rStyle w:val="HTMLCode"/>
          <w:color w:val="000000"/>
        </w:rPr>
        <w:t>inline-flex</w:t>
      </w:r>
      <w:r>
        <w:rPr>
          <w:color w:val="000000"/>
        </w:rPr>
        <w:t>, always </w:t>
      </w:r>
      <w:r>
        <w:rPr>
          <w:rStyle w:val="HTMLCode"/>
          <w:color w:val="000000"/>
        </w:rPr>
        <w:t>width: auto</w:t>
      </w:r>
      <w:r>
        <w:rPr>
          <w:color w:val="000000"/>
        </w:rPr>
        <w:t>, no auto-margins — for buttons living side-by-side in flex rows. (3) Also added </w:t>
      </w:r>
      <w:r>
        <w:rPr>
          <w:rStyle w:val="HTMLCode"/>
          <w:color w:val="000000"/>
        </w:rPr>
        <w:t>justify-content: center</w:t>
      </w:r>
      <w:r>
        <w:rPr>
          <w:color w:val="000000"/>
        </w:rPr>
        <w:t> to existing </w:t>
      </w:r>
      <w:r>
        <w:rPr>
          <w:rStyle w:val="HTMLCode"/>
          <w:color w:val="000000"/>
        </w:rPr>
        <w:t>.</w:t>
      </w:r>
      <w:proofErr w:type="spellStart"/>
      <w:r>
        <w:rPr>
          <w:rStyle w:val="HTMLCode"/>
          <w:color w:val="000000"/>
        </w:rPr>
        <w:t>btn</w:t>
      </w:r>
      <w:proofErr w:type="spellEnd"/>
      <w:r>
        <w:rPr>
          <w:rStyle w:val="HTMLCode"/>
          <w:color w:val="000000"/>
        </w:rPr>
        <w:t>--block</w:t>
      </w:r>
      <w:r>
        <w:rPr>
          <w:color w:val="000000"/>
        </w:rPr>
        <w:t> / </w:t>
      </w:r>
      <w:r>
        <w:rPr>
          <w:rStyle w:val="HTMLCode"/>
          <w:color w:val="000000"/>
        </w:rPr>
        <w:t>.</w:t>
      </w:r>
      <w:proofErr w:type="spellStart"/>
      <w:r>
        <w:rPr>
          <w:rStyle w:val="HTMLCode"/>
          <w:color w:val="000000"/>
        </w:rPr>
        <w:t>btn</w:t>
      </w:r>
      <w:proofErr w:type="spellEnd"/>
      <w:r>
        <w:rPr>
          <w:rStyle w:val="HTMLCode"/>
          <w:color w:val="000000"/>
        </w:rPr>
        <w:t>--full</w:t>
      </w:r>
      <w:r>
        <w:rPr>
          <w:color w:val="000000"/>
        </w:rPr>
        <w:t> for consistency. CSS bumped v=40→v=41 across all 28 pages. | | Jul 2, 2026 | </w:t>
      </w:r>
      <w:r>
        <w:rPr>
          <w:rStyle w:val="HTMLCode"/>
          <w:color w:val="000000"/>
        </w:rPr>
        <w:t>BlastyBiz.html</w:t>
      </w:r>
      <w:r>
        <w:rPr>
          <w:color w:val="000000"/>
        </w:rPr>
        <w:t> + </w:t>
      </w:r>
      <w:r>
        <w:rPr>
          <w:rStyle w:val="HTMLCode"/>
          <w:color w:val="000000"/>
        </w:rPr>
        <w:t>global-style.css?v=40</w:t>
      </w:r>
      <w:r>
        <w:rPr>
          <w:color w:val="000000"/>
        </w:rPr>
        <w:t> — Campaign UX: hide content until selected; add delete button | </w:t>
      </w:r>
      <w:r>
        <w:rPr>
          <w:rStyle w:val="Strong"/>
          <w:color w:val="000000"/>
        </w:rPr>
        <w:t>Changes:</w:t>
      </w:r>
      <w:r>
        <w:rPr>
          <w:color w:val="000000"/>
        </w:rPr>
        <w:t> (1) Wrapped all cards below the Campaign card (Your Ad, Add Info, Platform History, Campaign Photos, Continue button) in </w:t>
      </w:r>
      <w:r>
        <w:rPr>
          <w:rStyle w:val="HTMLCode"/>
          <w:color w:val="000000"/>
        </w:rPr>
        <w:t>&lt;div id="campaign-content" class="hidden"&gt;</w:t>
      </w:r>
      <w:r>
        <w:rPr>
          <w:color w:val="000000"/>
        </w:rPr>
        <w:t> — nothing below the chip row is visible until a campaign is clicked or a new one is created. (2) </w:t>
      </w:r>
      <w:proofErr w:type="spellStart"/>
      <w:r>
        <w:rPr>
          <w:rStyle w:val="HTMLCode"/>
          <w:color w:val="000000"/>
        </w:rPr>
        <w:t>selectCampaign</w:t>
      </w:r>
      <w:proofErr w:type="spellEnd"/>
      <w:r>
        <w:rPr>
          <w:rStyle w:val="HTMLCode"/>
          <w:color w:val="000000"/>
        </w:rPr>
        <w:t>()</w:t>
      </w:r>
      <w:r>
        <w:rPr>
          <w:color w:val="000000"/>
        </w:rPr>
        <w:t> now calls </w:t>
      </w:r>
      <w:r>
        <w:rPr>
          <w:rStyle w:val="HTMLCode"/>
          <w:color w:val="000000"/>
        </w:rPr>
        <w:t>campaign-</w:t>
      </w:r>
      <w:proofErr w:type="spellStart"/>
      <w:r>
        <w:rPr>
          <w:rStyle w:val="HTMLCode"/>
          <w:color w:val="000000"/>
        </w:rPr>
        <w:t>content.classList.remove</w:t>
      </w:r>
      <w:proofErr w:type="spellEnd"/>
      <w:r>
        <w:rPr>
          <w:rStyle w:val="HTMLCode"/>
          <w:color w:val="000000"/>
        </w:rPr>
        <w:t>('hidden')</w:t>
      </w:r>
      <w:r>
        <w:rPr>
          <w:color w:val="000000"/>
        </w:rPr>
        <w:t> on entry. (3) </w:t>
      </w:r>
      <w:proofErr w:type="spellStart"/>
      <w:r>
        <w:rPr>
          <w:rStyle w:val="HTMLCode"/>
          <w:color w:val="000000"/>
        </w:rPr>
        <w:t>saveNewCampaign</w:t>
      </w:r>
      <w:proofErr w:type="spellEnd"/>
      <w:r>
        <w:rPr>
          <w:rStyle w:val="HTMLCode"/>
          <w:color w:val="000000"/>
        </w:rPr>
        <w:t>()</w:t>
      </w:r>
      <w:r>
        <w:rPr>
          <w:color w:val="000000"/>
        </w:rPr>
        <w:t xml:space="preserve"> also </w:t>
      </w:r>
      <w:proofErr w:type="spellStart"/>
      <w:r>
        <w:rPr>
          <w:color w:val="000000"/>
        </w:rPr>
        <w:t>unhides</w:t>
      </w:r>
      <w:proofErr w:type="spellEnd"/>
      <w:r>
        <w:rPr>
          <w:color w:val="000000"/>
        </w:rPr>
        <w:t> </w:t>
      </w:r>
      <w:r>
        <w:rPr>
          <w:rStyle w:val="HTMLCode"/>
          <w:color w:val="000000"/>
        </w:rPr>
        <w:t>campaign-content</w:t>
      </w:r>
      <w:r>
        <w:rPr>
          <w:color w:val="000000"/>
        </w:rPr>
        <w:t> after creating. (4) Page load no longer auto-selects the first campaign — chips render, content stays hidden. (5) Each campaign chip now uses </w:t>
      </w:r>
      <w:r>
        <w:rPr>
          <w:rStyle w:val="HTMLCode"/>
          <w:color w:val="000000"/>
        </w:rPr>
        <w:t>inline-flex</w:t>
      </w:r>
      <w:r>
        <w:rPr>
          <w:color w:val="000000"/>
        </w:rPr>
        <w:t> layout with a </w:t>
      </w:r>
      <w:r>
        <w:rPr>
          <w:rStyle w:val="HTMLCode"/>
          <w:color w:val="000000"/>
        </w:rPr>
        <w:t>&lt;span class="chip-label"&gt;</w:t>
      </w:r>
      <w:r>
        <w:rPr>
          <w:color w:val="000000"/>
        </w:rPr>
        <w:t> (clickable name) and </w:t>
      </w:r>
      <w:r>
        <w:rPr>
          <w:rStyle w:val="HTMLCode"/>
          <w:color w:val="000000"/>
        </w:rPr>
        <w:t>&lt;span class="chip-del"&gt;</w:t>
      </w:r>
      <w:r>
        <w:rPr>
          <w:rStyle w:val="HTMLCode"/>
          <w:rFonts w:ascii="Segoe UI Symbol" w:hAnsi="Segoe UI Symbol" w:cs="Segoe UI Symbol"/>
          <w:color w:val="000000"/>
        </w:rPr>
        <w:t>✕</w:t>
      </w:r>
      <w:r>
        <w:rPr>
          <w:rStyle w:val="HTMLCode"/>
          <w:color w:val="000000"/>
        </w:rPr>
        <w:t>&lt;/span&gt;</w:t>
      </w:r>
      <w:r>
        <w:rPr>
          <w:color w:val="000000"/>
        </w:rPr>
        <w:t> delete button. (6) </w:t>
      </w:r>
      <w:proofErr w:type="spellStart"/>
      <w:r>
        <w:rPr>
          <w:rStyle w:val="HTMLCode"/>
          <w:color w:val="000000"/>
        </w:rPr>
        <w:t>deleteCampaign</w:t>
      </w:r>
      <w:proofErr w:type="spellEnd"/>
      <w:r>
        <w:rPr>
          <w:rStyle w:val="HTMLCode"/>
          <w:color w:val="000000"/>
        </w:rPr>
        <w:t>(id, name)</w:t>
      </w:r>
      <w:r>
        <w:rPr>
          <w:color w:val="000000"/>
        </w:rPr>
        <w:t xml:space="preserve"> function added — confirms, filters campaigns array, hides content if active campaign was deleted, re-renders chips, saves to </w:t>
      </w:r>
      <w:proofErr w:type="spellStart"/>
      <w:r>
        <w:rPr>
          <w:color w:val="000000"/>
        </w:rPr>
        <w:t>Firestore</w:t>
      </w:r>
      <w:proofErr w:type="spellEnd"/>
      <w:r>
        <w:rPr>
          <w:color w:val="000000"/>
        </w:rPr>
        <w:t>. CSS bumped v=39→v=40 across all 28 pages. | | Jul 2, 2026 | </w:t>
      </w:r>
      <w:r>
        <w:rPr>
          <w:rStyle w:val="HTMLCode"/>
          <w:color w:val="000000"/>
        </w:rPr>
        <w:t>BlastyBiz.html</w:t>
      </w:r>
      <w:r>
        <w:rPr>
          <w:color w:val="000000"/>
        </w:rPr>
        <w:t> — Campaign fields blank on page load; only populated after clicking a chip | </w:t>
      </w:r>
      <w:r>
        <w:rPr>
          <w:rStyle w:val="Strong"/>
          <w:color w:val="000000"/>
        </w:rPr>
        <w:t>Root cause:</w:t>
      </w:r>
      <w:r>
        <w:rPr>
          <w:color w:val="000000"/>
        </w:rPr>
        <w:t xml:space="preserve"> After loading campaigns from </w:t>
      </w:r>
      <w:proofErr w:type="spellStart"/>
      <w:r>
        <w:rPr>
          <w:color w:val="000000"/>
        </w:rPr>
        <w:t>Firestore</w:t>
      </w:r>
      <w:proofErr w:type="spellEnd"/>
      <w:r>
        <w:rPr>
          <w:color w:val="000000"/>
        </w:rPr>
        <w:t>, the code rendered the chips and set </w:t>
      </w:r>
      <w:proofErr w:type="spellStart"/>
      <w:r>
        <w:rPr>
          <w:rStyle w:val="HTMLCode"/>
          <w:color w:val="000000"/>
        </w:rPr>
        <w:t>activeCampaignId</w:t>
      </w:r>
      <w:proofErr w:type="spellEnd"/>
      <w:r>
        <w:rPr>
          <w:color w:val="000000"/>
        </w:rPr>
        <w:t> but never called </w:t>
      </w:r>
      <w:proofErr w:type="spellStart"/>
      <w:r>
        <w:rPr>
          <w:rStyle w:val="HTMLCode"/>
          <w:color w:val="000000"/>
        </w:rPr>
        <w:t>selectCampaign</w:t>
      </w:r>
      <w:proofErr w:type="spellEnd"/>
      <w:r>
        <w:rPr>
          <w:rStyle w:val="HTMLCode"/>
          <w:color w:val="000000"/>
        </w:rPr>
        <w:t>()</w:t>
      </w:r>
      <w:r>
        <w:rPr>
          <w:color w:val="000000"/>
        </w:rPr>
        <w:t>. All the form fields (offer, ad name, details, price, campaign story, photos) stayed empty until the user manually clicked a chip. </w:t>
      </w:r>
      <w:r>
        <w:rPr>
          <w:rStyle w:val="Strong"/>
          <w:color w:val="000000"/>
        </w:rPr>
        <w:t>Fix:</w:t>
      </w:r>
      <w:r>
        <w:rPr>
          <w:color w:val="000000"/>
        </w:rPr>
        <w:t> Replaced the manual photo-loading block with a single </w:t>
      </w:r>
      <w:proofErr w:type="spellStart"/>
      <w:r>
        <w:rPr>
          <w:rStyle w:val="HTMLCode"/>
          <w:color w:val="000000"/>
        </w:rPr>
        <w:t>selectCampaign</w:t>
      </w:r>
      <w:proofErr w:type="spellEnd"/>
      <w:r>
        <w:rPr>
          <w:rStyle w:val="HTMLCode"/>
          <w:color w:val="000000"/>
        </w:rPr>
        <w:t>(</w:t>
      </w:r>
      <w:proofErr w:type="spellStart"/>
      <w:r>
        <w:rPr>
          <w:rStyle w:val="HTMLCode"/>
          <w:color w:val="000000"/>
        </w:rPr>
        <w:t>firstCam.id</w:t>
      </w:r>
      <w:proofErr w:type="spellEnd"/>
      <w:r>
        <w:rPr>
          <w:rStyle w:val="HTMLCode"/>
          <w:color w:val="000000"/>
        </w:rPr>
        <w:t xml:space="preserve">, </w:t>
      </w:r>
      <w:proofErr w:type="spellStart"/>
      <w:r>
        <w:rPr>
          <w:rStyle w:val="HTMLCode"/>
          <w:color w:val="000000"/>
        </w:rPr>
        <w:t>firstCam.name</w:t>
      </w:r>
      <w:proofErr w:type="spellEnd"/>
      <w:r>
        <w:rPr>
          <w:rStyle w:val="HTMLCode"/>
          <w:color w:val="000000"/>
        </w:rPr>
        <w:t>)</w:t>
      </w:r>
      <w:r>
        <w:rPr>
          <w:color w:val="000000"/>
        </w:rPr>
        <w:t> call after </w:t>
      </w:r>
      <w:proofErr w:type="spellStart"/>
      <w:r>
        <w:rPr>
          <w:rStyle w:val="HTMLCode"/>
          <w:color w:val="000000"/>
        </w:rPr>
        <w:t>renderCampaignChips</w:t>
      </w:r>
      <w:proofErr w:type="spellEnd"/>
      <w:r>
        <w:rPr>
          <w:rStyle w:val="HTMLCode"/>
          <w:color w:val="000000"/>
        </w:rPr>
        <w:t>()</w:t>
      </w:r>
      <w:r>
        <w:rPr>
          <w:color w:val="000000"/>
        </w:rPr>
        <w:t>. </w:t>
      </w:r>
      <w:proofErr w:type="spellStart"/>
      <w:r>
        <w:rPr>
          <w:rStyle w:val="HTMLCode"/>
          <w:color w:val="000000"/>
        </w:rPr>
        <w:t>selectCampaign</w:t>
      </w:r>
      <w:proofErr w:type="spellEnd"/>
      <w:r>
        <w:rPr>
          <w:rStyle w:val="HTMLCode"/>
          <w:color w:val="000000"/>
        </w:rPr>
        <w:t>()</w:t>
      </w:r>
      <w:r>
        <w:rPr>
          <w:color w:val="000000"/>
        </w:rPr>
        <w:t> already handles photos, field population, platform history, and chip highlight — so one call covers everything. Legacy fallback (no campaigns yet, photos on biz doc) kept in the else branch. Deployed and curl-confirmed. | | Jul 2, 2026 | </w:t>
      </w:r>
      <w:r>
        <w:rPr>
          <w:rStyle w:val="HTMLCode"/>
          <w:color w:val="000000"/>
        </w:rPr>
        <w:t>BlastyBiz-Login.html</w:t>
      </w:r>
      <w:r>
        <w:rPr>
          <w:color w:val="000000"/>
        </w:rPr>
        <w:t>, </w:t>
      </w:r>
      <w:r>
        <w:rPr>
          <w:rStyle w:val="HTMLCode"/>
          <w:color w:val="000000"/>
        </w:rPr>
        <w:t>BlastyBiz-Onboarding.html</w:t>
      </w:r>
      <w:r>
        <w:rPr>
          <w:color w:val="000000"/>
        </w:rPr>
        <w:t> — Profile fields blank after login (</w:t>
      </w:r>
      <w:proofErr w:type="spellStart"/>
      <w:r>
        <w:rPr>
          <w:color w:val="000000"/>
        </w:rPr>
        <w:t>Firestore</w:t>
      </w:r>
      <w:proofErr w:type="spellEnd"/>
      <w:r>
        <w:rPr>
          <w:color w:val="000000"/>
        </w:rPr>
        <w:t xml:space="preserve"> plan rule violation) | </w:t>
      </w:r>
      <w:r>
        <w:rPr>
          <w:rStyle w:val="Strong"/>
          <w:color w:val="000000"/>
        </w:rPr>
        <w:t>Root cause:</w:t>
      </w:r>
      <w:r>
        <w:rPr>
          <w:color w:val="000000"/>
        </w:rPr>
        <w:t> The plan picker (added previous session) wrote </w:t>
      </w:r>
      <w:r>
        <w:rPr>
          <w:rStyle w:val="HTMLCode"/>
          <w:color w:val="000000"/>
        </w:rPr>
        <w:t xml:space="preserve">plan: </w:t>
      </w:r>
      <w:proofErr w:type="spellStart"/>
      <w:r>
        <w:rPr>
          <w:rStyle w:val="HTMLCode"/>
          <w:color w:val="000000"/>
        </w:rPr>
        <w:t>chosenPlan</w:t>
      </w:r>
      <w:proofErr w:type="spellEnd"/>
      <w:r>
        <w:rPr>
          <w:color w:val="000000"/>
        </w:rPr>
        <w:t> (e.g. </w:t>
      </w:r>
      <w:r>
        <w:rPr>
          <w:rStyle w:val="HTMLCode"/>
          <w:color w:val="000000"/>
        </w:rPr>
        <w:t>'pro'</w:t>
      </w:r>
      <w:r>
        <w:rPr>
          <w:color w:val="000000"/>
        </w:rPr>
        <w:t xml:space="preserve">) to the </w:t>
      </w:r>
      <w:proofErr w:type="spellStart"/>
      <w:r>
        <w:rPr>
          <w:color w:val="000000"/>
        </w:rPr>
        <w:t>Firestore</w:t>
      </w:r>
      <w:proofErr w:type="spellEnd"/>
      <w:r>
        <w:rPr>
          <w:color w:val="000000"/>
        </w:rPr>
        <w:t> </w:t>
      </w:r>
      <w:r>
        <w:rPr>
          <w:rStyle w:val="HTMLCode"/>
          <w:color w:val="000000"/>
        </w:rPr>
        <w:t>users/{</w:t>
      </w:r>
      <w:proofErr w:type="spellStart"/>
      <w:r>
        <w:rPr>
          <w:rStyle w:val="HTMLCode"/>
          <w:color w:val="000000"/>
        </w:rPr>
        <w:t>uid</w:t>
      </w:r>
      <w:proofErr w:type="spellEnd"/>
      <w:r>
        <w:rPr>
          <w:rStyle w:val="HTMLCode"/>
          <w:color w:val="000000"/>
        </w:rPr>
        <w:t>}</w:t>
      </w:r>
      <w:r>
        <w:rPr>
          <w:color w:val="000000"/>
        </w:rPr>
        <w:t xml:space="preserve"> doc on signup. The </w:t>
      </w:r>
      <w:proofErr w:type="spellStart"/>
      <w:r>
        <w:rPr>
          <w:color w:val="000000"/>
        </w:rPr>
        <w:t>Firestore</w:t>
      </w:r>
      <w:proofErr w:type="spellEnd"/>
      <w:r>
        <w:rPr>
          <w:color w:val="000000"/>
        </w:rPr>
        <w:t xml:space="preserve"> security rule only allows </w:t>
      </w:r>
      <w:r>
        <w:rPr>
          <w:rStyle w:val="HTMLCode"/>
          <w:color w:val="000000"/>
        </w:rPr>
        <w:t>create</w:t>
      </w:r>
      <w:r>
        <w:rPr>
          <w:color w:val="000000"/>
        </w:rPr>
        <w:t> when </w:t>
      </w:r>
      <w:r>
        <w:rPr>
          <w:rStyle w:val="HTMLCode"/>
          <w:color w:val="000000"/>
        </w:rPr>
        <w:t>plan == 'starter'</w:t>
      </w:r>
      <w:r>
        <w:rPr>
          <w:color w:val="000000"/>
        </w:rPr>
        <w:t>. The </w:t>
      </w:r>
      <w:proofErr w:type="spellStart"/>
      <w:r>
        <w:rPr>
          <w:rStyle w:val="HTMLCode"/>
          <w:color w:val="000000"/>
        </w:rPr>
        <w:t>setDoc</w:t>
      </w:r>
      <w:proofErr w:type="spellEnd"/>
      <w:r>
        <w:rPr>
          <w:color w:val="000000"/>
        </w:rPr>
        <w:t xml:space="preserve"> was silently rejected — Firebase </w:t>
      </w:r>
      <w:proofErr w:type="spellStart"/>
      <w:r>
        <w:rPr>
          <w:color w:val="000000"/>
        </w:rPr>
        <w:t>Auth</w:t>
      </w:r>
      <w:proofErr w:type="spellEnd"/>
      <w:r>
        <w:rPr>
          <w:color w:val="000000"/>
        </w:rPr>
        <w:t xml:space="preserve"> created the account, but the </w:t>
      </w:r>
      <w:proofErr w:type="spellStart"/>
      <w:r>
        <w:rPr>
          <w:color w:val="000000"/>
        </w:rPr>
        <w:t>Firestore</w:t>
      </w:r>
      <w:proofErr w:type="spellEnd"/>
      <w:r>
        <w:rPr>
          <w:color w:val="000000"/>
        </w:rPr>
        <w:t xml:space="preserve"> users doc was never written. Onboarding's </w:t>
      </w:r>
      <w:proofErr w:type="spellStart"/>
      <w:r>
        <w:rPr>
          <w:rStyle w:val="HTMLCode"/>
          <w:color w:val="000000"/>
        </w:rPr>
        <w:t>updateDoc</w:t>
      </w:r>
      <w:proofErr w:type="spellEnd"/>
      <w:r>
        <w:rPr>
          <w:color w:val="000000"/>
        </w:rPr>
        <w:t> then failed (doc doesn't exist), so no </w:t>
      </w:r>
      <w:r>
        <w:rPr>
          <w:rStyle w:val="HTMLCode"/>
          <w:color w:val="000000"/>
        </w:rPr>
        <w:t>businesses/{</w:t>
      </w:r>
      <w:proofErr w:type="spellStart"/>
      <w:r>
        <w:rPr>
          <w:rStyle w:val="HTMLCode"/>
          <w:color w:val="000000"/>
        </w:rPr>
        <w:t>uid</w:t>
      </w:r>
      <w:proofErr w:type="spellEnd"/>
      <w:r>
        <w:rPr>
          <w:rStyle w:val="HTMLCode"/>
          <w:color w:val="000000"/>
        </w:rPr>
        <w:t>}</w:t>
      </w:r>
      <w:r>
        <w:rPr>
          <w:color w:val="000000"/>
        </w:rPr>
        <w:t> doc was created. On the main app, </w:t>
      </w:r>
      <w:proofErr w:type="spellStart"/>
      <w:r>
        <w:rPr>
          <w:rStyle w:val="HTMLCode"/>
          <w:color w:val="000000"/>
        </w:rPr>
        <w:t>onAuthStateChanged</w:t>
      </w:r>
      <w:proofErr w:type="spellEnd"/>
      <w:r>
        <w:rPr>
          <w:color w:val="000000"/>
        </w:rPr>
        <w:t> found no users or businesses doc and never called </w:t>
      </w:r>
      <w:r>
        <w:rPr>
          <w:rStyle w:val="HTMLCode"/>
          <w:color w:val="000000"/>
        </w:rPr>
        <w:t>_</w:t>
      </w:r>
      <w:proofErr w:type="spellStart"/>
      <w:r>
        <w:rPr>
          <w:rStyle w:val="HTMLCode"/>
          <w:color w:val="000000"/>
        </w:rPr>
        <w:t>bbSetProfile</w:t>
      </w:r>
      <w:proofErr w:type="spellEnd"/>
      <w:r>
        <w:rPr>
          <w:rStyle w:val="HTMLCode"/>
          <w:color w:val="000000"/>
        </w:rPr>
        <w:t>()</w:t>
      </w:r>
      <w:r>
        <w:rPr>
          <w:color w:val="000000"/>
        </w:rPr>
        <w:t>, leaving all profile fields empty. </w:t>
      </w:r>
      <w:r>
        <w:rPr>
          <w:rStyle w:val="Strong"/>
          <w:color w:val="000000"/>
        </w:rPr>
        <w:t>Fix 1 (Login):</w:t>
      </w:r>
      <w:r>
        <w:rPr>
          <w:color w:val="000000"/>
        </w:rPr>
        <w:t> All three account-creation paths (</w:t>
      </w:r>
      <w:proofErr w:type="spellStart"/>
      <w:r>
        <w:rPr>
          <w:rStyle w:val="HTMLCode"/>
          <w:color w:val="000000"/>
        </w:rPr>
        <w:t>handleSignUp</w:t>
      </w:r>
      <w:proofErr w:type="spellEnd"/>
      <w:r>
        <w:rPr>
          <w:color w:val="000000"/>
        </w:rPr>
        <w:t>, </w:t>
      </w:r>
      <w:proofErr w:type="spellStart"/>
      <w:r>
        <w:rPr>
          <w:rStyle w:val="HTMLCode"/>
          <w:color w:val="000000"/>
        </w:rPr>
        <w:t>handleGoogle</w:t>
      </w:r>
      <w:proofErr w:type="spellEnd"/>
      <w:r>
        <w:rPr>
          <w:color w:val="000000"/>
        </w:rPr>
        <w:t>, </w:t>
      </w:r>
      <w:proofErr w:type="spellStart"/>
      <w:r>
        <w:rPr>
          <w:rStyle w:val="HTMLCode"/>
          <w:color w:val="000000"/>
        </w:rPr>
        <w:t>getRedirectResult</w:t>
      </w:r>
      <w:proofErr w:type="spellEnd"/>
      <w:r>
        <w:rPr>
          <w:color w:val="000000"/>
        </w:rPr>
        <w:t>) now always write </w:t>
      </w:r>
      <w:r>
        <w:rPr>
          <w:rStyle w:val="HTMLCode"/>
          <w:color w:val="000000"/>
        </w:rPr>
        <w:t>plan: 'starter'</w:t>
      </w:r>
      <w:r>
        <w:rPr>
          <w:color w:val="000000"/>
        </w:rPr>
        <w:t xml:space="preserve"> to </w:t>
      </w:r>
      <w:proofErr w:type="spellStart"/>
      <w:r>
        <w:rPr>
          <w:color w:val="000000"/>
        </w:rPr>
        <w:t>Firestore</w:t>
      </w:r>
      <w:proofErr w:type="spellEnd"/>
      <w:r>
        <w:rPr>
          <w:color w:val="000000"/>
        </w:rPr>
        <w:t>. The </w:t>
      </w:r>
      <w:proofErr w:type="spellStart"/>
      <w:r>
        <w:rPr>
          <w:rStyle w:val="HTMLCode"/>
          <w:color w:val="000000"/>
        </w:rPr>
        <w:t>localStorage</w:t>
      </w:r>
      <w:proofErr w:type="spellEnd"/>
      <w:r>
        <w:rPr>
          <w:rStyle w:val="HTMLCode"/>
          <w:color w:val="000000"/>
        </w:rPr>
        <w:t>('</w:t>
      </w:r>
      <w:proofErr w:type="spellStart"/>
      <w:r>
        <w:rPr>
          <w:rStyle w:val="HTMLCode"/>
          <w:color w:val="000000"/>
        </w:rPr>
        <w:t>bb_selected_plan</w:t>
      </w:r>
      <w:proofErr w:type="spellEnd"/>
      <w:r>
        <w:rPr>
          <w:rStyle w:val="HTMLCode"/>
          <w:color w:val="000000"/>
        </w:rPr>
        <w:t>')</w:t>
      </w:r>
      <w:r>
        <w:rPr>
          <w:color w:val="000000"/>
        </w:rPr>
        <w:t> key is still read by </w:t>
      </w:r>
      <w:proofErr w:type="spellStart"/>
      <w:r>
        <w:rPr>
          <w:rStyle w:val="HTMLCode"/>
          <w:color w:val="000000"/>
        </w:rPr>
        <w:t>afterAuth</w:t>
      </w:r>
      <w:proofErr w:type="spellEnd"/>
      <w:r>
        <w:rPr>
          <w:rStyle w:val="HTMLCode"/>
          <w:color w:val="000000"/>
        </w:rPr>
        <w:t>()</w:t>
      </w:r>
      <w:r>
        <w:rPr>
          <w:color w:val="000000"/>
        </w:rPr>
        <w:t xml:space="preserve"> for the checkout redirect — intent is </w:t>
      </w:r>
      <w:r>
        <w:rPr>
          <w:color w:val="000000"/>
        </w:rPr>
        <w:lastRenderedPageBreak/>
        <w:t>preserved, but plan upgrade happens only after payment. </w:t>
      </w:r>
      <w:r>
        <w:rPr>
          <w:rStyle w:val="Strong"/>
          <w:color w:val="000000"/>
        </w:rPr>
        <w:t>Fix 2 (Onboarding):</w:t>
      </w:r>
      <w:r>
        <w:rPr>
          <w:color w:val="000000"/>
        </w:rPr>
        <w:t> Changed </w:t>
      </w:r>
      <w:proofErr w:type="spellStart"/>
      <w:r>
        <w:rPr>
          <w:rStyle w:val="HTMLCode"/>
          <w:color w:val="000000"/>
        </w:rPr>
        <w:t>updateDoc</w:t>
      </w:r>
      <w:proofErr w:type="spellEnd"/>
      <w:r>
        <w:rPr>
          <w:rStyle w:val="HTMLCode"/>
          <w:color w:val="000000"/>
        </w:rPr>
        <w:t>(users/{</w:t>
      </w:r>
      <w:proofErr w:type="spellStart"/>
      <w:r>
        <w:rPr>
          <w:rStyle w:val="HTMLCode"/>
          <w:color w:val="000000"/>
        </w:rPr>
        <w:t>uid</w:t>
      </w:r>
      <w:proofErr w:type="spellEnd"/>
      <w:r>
        <w:rPr>
          <w:rStyle w:val="HTMLCode"/>
          <w:color w:val="000000"/>
        </w:rPr>
        <w:t>}, data)</w:t>
      </w:r>
      <w:r>
        <w:rPr>
          <w:color w:val="000000"/>
        </w:rPr>
        <w:t> → </w:t>
      </w:r>
      <w:proofErr w:type="spellStart"/>
      <w:r>
        <w:rPr>
          <w:rStyle w:val="HTMLCode"/>
          <w:color w:val="000000"/>
        </w:rPr>
        <w:t>setDoc</w:t>
      </w:r>
      <w:proofErr w:type="spellEnd"/>
      <w:r>
        <w:rPr>
          <w:rStyle w:val="HTMLCode"/>
          <w:color w:val="000000"/>
        </w:rPr>
        <w:t>(users/{</w:t>
      </w:r>
      <w:proofErr w:type="spellStart"/>
      <w:r>
        <w:rPr>
          <w:rStyle w:val="HTMLCode"/>
          <w:color w:val="000000"/>
        </w:rPr>
        <w:t>uid</w:t>
      </w:r>
      <w:proofErr w:type="spellEnd"/>
      <w:r>
        <w:rPr>
          <w:rStyle w:val="HTMLCode"/>
          <w:color w:val="000000"/>
        </w:rPr>
        <w:t xml:space="preserve">}, {...data, </w:t>
      </w:r>
      <w:proofErr w:type="spellStart"/>
      <w:r>
        <w:rPr>
          <w:rStyle w:val="HTMLCode"/>
          <w:color w:val="000000"/>
        </w:rPr>
        <w:t>plan:'starter</w:t>
      </w:r>
      <w:proofErr w:type="spellEnd"/>
      <w:r>
        <w:rPr>
          <w:rStyle w:val="HTMLCode"/>
          <w:color w:val="000000"/>
        </w:rPr>
        <w:t>'}, {</w:t>
      </w:r>
      <w:proofErr w:type="spellStart"/>
      <w:r>
        <w:rPr>
          <w:rStyle w:val="HTMLCode"/>
          <w:color w:val="000000"/>
        </w:rPr>
        <w:t>merge:true</w:t>
      </w:r>
      <w:proofErr w:type="spellEnd"/>
      <w:r>
        <w:rPr>
          <w:rStyle w:val="HTMLCode"/>
          <w:color w:val="000000"/>
        </w:rPr>
        <w:t>})</w:t>
      </w:r>
      <w:r>
        <w:rPr>
          <w:color w:val="000000"/>
        </w:rPr>
        <w:t> so the write creates the doc if missing (recovers broken accounts) and never tries to change the plan field. Deployed and curl-confirmed. | | Jul 3, 2026 | </w:t>
      </w:r>
      <w:proofErr w:type="spellStart"/>
      <w:r>
        <w:rPr>
          <w:rStyle w:val="HTMLCode"/>
          <w:color w:val="000000"/>
        </w:rPr>
        <w:t>firestore.rules</w:t>
      </w:r>
      <w:proofErr w:type="spellEnd"/>
      <w:r>
        <w:rPr>
          <w:color w:val="000000"/>
        </w:rPr>
        <w:t xml:space="preserve"> — CRITICAL: AI usage </w:t>
      </w:r>
      <w:proofErr w:type="spellStart"/>
      <w:r>
        <w:rPr>
          <w:color w:val="000000"/>
        </w:rPr>
        <w:t>denylist</w:t>
      </w:r>
      <w:proofErr w:type="spellEnd"/>
      <w:r>
        <w:rPr>
          <w:color w:val="000000"/>
        </w:rPr>
        <w:t xml:space="preserve"> had wrong field name (</w:t>
      </w:r>
      <w:proofErr w:type="spellStart"/>
      <w:r>
        <w:rPr>
          <w:rStyle w:val="HTMLCode"/>
          <w:color w:val="000000"/>
        </w:rPr>
        <w:t>aiUsage</w:t>
      </w:r>
      <w:proofErr w:type="spellEnd"/>
      <w:r>
        <w:rPr>
          <w:color w:val="000000"/>
        </w:rPr>
        <w:t> instead of </w:t>
      </w:r>
      <w:proofErr w:type="spellStart"/>
      <w:r>
        <w:rPr>
          <w:rStyle w:val="HTMLCode"/>
          <w:color w:val="000000"/>
        </w:rPr>
        <w:t>aiActionsUsed</w:t>
      </w:r>
      <w:proofErr w:type="spellEnd"/>
      <w:r>
        <w:rPr>
          <w:color w:val="000000"/>
        </w:rPr>
        <w:t>) | Finding #1. Line 25 blocked </w:t>
      </w:r>
      <w:proofErr w:type="spellStart"/>
      <w:r>
        <w:rPr>
          <w:rStyle w:val="HTMLCode"/>
          <w:color w:val="000000"/>
        </w:rPr>
        <w:t>aiUsage</w:t>
      </w:r>
      <w:proofErr w:type="spellEnd"/>
      <w:r>
        <w:rPr>
          <w:color w:val="000000"/>
        </w:rPr>
        <w:t> — a field that doesn't exist. The real billing fields are </w:t>
      </w:r>
      <w:proofErr w:type="spellStart"/>
      <w:r>
        <w:rPr>
          <w:rStyle w:val="HTMLCode"/>
          <w:color w:val="000000"/>
        </w:rPr>
        <w:t>aiActionsUsed</w:t>
      </w:r>
      <w:proofErr w:type="spellEnd"/>
      <w:r>
        <w:rPr>
          <w:color w:val="000000"/>
        </w:rPr>
        <w:t> and </w:t>
      </w:r>
      <w:proofErr w:type="spellStart"/>
      <w:r>
        <w:rPr>
          <w:rStyle w:val="HTMLCode"/>
          <w:color w:val="000000"/>
        </w:rPr>
        <w:t>aiActionsResetAt</w:t>
      </w:r>
      <w:proofErr w:type="spellEnd"/>
      <w:r>
        <w:rPr>
          <w:color w:val="000000"/>
        </w:rPr>
        <w:t>. Any authenticated user could write </w:t>
      </w:r>
      <w:proofErr w:type="spellStart"/>
      <w:r>
        <w:rPr>
          <w:rStyle w:val="HTMLCode"/>
          <w:color w:val="000000"/>
        </w:rPr>
        <w:t>aiActionsUsed</w:t>
      </w:r>
      <w:proofErr w:type="spellEnd"/>
      <w:r>
        <w:rPr>
          <w:rStyle w:val="HTMLCode"/>
          <w:color w:val="000000"/>
        </w:rPr>
        <w:t>: 0</w:t>
      </w:r>
      <w:r>
        <w:rPr>
          <w:color w:val="000000"/>
        </w:rPr>
        <w:t> directly and reset their monthly AI counter. Fix: added both </w:t>
      </w:r>
      <w:proofErr w:type="spellStart"/>
      <w:r>
        <w:rPr>
          <w:rStyle w:val="HTMLCode"/>
          <w:color w:val="000000"/>
        </w:rPr>
        <w:t>aiActionsUsed</w:t>
      </w:r>
      <w:proofErr w:type="spellEnd"/>
      <w:r>
        <w:rPr>
          <w:color w:val="000000"/>
        </w:rPr>
        <w:t> and </w:t>
      </w:r>
      <w:proofErr w:type="spellStart"/>
      <w:r>
        <w:rPr>
          <w:rStyle w:val="HTMLCode"/>
          <w:color w:val="000000"/>
        </w:rPr>
        <w:t>aiActionsResetAt</w:t>
      </w:r>
      <w:proofErr w:type="spellEnd"/>
      <w:r>
        <w:rPr>
          <w:color w:val="000000"/>
        </w:rPr>
        <w:t xml:space="preserve"> to the </w:t>
      </w:r>
      <w:proofErr w:type="spellStart"/>
      <w:r>
        <w:rPr>
          <w:color w:val="000000"/>
        </w:rPr>
        <w:t>denylist</w:t>
      </w:r>
      <w:proofErr w:type="spellEnd"/>
      <w:r>
        <w:rPr>
          <w:color w:val="000000"/>
        </w:rPr>
        <w:t xml:space="preserve"> (kept legacy </w:t>
      </w:r>
      <w:proofErr w:type="spellStart"/>
      <w:r>
        <w:rPr>
          <w:rStyle w:val="HTMLCode"/>
          <w:color w:val="000000"/>
        </w:rPr>
        <w:t>aiUsage</w:t>
      </w:r>
      <w:proofErr w:type="spellEnd"/>
      <w:r>
        <w:rPr>
          <w:color w:val="000000"/>
        </w:rPr>
        <w:t> entry too). Deployed </w:t>
      </w:r>
      <w:proofErr w:type="spellStart"/>
      <w:r>
        <w:rPr>
          <w:rStyle w:val="HTMLCode"/>
          <w:color w:val="000000"/>
        </w:rPr>
        <w:t>firestore:rules</w:t>
      </w:r>
      <w:proofErr w:type="spellEnd"/>
      <w:r>
        <w:rPr>
          <w:color w:val="000000"/>
        </w:rPr>
        <w:t>. | | Jul 3, 2026 | </w:t>
      </w:r>
      <w:r>
        <w:rPr>
          <w:rStyle w:val="HTMLCode"/>
          <w:color w:val="000000"/>
        </w:rPr>
        <w:t>admin-</w:t>
      </w:r>
      <w:proofErr w:type="spellStart"/>
      <w:r>
        <w:rPr>
          <w:rStyle w:val="HTMLCode"/>
          <w:color w:val="000000"/>
        </w:rPr>
        <w:t>guard.js</w:t>
      </w:r>
      <w:proofErr w:type="spellEnd"/>
      <w:r>
        <w:rPr>
          <w:color w:val="000000"/>
        </w:rPr>
        <w:t> + </w:t>
      </w:r>
      <w:proofErr w:type="spellStart"/>
      <w:r>
        <w:rPr>
          <w:rStyle w:val="HTMLCode"/>
          <w:color w:val="000000"/>
        </w:rPr>
        <w:t>firestore.rules</w:t>
      </w:r>
      <w:proofErr w:type="spellEnd"/>
      <w:r>
        <w:rPr>
          <w:color w:val="000000"/>
        </w:rPr>
        <w:t> — HIGH: </w:t>
      </w:r>
      <w:r>
        <w:rPr>
          <w:rStyle w:val="HTMLCode"/>
          <w:color w:val="000000"/>
        </w:rPr>
        <w:t>rep-test@blastybiz.com</w:t>
      </w:r>
      <w:r>
        <w:rPr>
          <w:color w:val="000000"/>
        </w:rPr>
        <w:t> had admin access in two places | Finding #2. Removed from </w:t>
      </w:r>
      <w:r>
        <w:rPr>
          <w:rStyle w:val="HTMLCode"/>
          <w:color w:val="000000"/>
        </w:rPr>
        <w:t>ADMIN_EMAILS</w:t>
      </w:r>
      <w:r>
        <w:rPr>
          <w:color w:val="000000"/>
        </w:rPr>
        <w:t> array in </w:t>
      </w:r>
      <w:r>
        <w:rPr>
          <w:rStyle w:val="HTMLCode"/>
          <w:color w:val="000000"/>
        </w:rPr>
        <w:t>admin-</w:t>
      </w:r>
      <w:proofErr w:type="spellStart"/>
      <w:r>
        <w:rPr>
          <w:rStyle w:val="HTMLCode"/>
          <w:color w:val="000000"/>
        </w:rPr>
        <w:t>guard.js</w:t>
      </w:r>
      <w:proofErr w:type="spellEnd"/>
      <w:r>
        <w:rPr>
          <w:color w:val="000000"/>
        </w:rPr>
        <w:t> and from </w:t>
      </w:r>
      <w:proofErr w:type="spellStart"/>
      <w:r>
        <w:rPr>
          <w:rStyle w:val="HTMLCode"/>
          <w:color w:val="000000"/>
        </w:rPr>
        <w:t>isAdmin</w:t>
      </w:r>
      <w:proofErr w:type="spellEnd"/>
      <w:r>
        <w:rPr>
          <w:rStyle w:val="HTMLCode"/>
          <w:color w:val="000000"/>
        </w:rPr>
        <w:t>()</w:t>
      </w:r>
      <w:r>
        <w:rPr>
          <w:color w:val="000000"/>
        </w:rPr>
        <w:t> function in </w:t>
      </w:r>
      <w:proofErr w:type="spellStart"/>
      <w:r>
        <w:rPr>
          <w:rStyle w:val="HTMLCode"/>
          <w:color w:val="000000"/>
        </w:rPr>
        <w:t>firestore.rules</w:t>
      </w:r>
      <w:proofErr w:type="spellEnd"/>
      <w:r>
        <w:rPr>
          <w:color w:val="000000"/>
        </w:rPr>
        <w:t>. Both deployed. | | Jul 3, 2026 | </w:t>
      </w:r>
      <w:r>
        <w:rPr>
          <w:rStyle w:val="HTMLCode"/>
          <w:color w:val="000000"/>
        </w:rPr>
        <w:t>functions/</w:t>
      </w:r>
      <w:proofErr w:type="spellStart"/>
      <w:r>
        <w:rPr>
          <w:rStyle w:val="HTMLCode"/>
          <w:color w:val="000000"/>
        </w:rPr>
        <w:t>index.js</w:t>
      </w:r>
      <w:proofErr w:type="spellEnd"/>
      <w:r>
        <w:rPr>
          <w:color w:val="000000"/>
        </w:rPr>
        <w:t> — HIGH: </w:t>
      </w:r>
      <w:proofErr w:type="spellStart"/>
      <w:r>
        <w:rPr>
          <w:rStyle w:val="HTMLCode"/>
          <w:color w:val="000000"/>
        </w:rPr>
        <w:t>uploadImage</w:t>
      </w:r>
      <w:proofErr w:type="spellEnd"/>
      <w:r>
        <w:rPr>
          <w:color w:val="000000"/>
        </w:rPr>
        <w:t xml:space="preserve"> had no validation whatsoever | Finding #3. Added: 5MB size cap, MIME type </w:t>
      </w:r>
      <w:proofErr w:type="spellStart"/>
      <w:r>
        <w:rPr>
          <w:color w:val="000000"/>
        </w:rPr>
        <w:t>allowlist</w:t>
      </w:r>
      <w:proofErr w:type="spellEnd"/>
      <w:r>
        <w:rPr>
          <w:color w:val="000000"/>
        </w:rPr>
        <w:t xml:space="preserve"> (</w:t>
      </w:r>
      <w:r>
        <w:rPr>
          <w:rStyle w:val="HTMLCode"/>
          <w:color w:val="000000"/>
        </w:rPr>
        <w:t>image/jpeg/</w:t>
      </w:r>
      <w:proofErr w:type="spellStart"/>
      <w:r>
        <w:rPr>
          <w:rStyle w:val="HTMLCode"/>
          <w:color w:val="000000"/>
        </w:rPr>
        <w:t>png</w:t>
      </w:r>
      <w:proofErr w:type="spellEnd"/>
      <w:r>
        <w:rPr>
          <w:rStyle w:val="HTMLCode"/>
          <w:color w:val="000000"/>
        </w:rPr>
        <w:t>/</w:t>
      </w:r>
      <w:proofErr w:type="spellStart"/>
      <w:r>
        <w:rPr>
          <w:rStyle w:val="HTMLCode"/>
          <w:color w:val="000000"/>
        </w:rPr>
        <w:t>webp</w:t>
      </w:r>
      <w:proofErr w:type="spellEnd"/>
      <w:r>
        <w:rPr>
          <w:rStyle w:val="HTMLCode"/>
          <w:color w:val="000000"/>
        </w:rPr>
        <w:t>/gif</w:t>
      </w:r>
      <w:r>
        <w:rPr>
          <w:color w:val="000000"/>
        </w:rPr>
        <w:t>), binary signature validation (magic bytes for JPEG/PNG/</w:t>
      </w:r>
      <w:proofErr w:type="spellStart"/>
      <w:r>
        <w:rPr>
          <w:color w:val="000000"/>
        </w:rPr>
        <w:t>WebP</w:t>
      </w:r>
      <w:proofErr w:type="spellEnd"/>
      <w:r>
        <w:rPr>
          <w:color w:val="000000"/>
        </w:rPr>
        <w:t xml:space="preserve">/GIF), </w:t>
      </w:r>
      <w:proofErr w:type="spellStart"/>
      <w:r>
        <w:rPr>
          <w:color w:val="000000"/>
        </w:rPr>
        <w:t>fileName</w:t>
      </w:r>
      <w:proofErr w:type="spellEnd"/>
      <w:r>
        <w:rPr>
          <w:color w:val="000000"/>
        </w:rPr>
        <w:t xml:space="preserve"> sanitization (strips non-alphanumeric, limits to 100 chars). Deployed </w:t>
      </w:r>
      <w:proofErr w:type="spellStart"/>
      <w:r>
        <w:rPr>
          <w:rStyle w:val="HTMLCode"/>
          <w:color w:val="000000"/>
        </w:rPr>
        <w:t>functions:uploadImage</w:t>
      </w:r>
      <w:proofErr w:type="spellEnd"/>
      <w:r>
        <w:rPr>
          <w:color w:val="000000"/>
        </w:rPr>
        <w:t>. | | Jul 3, 2026 | </w:t>
      </w:r>
      <w:r>
        <w:rPr>
          <w:rStyle w:val="HTMLCode"/>
          <w:color w:val="000000"/>
        </w:rPr>
        <w:t>functions/</w:t>
      </w:r>
      <w:proofErr w:type="spellStart"/>
      <w:r>
        <w:rPr>
          <w:rStyle w:val="HTMLCode"/>
          <w:color w:val="000000"/>
        </w:rPr>
        <w:t>index.js</w:t>
      </w:r>
      <w:proofErr w:type="spellEnd"/>
      <w:r>
        <w:rPr>
          <w:color w:val="000000"/>
        </w:rPr>
        <w:t> — HIGH: </w:t>
      </w:r>
      <w:proofErr w:type="spellStart"/>
      <w:r>
        <w:rPr>
          <w:rStyle w:val="HTMLCode"/>
          <w:color w:val="000000"/>
        </w:rPr>
        <w:t>deleteAccount</w:t>
      </w:r>
      <w:proofErr w:type="spellEnd"/>
      <w:r>
        <w:rPr>
          <w:color w:val="000000"/>
        </w:rPr>
        <w:t> left data behind on deletion (GDPR leak) | Finding #4. Previous version only cleaned </w:t>
      </w:r>
      <w:r>
        <w:rPr>
          <w:rStyle w:val="HTMLCode"/>
          <w:color w:val="000000"/>
        </w:rPr>
        <w:t>businesses</w:t>
      </w:r>
      <w:r>
        <w:rPr>
          <w:color w:val="000000"/>
        </w:rPr>
        <w:t>, </w:t>
      </w:r>
      <w:r>
        <w:rPr>
          <w:rStyle w:val="HTMLCode"/>
          <w:color w:val="000000"/>
        </w:rPr>
        <w:t>listingDrafts</w:t>
      </w:r>
      <w:r>
        <w:rPr>
          <w:color w:val="000000"/>
        </w:rPr>
        <w:t>, </w:t>
      </w:r>
      <w:r>
        <w:rPr>
          <w:rStyle w:val="HTMLCode"/>
          <w:color w:val="000000"/>
        </w:rPr>
        <w:t>publishJobs</w:t>
      </w:r>
      <w:r>
        <w:rPr>
          <w:color w:val="000000"/>
        </w:rPr>
        <w:t>, </w:t>
      </w:r>
      <w:r>
        <w:rPr>
          <w:rStyle w:val="HTMLCode"/>
          <w:color w:val="000000"/>
        </w:rPr>
        <w:t>platformConnections</w:t>
      </w:r>
      <w:r>
        <w:rPr>
          <w:color w:val="000000"/>
        </w:rPr>
        <w:t>. Now also cleans: </w:t>
      </w:r>
      <w:proofErr w:type="spellStart"/>
      <w:r>
        <w:rPr>
          <w:rStyle w:val="HTMLCode"/>
          <w:color w:val="000000"/>
        </w:rPr>
        <w:t>copyLibrary</w:t>
      </w:r>
      <w:proofErr w:type="spellEnd"/>
      <w:r>
        <w:rPr>
          <w:color w:val="000000"/>
        </w:rPr>
        <w:t>, </w:t>
      </w:r>
      <w:proofErr w:type="spellStart"/>
      <w:r>
        <w:rPr>
          <w:rStyle w:val="HTMLCode"/>
          <w:color w:val="000000"/>
        </w:rPr>
        <w:t>activityLogs</w:t>
      </w:r>
      <w:proofErr w:type="spellEnd"/>
      <w:r>
        <w:rPr>
          <w:color w:val="000000"/>
        </w:rPr>
        <w:t>, </w:t>
      </w:r>
      <w:proofErr w:type="spellStart"/>
      <w:r>
        <w:rPr>
          <w:rStyle w:val="HTMLCode"/>
          <w:color w:val="000000"/>
        </w:rPr>
        <w:t>pendingPosts</w:t>
      </w:r>
      <w:proofErr w:type="spellEnd"/>
      <w:r>
        <w:rPr>
          <w:color w:val="000000"/>
        </w:rPr>
        <w:t xml:space="preserve">, business library </w:t>
      </w:r>
      <w:proofErr w:type="spellStart"/>
      <w:r>
        <w:rPr>
          <w:color w:val="000000"/>
        </w:rPr>
        <w:t>subcollection</w:t>
      </w:r>
      <w:proofErr w:type="spellEnd"/>
      <w:r>
        <w:rPr>
          <w:color w:val="000000"/>
        </w:rPr>
        <w:t xml:space="preserve"> (</w:t>
      </w:r>
      <w:r>
        <w:rPr>
          <w:rStyle w:val="HTMLCode"/>
          <w:color w:val="000000"/>
        </w:rPr>
        <w:t>businesses/{id}/documents</w:t>
      </w:r>
      <w:r>
        <w:rPr>
          <w:color w:val="000000"/>
        </w:rPr>
        <w:t>), and Storage files at </w:t>
      </w:r>
      <w:r>
        <w:rPr>
          <w:rStyle w:val="HTMLCode"/>
          <w:color w:val="000000"/>
        </w:rPr>
        <w:t>users/{</w:t>
      </w:r>
      <w:proofErr w:type="spellStart"/>
      <w:r>
        <w:rPr>
          <w:rStyle w:val="HTMLCode"/>
          <w:color w:val="000000"/>
        </w:rPr>
        <w:t>uid</w:t>
      </w:r>
      <w:proofErr w:type="spellEnd"/>
      <w:r>
        <w:rPr>
          <w:rStyle w:val="HTMLCode"/>
          <w:color w:val="000000"/>
        </w:rPr>
        <w:t>}/images/</w:t>
      </w:r>
      <w:r>
        <w:rPr>
          <w:color w:val="000000"/>
        </w:rPr>
        <w:t>. Batch writes now chunked in 450-doc slices (</w:t>
      </w:r>
      <w:proofErr w:type="spellStart"/>
      <w:r>
        <w:rPr>
          <w:color w:val="000000"/>
        </w:rPr>
        <w:t>Firestore</w:t>
      </w:r>
      <w:proofErr w:type="spellEnd"/>
      <w:r>
        <w:rPr>
          <w:color w:val="000000"/>
        </w:rPr>
        <w:t xml:space="preserve"> hard limit is 500). </w:t>
      </w:r>
      <w:proofErr w:type="spellStart"/>
      <w:r>
        <w:rPr>
          <w:rStyle w:val="HTMLCode"/>
          <w:color w:val="000000"/>
        </w:rPr>
        <w:t>aiUsageLogs</w:t>
      </w:r>
      <w:proofErr w:type="spellEnd"/>
      <w:r>
        <w:rPr>
          <w:color w:val="000000"/>
        </w:rPr>
        <w:t> intentionally excluded — billing records retained. Deployed </w:t>
      </w:r>
      <w:proofErr w:type="spellStart"/>
      <w:r>
        <w:rPr>
          <w:rStyle w:val="HTMLCode"/>
          <w:color w:val="000000"/>
        </w:rPr>
        <w:t>functions:deleteAccount</w:t>
      </w:r>
      <w:proofErr w:type="spellEnd"/>
      <w:r>
        <w:rPr>
          <w:color w:val="000000"/>
        </w:rPr>
        <w:t>. | | Jul 3, 2026 | </w:t>
      </w:r>
      <w:proofErr w:type="spellStart"/>
      <w:r>
        <w:rPr>
          <w:rStyle w:val="HTMLCode"/>
          <w:color w:val="000000"/>
        </w:rPr>
        <w:t>storage.rules</w:t>
      </w:r>
      <w:proofErr w:type="spellEnd"/>
      <w:r>
        <w:rPr>
          <w:color w:val="000000"/>
        </w:rPr>
        <w:t> — HIGH: path was wrong (</w:t>
      </w:r>
      <w:r>
        <w:rPr>
          <w:rStyle w:val="HTMLCode"/>
          <w:color w:val="000000"/>
        </w:rPr>
        <w:t>/photos/{</w:t>
      </w:r>
      <w:proofErr w:type="spellStart"/>
      <w:r>
        <w:rPr>
          <w:rStyle w:val="HTMLCode"/>
          <w:color w:val="000000"/>
        </w:rPr>
        <w:t>uid</w:t>
      </w:r>
      <w:proofErr w:type="spellEnd"/>
      <w:r>
        <w:rPr>
          <w:rStyle w:val="HTMLCode"/>
          <w:color w:val="000000"/>
        </w:rPr>
        <w:t>}/</w:t>
      </w:r>
      <w:r>
        <w:rPr>
          <w:color w:val="000000"/>
        </w:rPr>
        <w:t>) — didn't cover actual upload path | Finding #5. </w:t>
      </w:r>
      <w:proofErr w:type="spellStart"/>
      <w:r>
        <w:rPr>
          <w:rStyle w:val="HTMLCode"/>
          <w:color w:val="000000"/>
        </w:rPr>
        <w:t>uploadImage</w:t>
      </w:r>
      <w:proofErr w:type="spellEnd"/>
      <w:r>
        <w:rPr>
          <w:color w:val="000000"/>
        </w:rPr>
        <w:t> stores files at </w:t>
      </w:r>
      <w:r>
        <w:rPr>
          <w:rStyle w:val="HTMLCode"/>
          <w:color w:val="000000"/>
        </w:rPr>
        <w:t>users/{</w:t>
      </w:r>
      <w:proofErr w:type="spellStart"/>
      <w:r>
        <w:rPr>
          <w:rStyle w:val="HTMLCode"/>
          <w:color w:val="000000"/>
        </w:rPr>
        <w:t>uid</w:t>
      </w:r>
      <w:proofErr w:type="spellEnd"/>
      <w:r>
        <w:rPr>
          <w:rStyle w:val="HTMLCode"/>
          <w:color w:val="000000"/>
        </w:rPr>
        <w:t>}/images/</w:t>
      </w:r>
      <w:r>
        <w:rPr>
          <w:color w:val="000000"/>
        </w:rPr>
        <w:t> but </w:t>
      </w:r>
      <w:proofErr w:type="spellStart"/>
      <w:r>
        <w:rPr>
          <w:rStyle w:val="HTMLCode"/>
          <w:color w:val="000000"/>
        </w:rPr>
        <w:t>storage.rules</w:t>
      </w:r>
      <w:proofErr w:type="spellEnd"/>
      <w:r>
        <w:rPr>
          <w:color w:val="000000"/>
        </w:rPr>
        <w:t> only matched </w:t>
      </w:r>
      <w:r>
        <w:rPr>
          <w:rStyle w:val="HTMLCode"/>
          <w:color w:val="000000"/>
        </w:rPr>
        <w:t>/photos/{</w:t>
      </w:r>
      <w:proofErr w:type="spellStart"/>
      <w:r>
        <w:rPr>
          <w:rStyle w:val="HTMLCode"/>
          <w:color w:val="000000"/>
        </w:rPr>
        <w:t>uid</w:t>
      </w:r>
      <w:proofErr w:type="spellEnd"/>
      <w:r>
        <w:rPr>
          <w:rStyle w:val="HTMLCode"/>
          <w:color w:val="000000"/>
        </w:rPr>
        <w:t>}/</w:t>
      </w:r>
      <w:r>
        <w:rPr>
          <w:color w:val="000000"/>
        </w:rPr>
        <w:t>. Updated rules to match actual path with size (5MB) and MIME (</w:t>
      </w:r>
      <w:r>
        <w:rPr>
          <w:rStyle w:val="HTMLCode"/>
          <w:color w:val="000000"/>
        </w:rPr>
        <w:t>image/.*</w:t>
      </w:r>
      <w:r>
        <w:rPr>
          <w:color w:val="000000"/>
        </w:rPr>
        <w:t>) restrictions. Deployed </w:t>
      </w:r>
      <w:r>
        <w:rPr>
          <w:rStyle w:val="HTMLCode"/>
          <w:color w:val="000000"/>
        </w:rPr>
        <w:t>storage</w:t>
      </w:r>
      <w:r>
        <w:rPr>
          <w:color w:val="000000"/>
        </w:rPr>
        <w:t> rules. | | Jul 3, 2026 | </w:t>
      </w:r>
      <w:proofErr w:type="spellStart"/>
      <w:r>
        <w:rPr>
          <w:rStyle w:val="HTMLCode"/>
          <w:color w:val="000000"/>
        </w:rPr>
        <w:t>firestore.rules</w:t>
      </w:r>
      <w:proofErr w:type="spellEnd"/>
      <w:r>
        <w:rPr>
          <w:color w:val="000000"/>
        </w:rPr>
        <w:t> — HIGH: </w:t>
      </w:r>
      <w:proofErr w:type="spellStart"/>
      <w:r>
        <w:rPr>
          <w:rStyle w:val="HTMLCode"/>
          <w:color w:val="000000"/>
        </w:rPr>
        <w:t>publishJobs</w:t>
      </w:r>
      <w:proofErr w:type="spellEnd"/>
      <w:r>
        <w:rPr>
          <w:color w:val="000000"/>
        </w:rPr>
        <w:t> owner could write any field (status spoofing) | Finding #6. Changed write rule from </w:t>
      </w:r>
      <w:r>
        <w:rPr>
          <w:rStyle w:val="HTMLCode"/>
          <w:color w:val="000000"/>
        </w:rPr>
        <w:t xml:space="preserve">owner OR </w:t>
      </w:r>
      <w:proofErr w:type="spellStart"/>
      <w:r>
        <w:rPr>
          <w:rStyle w:val="HTMLCode"/>
          <w:color w:val="000000"/>
        </w:rPr>
        <w:t>isAdmin</w:t>
      </w:r>
      <w:proofErr w:type="spellEnd"/>
      <w:r>
        <w:rPr>
          <w:rStyle w:val="HTMLCode"/>
          <w:color w:val="000000"/>
        </w:rPr>
        <w:t>()</w:t>
      </w:r>
      <w:r>
        <w:rPr>
          <w:color w:val="000000"/>
        </w:rPr>
        <w:t> to </w:t>
      </w:r>
      <w:proofErr w:type="spellStart"/>
      <w:r>
        <w:rPr>
          <w:rStyle w:val="HTMLCode"/>
          <w:color w:val="000000"/>
        </w:rPr>
        <w:t>isAdmin</w:t>
      </w:r>
      <w:proofErr w:type="spellEnd"/>
      <w:r>
        <w:rPr>
          <w:rStyle w:val="HTMLCode"/>
          <w:color w:val="000000"/>
        </w:rPr>
        <w:t>()</w:t>
      </w:r>
      <w:r>
        <w:rPr>
          <w:color w:val="000000"/>
        </w:rPr>
        <w:t> only. Regular users can read their own jobs but can no longer update status, payload, or any other field. Admin pages (Queue Manager, Failed Jobs) continue to work as-is since they run as admin. Deployed </w:t>
      </w:r>
      <w:proofErr w:type="spellStart"/>
      <w:r>
        <w:rPr>
          <w:rStyle w:val="HTMLCode"/>
          <w:color w:val="000000"/>
        </w:rPr>
        <w:t>firestore:rules</w:t>
      </w:r>
      <w:proofErr w:type="spellEnd"/>
      <w:r>
        <w:rPr>
          <w:color w:val="000000"/>
        </w:rPr>
        <w:t>. | | Jul 3, 2026 | </w:t>
      </w:r>
      <w:proofErr w:type="spellStart"/>
      <w:r>
        <w:rPr>
          <w:rStyle w:val="HTMLCode"/>
          <w:color w:val="000000"/>
        </w:rPr>
        <w:t>firestore.rules</w:t>
      </w:r>
      <w:proofErr w:type="spellEnd"/>
      <w:r>
        <w:rPr>
          <w:color w:val="000000"/>
        </w:rPr>
        <w:t> — HIGH: </w:t>
      </w:r>
      <w:proofErr w:type="spellStart"/>
      <w:r>
        <w:rPr>
          <w:rStyle w:val="HTMLCode"/>
          <w:color w:val="000000"/>
        </w:rPr>
        <w:t>platformConnections</w:t>
      </w:r>
      <w:proofErr w:type="spellEnd"/>
      <w:r>
        <w:rPr>
          <w:color w:val="000000"/>
        </w:rPr>
        <w:t> owner could write any field (OAuth token tampering) | Finding #7. Changed broad owner </w:t>
      </w:r>
      <w:r>
        <w:rPr>
          <w:rStyle w:val="HTMLCode"/>
          <w:color w:val="000000"/>
        </w:rPr>
        <w:t>write</w:t>
      </w:r>
      <w:r>
        <w:rPr>
          <w:color w:val="000000"/>
        </w:rPr>
        <w:t> to a field-level restriction: owners may only update </w:t>
      </w:r>
      <w:r>
        <w:rPr>
          <w:rStyle w:val="HTMLCode"/>
          <w:color w:val="000000"/>
        </w:rPr>
        <w:t>status → 'disconnected'</w:t>
      </w:r>
      <w:r>
        <w:rPr>
          <w:color w:val="000000"/>
        </w:rPr>
        <w:t> (the disconnect button). All other field changes must go through Cloud Functions. Admin retains full write access. Deployed </w:t>
      </w:r>
      <w:proofErr w:type="spellStart"/>
      <w:r>
        <w:rPr>
          <w:rStyle w:val="HTMLCode"/>
          <w:color w:val="000000"/>
        </w:rPr>
        <w:t>firestore:rules</w:t>
      </w:r>
      <w:proofErr w:type="spellEnd"/>
      <w:r>
        <w:rPr>
          <w:color w:val="000000"/>
        </w:rPr>
        <w:t>. | | Jul 4, 2026 | </w:t>
      </w:r>
      <w:r>
        <w:rPr>
          <w:rStyle w:val="HTMLCode"/>
          <w:color w:val="000000"/>
        </w:rPr>
        <w:t>BlastyBiz-Dashboard.html</w:t>
      </w:r>
      <w:r>
        <w:rPr>
          <w:color w:val="000000"/>
        </w:rPr>
        <w:t>, </w:t>
      </w:r>
      <w:r>
        <w:rPr>
          <w:rStyle w:val="HTMLCode"/>
          <w:color w:val="000000"/>
        </w:rPr>
        <w:t>BlastyBiz-Onboarding.html</w:t>
      </w:r>
      <w:r>
        <w:rPr>
          <w:color w:val="000000"/>
        </w:rPr>
        <w:t>, </w:t>
      </w:r>
      <w:r>
        <w:rPr>
          <w:rStyle w:val="HTMLCode"/>
          <w:color w:val="000000"/>
        </w:rPr>
        <w:t>global-style.css</w:t>
      </w:r>
      <w:r>
        <w:rPr>
          <w:color w:val="000000"/>
        </w:rPr>
        <w:t> — </w:t>
      </w:r>
      <w:r>
        <w:rPr>
          <w:rStyle w:val="Strong"/>
          <w:color w:val="000000"/>
        </w:rPr>
        <w:t>Plan-based business limit with upgrade prompt</w:t>
      </w:r>
      <w:r>
        <w:rPr>
          <w:color w:val="000000"/>
        </w:rPr>
        <w:t> | </w:t>
      </w:r>
      <w:r>
        <w:rPr>
          <w:rStyle w:val="Strong"/>
          <w:color w:val="000000"/>
        </w:rPr>
        <w:t>Gap:</w:t>
      </w:r>
      <w:r>
        <w:rPr>
          <w:color w:val="000000"/>
        </w:rPr>
        <w:t> Any user could add unlimited businesses regardless of their plan (Starter/Pro/Agency). The limit check existed only as a dead </w:t>
      </w:r>
      <w:proofErr w:type="spellStart"/>
      <w:r>
        <w:rPr>
          <w:rStyle w:val="HTMLCode"/>
          <w:color w:val="000000"/>
        </w:rPr>
        <w:t>addBusiness_unused</w:t>
      </w:r>
      <w:proofErr w:type="spellEnd"/>
      <w:r>
        <w:rPr>
          <w:rStyle w:val="HTMLCode"/>
          <w:color w:val="000000"/>
        </w:rPr>
        <w:t>_()</w:t>
      </w:r>
      <w:r>
        <w:rPr>
          <w:color w:val="000000"/>
        </w:rPr>
        <w:t> stub that showed a toast. </w:t>
      </w:r>
      <w:r>
        <w:rPr>
          <w:rStyle w:val="Strong"/>
          <w:color w:val="000000"/>
        </w:rPr>
        <w:t>Fix:</w:t>
      </w:r>
      <w:r>
        <w:rPr>
          <w:color w:val="000000"/>
        </w:rPr>
        <w:t> (1) Dashboard — </w:t>
      </w:r>
      <w:proofErr w:type="spellStart"/>
      <w:r>
        <w:rPr>
          <w:rStyle w:val="HTMLCode"/>
          <w:color w:val="000000"/>
        </w:rPr>
        <w:t>window.addBusiness</w:t>
      </w:r>
      <w:proofErr w:type="spellEnd"/>
      <w:r>
        <w:rPr>
          <w:color w:val="000000"/>
        </w:rPr>
        <w:t xml:space="preserve"> (module-scoped, overwrites plain-script version after </w:t>
      </w:r>
      <w:proofErr w:type="spellStart"/>
      <w:r>
        <w:rPr>
          <w:color w:val="000000"/>
        </w:rPr>
        <w:t>auth</w:t>
      </w:r>
      <w:proofErr w:type="spellEnd"/>
      <w:r>
        <w:rPr>
          <w:color w:val="000000"/>
        </w:rPr>
        <w:t xml:space="preserve"> loads) now checks </w:t>
      </w:r>
      <w:r>
        <w:rPr>
          <w:rStyle w:val="HTMLCode"/>
          <w:color w:val="000000"/>
        </w:rPr>
        <w:t>window.BUSINESSES.length</w:t>
      </w:r>
      <w:r>
        <w:rPr>
          <w:color w:val="000000"/>
        </w:rPr>
        <w:t> against </w:t>
      </w:r>
      <w:r>
        <w:rPr>
          <w:rStyle w:val="HTMLCode"/>
          <w:color w:val="000000"/>
        </w:rPr>
        <w:t>getBizLimit()</w:t>
      </w:r>
      <w:r>
        <w:rPr>
          <w:color w:val="000000"/>
        </w:rPr>
        <w:t> (Starter=1, Pro=3, Agency=10). If at limit, it opens a new </w:t>
      </w:r>
      <w:r>
        <w:rPr>
          <w:rStyle w:val="HTMLCode"/>
          <w:color w:val="000000"/>
        </w:rPr>
        <w:t>#upgrade-overlay</w:t>
      </w:r>
      <w:r>
        <w:rPr>
          <w:color w:val="000000"/>
        </w:rPr>
        <w:t> modal showing "You've used all N of N slots on [Plan]" with two upgrade cards (Pro → 3 businesses, Agency → 10 businesses), each wired to </w:t>
      </w:r>
      <w:proofErr w:type="spellStart"/>
      <w:r>
        <w:rPr>
          <w:rStyle w:val="HTMLCode"/>
          <w:color w:val="000000"/>
        </w:rPr>
        <w:t>startCheckout</w:t>
      </w:r>
      <w:proofErr w:type="spellEnd"/>
      <w:r>
        <w:rPr>
          <w:rStyle w:val="HTMLCode"/>
          <w:color w:val="000000"/>
        </w:rPr>
        <w:t>()</w:t>
      </w:r>
      <w:r>
        <w:rPr>
          <w:color w:val="000000"/>
        </w:rPr>
        <w:t xml:space="preserve">. "Not now" </w:t>
      </w:r>
      <w:r>
        <w:rPr>
          <w:color w:val="000000"/>
        </w:rPr>
        <w:lastRenderedPageBreak/>
        <w:t>dismisses. </w:t>
      </w:r>
      <w:proofErr w:type="spellStart"/>
      <w:r>
        <w:rPr>
          <w:rStyle w:val="HTMLCode"/>
          <w:color w:val="000000"/>
        </w:rPr>
        <w:t>openUpgradeModal</w:t>
      </w:r>
      <w:proofErr w:type="spellEnd"/>
      <w:r>
        <w:rPr>
          <w:rStyle w:val="HTMLCode"/>
          <w:color w:val="000000"/>
        </w:rPr>
        <w:t>()</w:t>
      </w:r>
      <w:r>
        <w:rPr>
          <w:color w:val="000000"/>
        </w:rPr>
        <w:t> / </w:t>
      </w:r>
      <w:proofErr w:type="spellStart"/>
      <w:r>
        <w:rPr>
          <w:rStyle w:val="HTMLCode"/>
          <w:color w:val="000000"/>
        </w:rPr>
        <w:t>closeUpgradeModal</w:t>
      </w:r>
      <w:proofErr w:type="spellEnd"/>
      <w:r>
        <w:rPr>
          <w:rStyle w:val="HTMLCode"/>
          <w:color w:val="000000"/>
        </w:rPr>
        <w:t>()</w:t>
      </w:r>
      <w:r>
        <w:rPr>
          <w:color w:val="000000"/>
        </w:rPr>
        <w:t> defined in plain-script scope so module can call them. Added </w:t>
      </w:r>
      <w:r>
        <w:rPr>
          <w:rStyle w:val="HTMLCode"/>
          <w:color w:val="000000"/>
        </w:rPr>
        <w:t>#upgrade-overlay</w:t>
      </w:r>
      <w:r>
        <w:rPr>
          <w:color w:val="000000"/>
        </w:rPr>
        <w:t> CSS to </w:t>
      </w:r>
      <w:r>
        <w:rPr>
          <w:rStyle w:val="HTMLCode"/>
          <w:color w:val="000000"/>
        </w:rPr>
        <w:t>global-</w:t>
      </w:r>
      <w:proofErr w:type="spellStart"/>
      <w:r>
        <w:rPr>
          <w:rStyle w:val="HTMLCode"/>
          <w:color w:val="000000"/>
        </w:rPr>
        <w:t>style.css</w:t>
      </w:r>
      <w:proofErr w:type="spellEnd"/>
      <w:r>
        <w:rPr>
          <w:color w:val="000000"/>
        </w:rPr>
        <w:t> alongside the existing delete-overlay rule. (2) Onboarding — </w:t>
      </w:r>
      <w:proofErr w:type="spellStart"/>
      <w:r>
        <w:rPr>
          <w:rStyle w:val="HTMLCode"/>
          <w:color w:val="000000"/>
        </w:rPr>
        <w:t>nextStep</w:t>
      </w:r>
      <w:proofErr w:type="spellEnd"/>
      <w:r>
        <w:rPr>
          <w:rStyle w:val="HTMLCode"/>
          <w:color w:val="000000"/>
        </w:rPr>
        <w:t>()</w:t>
      </w:r>
      <w:r>
        <w:rPr>
          <w:color w:val="000000"/>
        </w:rPr>
        <w:t> on the final step (step 6, adding new business only) now queries the user's plan from </w:t>
      </w:r>
      <w:r>
        <w:rPr>
          <w:rStyle w:val="HTMLCode"/>
          <w:color w:val="000000"/>
        </w:rPr>
        <w:t>users/{</w:t>
      </w:r>
      <w:proofErr w:type="spellStart"/>
      <w:r>
        <w:rPr>
          <w:rStyle w:val="HTMLCode"/>
          <w:color w:val="000000"/>
        </w:rPr>
        <w:t>uid</w:t>
      </w:r>
      <w:proofErr w:type="spellEnd"/>
      <w:r>
        <w:rPr>
          <w:rStyle w:val="HTMLCode"/>
          <w:color w:val="000000"/>
        </w:rPr>
        <w:t>}</w:t>
      </w:r>
      <w:r>
        <w:rPr>
          <w:color w:val="000000"/>
        </w:rPr>
        <w:t>, counts </w:t>
      </w:r>
      <w:r>
        <w:rPr>
          <w:rStyle w:val="HTMLCode"/>
          <w:color w:val="000000"/>
        </w:rPr>
        <w:t>businesses</w:t>
      </w:r>
      <w:r>
        <w:rPr>
          <w:color w:val="000000"/>
        </w:rPr>
        <w:t> docs with </w:t>
      </w:r>
      <w:proofErr w:type="spellStart"/>
      <w:r>
        <w:rPr>
          <w:rStyle w:val="HTMLCode"/>
          <w:color w:val="000000"/>
        </w:rPr>
        <w:t>onboarded</w:t>
      </w:r>
      <w:proofErr w:type="spellEnd"/>
      <w:r>
        <w:rPr>
          <w:rStyle w:val="HTMLCode"/>
          <w:color w:val="000000"/>
        </w:rPr>
        <w:t>: true</w:t>
      </w:r>
      <w:r>
        <w:rPr>
          <w:color w:val="000000"/>
        </w:rPr>
        <w:t>, and blocks the save with a native </w:t>
      </w:r>
      <w:r>
        <w:rPr>
          <w:rStyle w:val="HTMLCode"/>
          <w:color w:val="000000"/>
        </w:rPr>
        <w:t>alert()</w:t>
      </w:r>
      <w:r>
        <w:rPr>
          <w:color w:val="000000"/>
        </w:rPr>
        <w:t> directing the user to upgrade if they're at their cap. Button is re-enabled so they can try again after upgrading. Both gates are in place: soft (modal with upgrade buttons) at the Dashboard entry point, hard (save blocked) at the Onboarding write. | | Jul 4, 2026 | </w:t>
      </w:r>
      <w:r>
        <w:rPr>
          <w:rStyle w:val="HTMLCode"/>
          <w:color w:val="000000"/>
        </w:rPr>
        <w:t>BlastyBiz.html</w:t>
      </w:r>
      <w:r>
        <w:rPr>
          <w:color w:val="000000"/>
        </w:rPr>
        <w:t> — </w:t>
      </w:r>
      <w:r>
        <w:rPr>
          <w:rStyle w:val="Strong"/>
          <w:color w:val="000000"/>
        </w:rPr>
        <w:t xml:space="preserve">"Draft saved </w:t>
      </w:r>
      <w:r>
        <w:rPr>
          <w:rStyle w:val="Strong"/>
          <w:rFonts w:ascii="Segoe UI Symbol" w:hAnsi="Segoe UI Symbol" w:cs="Segoe UI Symbol"/>
          <w:color w:val="000000"/>
        </w:rPr>
        <w:t>✓</w:t>
      </w:r>
      <w:r>
        <w:rPr>
          <w:rStyle w:val="Strong"/>
          <w:color w:val="000000"/>
        </w:rPr>
        <w:t>" indicator + "× Discard this ad" button on ad creation</w:t>
      </w:r>
      <w:r>
        <w:rPr>
          <w:color w:val="000000"/>
        </w:rPr>
        <w:t> | </w:t>
      </w:r>
      <w:r>
        <w:rPr>
          <w:rStyle w:val="Strong"/>
          <w:color w:val="000000"/>
        </w:rPr>
        <w:t>Gap:</w:t>
      </w:r>
      <w:r>
        <w:rPr>
          <w:color w:val="000000"/>
        </w:rPr>
        <w:t> Users filling out the offer, ad name, details, and price had no feedback that their work was being saved, and no way to wipe the current ad and start fresh. </w:t>
      </w:r>
      <w:r>
        <w:rPr>
          <w:rStyle w:val="Strong"/>
          <w:color w:val="000000"/>
        </w:rPr>
        <w:t>Fix:</w:t>
      </w:r>
      <w:r>
        <w:rPr>
          <w:color w:val="000000"/>
        </w:rPr>
        <w:t> Hooked into the existing </w:t>
      </w:r>
      <w:proofErr w:type="spellStart"/>
      <w:r>
        <w:rPr>
          <w:rStyle w:val="HTMLCode"/>
          <w:color w:val="000000"/>
        </w:rPr>
        <w:t>debounceCampaignSave</w:t>
      </w:r>
      <w:proofErr w:type="spellEnd"/>
      <w:r>
        <w:rPr>
          <w:rStyle w:val="HTMLCode"/>
          <w:color w:val="000000"/>
        </w:rPr>
        <w:t>()</w:t>
      </w:r>
      <w:r>
        <w:rPr>
          <w:color w:val="000000"/>
        </w:rPr>
        <w:t> </w:t>
      </w:r>
      <w:proofErr w:type="spellStart"/>
      <w:r>
        <w:rPr>
          <w:color w:val="000000"/>
        </w:rPr>
        <w:t>Firestore</w:t>
      </w:r>
      <w:proofErr w:type="spellEnd"/>
      <w:r>
        <w:rPr>
          <w:color w:val="000000"/>
        </w:rPr>
        <w:t xml:space="preserve"> pipeline (1.5s </w:t>
      </w:r>
      <w:proofErr w:type="spellStart"/>
      <w:r>
        <w:rPr>
          <w:color w:val="000000"/>
        </w:rPr>
        <w:t>debounce</w:t>
      </w:r>
      <w:proofErr w:type="spellEnd"/>
      <w:r>
        <w:rPr>
          <w:color w:val="000000"/>
        </w:rPr>
        <w:t xml:space="preserve">) to show "Draft saved </w:t>
      </w:r>
      <w:r>
        <w:rPr>
          <w:rFonts w:ascii="Segoe UI Symbol" w:hAnsi="Segoe UI Symbol" w:cs="Segoe UI Symbol"/>
          <w:color w:val="000000"/>
        </w:rPr>
        <w:t>✓</w:t>
      </w:r>
      <w:r>
        <w:rPr>
          <w:color w:val="000000"/>
        </w:rPr>
        <w:t>" after each successful save. Added </w:t>
      </w:r>
      <w:r>
        <w:rPr>
          <w:rStyle w:val="HTMLCode"/>
          <w:color w:val="000000"/>
        </w:rPr>
        <w:t>_</w:t>
      </w:r>
      <w:proofErr w:type="spellStart"/>
      <w:r>
        <w:rPr>
          <w:rStyle w:val="HTMLCode"/>
          <w:color w:val="000000"/>
        </w:rPr>
        <w:t>updateAdDiscardBtn</w:t>
      </w:r>
      <w:proofErr w:type="spellEnd"/>
      <w:r>
        <w:rPr>
          <w:rStyle w:val="HTMLCode"/>
          <w:color w:val="000000"/>
        </w:rPr>
        <w:t>()</w:t>
      </w:r>
      <w:r>
        <w:rPr>
          <w:color w:val="000000"/>
        </w:rPr>
        <w:t> to show/hide a "× Discard this ad" button whenever any ad field has content — called on every keystroke and whenever a campaign is selected. Clicking the button prompts "Discard this ad and clear all fields? The campaign stays…", then clears offer/</w:t>
      </w:r>
      <w:proofErr w:type="spellStart"/>
      <w:r>
        <w:rPr>
          <w:color w:val="000000"/>
        </w:rPr>
        <w:t>adName</w:t>
      </w:r>
      <w:proofErr w:type="spellEnd"/>
      <w:r>
        <w:rPr>
          <w:color w:val="000000"/>
        </w:rPr>
        <w:t>/</w:t>
      </w:r>
      <w:proofErr w:type="spellStart"/>
      <w:r>
        <w:rPr>
          <w:color w:val="000000"/>
        </w:rPr>
        <w:t>adDetails</w:t>
      </w:r>
      <w:proofErr w:type="spellEnd"/>
      <w:r>
        <w:rPr>
          <w:color w:val="000000"/>
        </w:rPr>
        <w:t xml:space="preserve">/price, saves the cleared state to </w:t>
      </w:r>
      <w:proofErr w:type="spellStart"/>
      <w:r>
        <w:rPr>
          <w:color w:val="000000"/>
        </w:rPr>
        <w:t>Firestore</w:t>
      </w:r>
      <w:proofErr w:type="spellEnd"/>
      <w:r>
        <w:rPr>
          <w:color w:val="000000"/>
        </w:rPr>
        <w:t>, and shows "Ad cleared". Added </w:t>
      </w:r>
      <w:r>
        <w:rPr>
          <w:rStyle w:val="HTMLCode"/>
          <w:color w:val="000000"/>
        </w:rPr>
        <w:t>_</w:t>
      </w:r>
      <w:proofErr w:type="spellStart"/>
      <w:r>
        <w:rPr>
          <w:rStyle w:val="HTMLCode"/>
          <w:color w:val="000000"/>
        </w:rPr>
        <w:t>showAdDraftStatus</w:t>
      </w:r>
      <w:proofErr w:type="spellEnd"/>
      <w:r>
        <w:rPr>
          <w:rStyle w:val="HTMLCode"/>
          <w:color w:val="000000"/>
        </w:rPr>
        <w:t>()</w:t>
      </w:r>
      <w:r>
        <w:rPr>
          <w:color w:val="000000"/>
        </w:rPr>
        <w:t> helper (same fade-in/fade-out pattern as onboarding). Status indicator and discard button live inside the "Your Ad" card, right below the price field. | | Jul 4, 2026 | </w:t>
      </w:r>
      <w:r>
        <w:rPr>
          <w:rStyle w:val="HTMLCode"/>
          <w:color w:val="000000"/>
        </w:rPr>
        <w:t>BlastyBiz-Onboarding.html</w:t>
      </w:r>
      <w:r>
        <w:rPr>
          <w:color w:val="000000"/>
        </w:rPr>
        <w:t> — </w:t>
      </w:r>
      <w:r>
        <w:rPr>
          <w:rStyle w:val="Strong"/>
          <w:color w:val="000000"/>
        </w:rPr>
        <w:t>Auto-save draft + Discard button on onboarding wizard</w:t>
      </w:r>
      <w:r>
        <w:rPr>
          <w:color w:val="000000"/>
        </w:rPr>
        <w:t> | </w:t>
      </w:r>
      <w:r>
        <w:rPr>
          <w:rStyle w:val="Strong"/>
          <w:color w:val="000000"/>
        </w:rPr>
        <w:t>Gap:</w:t>
      </w:r>
      <w:r>
        <w:rPr>
          <w:color w:val="000000"/>
        </w:rPr>
        <w:t> If a user started filling out the onboarding wizard and navigated away (or accidentally closed the tab), all entered data was lost — they had to start over. There was also no way to delete an in-progress business entry. </w:t>
      </w:r>
      <w:r>
        <w:rPr>
          <w:rStyle w:val="Strong"/>
          <w:color w:val="000000"/>
        </w:rPr>
        <w:t>Fix:</w:t>
      </w:r>
      <w:r>
        <w:rPr>
          <w:color w:val="000000"/>
        </w:rPr>
        <w:t xml:space="preserve"> Added </w:t>
      </w:r>
      <w:proofErr w:type="spellStart"/>
      <w:r>
        <w:rPr>
          <w:color w:val="000000"/>
        </w:rPr>
        <w:t>localStorage</w:t>
      </w:r>
      <w:proofErr w:type="spellEnd"/>
      <w:r>
        <w:rPr>
          <w:color w:val="000000"/>
        </w:rPr>
        <w:t xml:space="preserve">-based auto-save that triggers 700ms after the user stops typing, starting once a business name (≥2 chars) is entered. Draft stores all form fields plus current step, selected category/tone/days/location type. On return to the page, the draft is silently restored and the wizard resumes at the step they left off. A "Draft saved </w:t>
      </w:r>
      <w:r>
        <w:rPr>
          <w:rFonts w:ascii="Segoe UI Symbol" w:hAnsi="Segoe UI Symbol" w:cs="Segoe UI Symbol"/>
          <w:color w:val="000000"/>
        </w:rPr>
        <w:t>✓</w:t>
      </w:r>
      <w:r>
        <w:rPr>
          <w:color w:val="000000"/>
        </w:rPr>
        <w:t xml:space="preserve">" indicator fades in/out after each save. A "× Discard this business" button appears once a draft exists — clicking it prompts for confirmation then wipes the draft and resets the form. Draft is automatically cleared from </w:t>
      </w:r>
      <w:proofErr w:type="spellStart"/>
      <w:r>
        <w:rPr>
          <w:color w:val="000000"/>
        </w:rPr>
        <w:t>localStorage</w:t>
      </w:r>
      <w:proofErr w:type="spellEnd"/>
      <w:r>
        <w:rPr>
          <w:color w:val="000000"/>
        </w:rPr>
        <w:t xml:space="preserve"> on successful final save. Two separate draft keys used: </w:t>
      </w:r>
      <w:proofErr w:type="spellStart"/>
      <w:r>
        <w:rPr>
          <w:rStyle w:val="HTMLCode"/>
          <w:color w:val="000000"/>
        </w:rPr>
        <w:t>bb_draft</w:t>
      </w:r>
      <w:proofErr w:type="spellEnd"/>
      <w:r>
        <w:rPr>
          <w:rStyle w:val="HTMLCode"/>
          <w:color w:val="000000"/>
        </w:rPr>
        <w:t>_{</w:t>
      </w:r>
      <w:proofErr w:type="spellStart"/>
      <w:r>
        <w:rPr>
          <w:rStyle w:val="HTMLCode"/>
          <w:color w:val="000000"/>
        </w:rPr>
        <w:t>uid</w:t>
      </w:r>
      <w:proofErr w:type="spellEnd"/>
      <w:r>
        <w:rPr>
          <w:rStyle w:val="HTMLCode"/>
          <w:color w:val="000000"/>
        </w:rPr>
        <w:t>}</w:t>
      </w:r>
      <w:r>
        <w:rPr>
          <w:color w:val="000000"/>
        </w:rPr>
        <w:t> for first-time onboarding, </w:t>
      </w:r>
      <w:proofErr w:type="spellStart"/>
      <w:r>
        <w:rPr>
          <w:rStyle w:val="HTMLCode"/>
          <w:color w:val="000000"/>
        </w:rPr>
        <w:t>bb_draft_new</w:t>
      </w:r>
      <w:proofErr w:type="spellEnd"/>
      <w:r>
        <w:rPr>
          <w:rStyle w:val="HTMLCode"/>
          <w:color w:val="000000"/>
        </w:rPr>
        <w:t>_{</w:t>
      </w:r>
      <w:proofErr w:type="spellStart"/>
      <w:r>
        <w:rPr>
          <w:rStyle w:val="HTMLCode"/>
          <w:color w:val="000000"/>
        </w:rPr>
        <w:t>uid</w:t>
      </w:r>
      <w:proofErr w:type="spellEnd"/>
      <w:r>
        <w:rPr>
          <w:rStyle w:val="HTMLCode"/>
          <w:color w:val="000000"/>
        </w:rPr>
        <w:t>}</w:t>
      </w:r>
      <w:r>
        <w:rPr>
          <w:color w:val="000000"/>
        </w:rPr>
        <w:t> for adding additional businesses. Also fixed the existing-business redirect check to only count businesses with </w:t>
      </w:r>
      <w:proofErr w:type="spellStart"/>
      <w:r>
        <w:rPr>
          <w:rStyle w:val="HTMLCode"/>
          <w:color w:val="000000"/>
        </w:rPr>
        <w:t>onboarded</w:t>
      </w:r>
      <w:proofErr w:type="spellEnd"/>
      <w:r>
        <w:rPr>
          <w:rStyle w:val="HTMLCode"/>
          <w:color w:val="000000"/>
        </w:rPr>
        <w:t>: true</w:t>
      </w:r>
      <w:r>
        <w:rPr>
          <w:color w:val="000000"/>
        </w:rPr>
        <w:t> (so a partial save never prematurely redirects a new user to the dashboard). | | Jul 4, 2026 | </w:t>
      </w:r>
      <w:r>
        <w:rPr>
          <w:rStyle w:val="HTMLCode"/>
          <w:color w:val="000000"/>
        </w:rPr>
        <w:t>functions/index.js</w:t>
      </w:r>
      <w:r>
        <w:rPr>
          <w:color w:val="000000"/>
        </w:rPr>
        <w:t>, </w:t>
      </w:r>
      <w:r>
        <w:rPr>
          <w:rStyle w:val="HTMLCode"/>
          <w:color w:val="000000"/>
        </w:rPr>
        <w:t>BlastyBiz-Admin-Emails.html</w:t>
      </w:r>
      <w:r>
        <w:rPr>
          <w:color w:val="000000"/>
        </w:rPr>
        <w:t>, </w:t>
      </w:r>
      <w:r>
        <w:rPr>
          <w:rStyle w:val="HTMLCode"/>
          <w:color w:val="000000"/>
        </w:rPr>
        <w:t>download/build_zip.py</w:t>
      </w:r>
      <w:r>
        <w:rPr>
          <w:color w:val="000000"/>
        </w:rPr>
        <w:t>, </w:t>
      </w:r>
      <w:r>
        <w:rPr>
          <w:rStyle w:val="HTMLCode"/>
          <w:color w:val="000000"/>
        </w:rPr>
        <w:t>download/check_zip.py</w:t>
      </w:r>
      <w:r>
        <w:rPr>
          <w:color w:val="000000"/>
        </w:rPr>
        <w:t> — </w:t>
      </w:r>
      <w:r>
        <w:rPr>
          <w:rStyle w:val="Strong"/>
          <w:color w:val="000000"/>
        </w:rPr>
        <w:t>Token expiry email notification + Admin Emails page additions + zip script portability fix</w:t>
      </w:r>
      <w:r>
        <w:rPr>
          <w:color w:val="000000"/>
        </w:rPr>
        <w:t> | (1) </w:t>
      </w:r>
      <w:r>
        <w:rPr>
          <w:rStyle w:val="Strong"/>
          <w:color w:val="000000"/>
        </w:rPr>
        <w:t>Email on expiry:</w:t>
      </w:r>
      <w:r>
        <w:rPr>
          <w:color w:val="000000"/>
        </w:rPr>
        <w:t> </w:t>
      </w:r>
      <w:proofErr w:type="spellStart"/>
      <w:r>
        <w:rPr>
          <w:rStyle w:val="HTMLCode"/>
          <w:color w:val="000000"/>
        </w:rPr>
        <w:t>checkPlatformTokenExpiry</w:t>
      </w:r>
      <w:proofErr w:type="spellEnd"/>
      <w:r>
        <w:rPr>
          <w:color w:val="000000"/>
        </w:rPr>
        <w:t> now sends a reconnect email when marking a connection </w:t>
      </w:r>
      <w:r>
        <w:rPr>
          <w:rStyle w:val="HTMLCode"/>
          <w:color w:val="000000"/>
        </w:rPr>
        <w:t>expired</w:t>
      </w:r>
      <w:r>
        <w:rPr>
          <w:color w:val="000000"/>
        </w:rPr>
        <w:t>. Follows the existing </w:t>
      </w:r>
      <w:proofErr w:type="spellStart"/>
      <w:r>
        <w:rPr>
          <w:rStyle w:val="HTMLCode"/>
          <w:color w:val="000000"/>
        </w:rPr>
        <w:t>emailTemplates</w:t>
      </w:r>
      <w:proofErr w:type="spellEnd"/>
      <w:r>
        <w:rPr>
          <w:color w:val="000000"/>
        </w:rPr>
        <w:t> pattern: fetches </w:t>
      </w:r>
      <w:r>
        <w:rPr>
          <w:rStyle w:val="HTMLCode"/>
          <w:color w:val="000000"/>
        </w:rPr>
        <w:t>type: 'platform-expired'</w:t>
      </w:r>
      <w:r>
        <w:rPr>
          <w:color w:val="000000"/>
        </w:rPr>
        <w:t> template (with </w:t>
      </w:r>
      <w:r>
        <w:rPr>
          <w:rStyle w:val="HTMLCode"/>
          <w:color w:val="000000"/>
        </w:rPr>
        <w:t>active == true</w:t>
      </w:r>
      <w:r>
        <w:rPr>
          <w:color w:val="000000"/>
        </w:rPr>
        <w:t xml:space="preserve">) from </w:t>
      </w:r>
      <w:proofErr w:type="spellStart"/>
      <w:r>
        <w:rPr>
          <w:color w:val="000000"/>
        </w:rPr>
        <w:t>Firestore</w:t>
      </w:r>
      <w:proofErr w:type="spellEnd"/>
      <w:r>
        <w:rPr>
          <w:color w:val="000000"/>
        </w:rPr>
        <w:t>; applies </w:t>
      </w:r>
      <w:r>
        <w:rPr>
          <w:rStyle w:val="HTMLCode"/>
          <w:color w:val="000000"/>
        </w:rPr>
        <w:t>{{name}}</w:t>
      </w:r>
      <w:r>
        <w:rPr>
          <w:color w:val="000000"/>
        </w:rPr>
        <w:t>, </w:t>
      </w:r>
      <w:r>
        <w:rPr>
          <w:rStyle w:val="HTMLCode"/>
          <w:color w:val="000000"/>
        </w:rPr>
        <w:t>{{businessName}}</w:t>
      </w:r>
      <w:r>
        <w:rPr>
          <w:color w:val="000000"/>
        </w:rPr>
        <w:t>, </w:t>
      </w:r>
      <w:r>
        <w:rPr>
          <w:rStyle w:val="HTMLCode"/>
          <w:color w:val="000000"/>
        </w:rPr>
        <w:t>{{platform}}</w:t>
      </w:r>
      <w:r>
        <w:rPr>
          <w:color w:val="000000"/>
        </w:rPr>
        <w:t>, </w:t>
      </w:r>
      <w:r>
        <w:rPr>
          <w:rStyle w:val="HTMLCode"/>
          <w:color w:val="000000"/>
        </w:rPr>
        <w:t>{{connectUrl}}</w:t>
      </w:r>
      <w:r>
        <w:rPr>
          <w:color w:val="000000"/>
        </w:rPr>
        <w:t>, </w:t>
      </w:r>
      <w:r>
        <w:rPr>
          <w:rStyle w:val="HTMLCode"/>
          <w:color w:val="000000"/>
        </w:rPr>
        <w:t>{{unsubscribeUrl}}</w:t>
      </w:r>
      <w:r>
        <w:rPr>
          <w:color w:val="000000"/>
        </w:rPr>
        <w:t> merge tags; falls back to inline HTML if no custom template exists; skips users with </w:t>
      </w:r>
      <w:proofErr w:type="spellStart"/>
      <w:r>
        <w:rPr>
          <w:rStyle w:val="HTMLCode"/>
          <w:color w:val="000000"/>
        </w:rPr>
        <w:t>emailUnsubscribed</w:t>
      </w:r>
      <w:proofErr w:type="spellEnd"/>
      <w:r>
        <w:rPr>
          <w:rStyle w:val="HTMLCode"/>
          <w:color w:val="000000"/>
        </w:rPr>
        <w:t>: true</w:t>
      </w:r>
      <w:r>
        <w:rPr>
          <w:color w:val="000000"/>
        </w:rPr>
        <w:t> or no email. Added </w:t>
      </w:r>
      <w:r>
        <w:rPr>
          <w:rStyle w:val="HTMLCode"/>
          <w:color w:val="000000"/>
        </w:rPr>
        <w:t>RESEND_API_KEY</w:t>
      </w:r>
      <w:r>
        <w:rPr>
          <w:color w:val="000000"/>
        </w:rPr>
        <w:t> to secrets. (2) </w:t>
      </w:r>
      <w:r>
        <w:rPr>
          <w:rStyle w:val="Strong"/>
          <w:color w:val="000000"/>
        </w:rPr>
        <w:t>Admin Emails page:</w:t>
      </w:r>
      <w:r>
        <w:rPr>
          <w:color w:val="000000"/>
        </w:rPr>
        <w:t xml:space="preserve"> Added two missing template tabs — </w:t>
      </w:r>
      <w:r>
        <w:rPr>
          <w:rFonts w:ascii="Segoe UI Emoji" w:hAnsi="Segoe UI Emoji" w:cs="Segoe UI Emoji"/>
          <w:color w:val="000000"/>
        </w:rPr>
        <w:t>🔧</w:t>
      </w:r>
      <w:r>
        <w:rPr>
          <w:color w:val="000000"/>
        </w:rPr>
        <w:t xml:space="preserve"> Setup Nudge (</w:t>
      </w:r>
      <w:r>
        <w:rPr>
          <w:rStyle w:val="HTMLCode"/>
          <w:color w:val="000000"/>
        </w:rPr>
        <w:t>setup-nudge</w:t>
      </w:r>
      <w:r>
        <w:rPr>
          <w:color w:val="000000"/>
        </w:rPr>
        <w:t xml:space="preserve">) and </w:t>
      </w:r>
      <w:r>
        <w:rPr>
          <w:rFonts w:ascii="Segoe UI Emoji" w:hAnsi="Segoe UI Emoji" w:cs="Segoe UI Emoji"/>
          <w:color w:val="000000"/>
        </w:rPr>
        <w:t>🔌</w:t>
      </w:r>
      <w:r>
        <w:rPr>
          <w:color w:val="000000"/>
        </w:rPr>
        <w:t xml:space="preserve"> Platform Expired (</w:t>
      </w:r>
      <w:r>
        <w:rPr>
          <w:rStyle w:val="HTMLCode"/>
          <w:color w:val="000000"/>
        </w:rPr>
        <w:t>platform-expired</w:t>
      </w:r>
      <w:r>
        <w:rPr>
          <w:color w:val="000000"/>
        </w:rPr>
        <w:t xml:space="preserve">). Added three missing merge tag chips to the clickable tag </w:t>
      </w:r>
      <w:r>
        <w:rPr>
          <w:color w:val="000000"/>
        </w:rPr>
        <w:lastRenderedPageBreak/>
        <w:t>bar: </w:t>
      </w:r>
      <w:r>
        <w:rPr>
          <w:rStyle w:val="HTMLCode"/>
          <w:color w:val="000000"/>
        </w:rPr>
        <w:t>{{</w:t>
      </w:r>
      <w:proofErr w:type="spellStart"/>
      <w:r>
        <w:rPr>
          <w:rStyle w:val="HTMLCode"/>
          <w:color w:val="000000"/>
        </w:rPr>
        <w:t>connectUrl</w:t>
      </w:r>
      <w:proofErr w:type="spellEnd"/>
      <w:r>
        <w:rPr>
          <w:rStyle w:val="HTMLCode"/>
          <w:color w:val="000000"/>
        </w:rPr>
        <w:t>}}</w:t>
      </w:r>
      <w:r>
        <w:rPr>
          <w:color w:val="000000"/>
        </w:rPr>
        <w:t>, </w:t>
      </w:r>
      <w:r>
        <w:rPr>
          <w:rStyle w:val="HTMLCode"/>
          <w:color w:val="000000"/>
        </w:rPr>
        <w:t>{{</w:t>
      </w:r>
      <w:proofErr w:type="spellStart"/>
      <w:r>
        <w:rPr>
          <w:rStyle w:val="HTMLCode"/>
          <w:color w:val="000000"/>
        </w:rPr>
        <w:t>onboardingUrl</w:t>
      </w:r>
      <w:proofErr w:type="spellEnd"/>
      <w:r>
        <w:rPr>
          <w:rStyle w:val="HTMLCode"/>
          <w:color w:val="000000"/>
        </w:rPr>
        <w:t>}}</w:t>
      </w:r>
      <w:r>
        <w:rPr>
          <w:color w:val="000000"/>
        </w:rPr>
        <w:t>, </w:t>
      </w:r>
      <w:r>
        <w:rPr>
          <w:rStyle w:val="HTMLCode"/>
          <w:color w:val="000000"/>
        </w:rPr>
        <w:t>{{</w:t>
      </w:r>
      <w:proofErr w:type="spellStart"/>
      <w:r>
        <w:rPr>
          <w:rStyle w:val="HTMLCode"/>
          <w:color w:val="000000"/>
        </w:rPr>
        <w:t>unsubscribeUrl</w:t>
      </w:r>
      <w:proofErr w:type="spellEnd"/>
      <w:r>
        <w:rPr>
          <w:rStyle w:val="HTMLCode"/>
          <w:color w:val="000000"/>
        </w:rPr>
        <w:t>}}</w:t>
      </w:r>
      <w:r>
        <w:rPr>
          <w:color w:val="000000"/>
        </w:rPr>
        <w:t>. Added </w:t>
      </w:r>
      <w:proofErr w:type="spellStart"/>
      <w:r>
        <w:rPr>
          <w:rStyle w:val="HTMLCode"/>
          <w:color w:val="000000"/>
        </w:rPr>
        <w:t>connectUrl</w:t>
      </w:r>
      <w:proofErr w:type="spellEnd"/>
      <w:r>
        <w:rPr>
          <w:color w:val="000000"/>
        </w:rPr>
        <w:t>, </w:t>
      </w:r>
      <w:proofErr w:type="spellStart"/>
      <w:r>
        <w:rPr>
          <w:rStyle w:val="HTMLCode"/>
          <w:color w:val="000000"/>
        </w:rPr>
        <w:t>onboardingUrl</w:t>
      </w:r>
      <w:proofErr w:type="spellEnd"/>
      <w:r>
        <w:rPr>
          <w:color w:val="000000"/>
        </w:rPr>
        <w:t>, and </w:t>
      </w:r>
      <w:proofErr w:type="spellStart"/>
      <w:r>
        <w:rPr>
          <w:rStyle w:val="HTMLCode"/>
          <w:color w:val="000000"/>
        </w:rPr>
        <w:t>unsubscribeUrl</w:t>
      </w:r>
      <w:proofErr w:type="spellEnd"/>
      <w:r>
        <w:rPr>
          <w:color w:val="000000"/>
        </w:rPr>
        <w:t> to the </w:t>
      </w:r>
      <w:r>
        <w:rPr>
          <w:rStyle w:val="HTMLCode"/>
          <w:color w:val="000000"/>
        </w:rPr>
        <w:t>SAMPLE</w:t>
      </w:r>
      <w:r>
        <w:rPr>
          <w:color w:val="000000"/>
        </w:rPr>
        <w:t xml:space="preserve"> preview object. Added seed templates for both new types (auto-seeded to </w:t>
      </w:r>
      <w:proofErr w:type="spellStart"/>
      <w:r>
        <w:rPr>
          <w:color w:val="000000"/>
        </w:rPr>
        <w:t>Firestore</w:t>
      </w:r>
      <w:proofErr w:type="spellEnd"/>
      <w:r>
        <w:rPr>
          <w:color w:val="000000"/>
        </w:rPr>
        <w:t xml:space="preserve"> on first visit). (3) </w:t>
      </w:r>
      <w:r>
        <w:rPr>
          <w:rStyle w:val="Strong"/>
          <w:color w:val="000000"/>
        </w:rPr>
        <w:t>Zip scripts:</w:t>
      </w:r>
      <w:r>
        <w:rPr>
          <w:color w:val="000000"/>
        </w:rPr>
        <w:t> </w:t>
      </w:r>
      <w:proofErr w:type="spellStart"/>
      <w:r>
        <w:rPr>
          <w:rStyle w:val="HTMLCode"/>
          <w:color w:val="000000"/>
        </w:rPr>
        <w:t>build_zip.py</w:t>
      </w:r>
      <w:proofErr w:type="spellEnd"/>
      <w:r>
        <w:rPr>
          <w:color w:val="000000"/>
        </w:rPr>
        <w:t> and </w:t>
      </w:r>
      <w:proofErr w:type="spellStart"/>
      <w:r>
        <w:rPr>
          <w:rStyle w:val="HTMLCode"/>
          <w:color w:val="000000"/>
        </w:rPr>
        <w:t>check_zip.py</w:t>
      </w:r>
      <w:proofErr w:type="spellEnd"/>
      <w:r>
        <w:rPr>
          <w:color w:val="000000"/>
        </w:rPr>
        <w:t> now use </w:t>
      </w:r>
      <w:proofErr w:type="spellStart"/>
      <w:r>
        <w:rPr>
          <w:rStyle w:val="HTMLCode"/>
          <w:color w:val="000000"/>
        </w:rPr>
        <w:t>pathlib.Path</w:t>
      </w:r>
      <w:proofErr w:type="spellEnd"/>
      <w:r>
        <w:rPr>
          <w:rStyle w:val="HTMLCode"/>
          <w:color w:val="000000"/>
        </w:rPr>
        <w:t>(__file__).</w:t>
      </w:r>
      <w:proofErr w:type="spellStart"/>
      <w:r>
        <w:rPr>
          <w:rStyle w:val="HTMLCode"/>
          <w:color w:val="000000"/>
        </w:rPr>
        <w:t>parent.parent</w:t>
      </w:r>
      <w:proofErr w:type="spellEnd"/>
      <w:r>
        <w:rPr>
          <w:color w:val="000000"/>
        </w:rPr>
        <w:t> to resolve the workspace root — both scripts work correctly when run from inside </w:t>
      </w:r>
      <w:r>
        <w:rPr>
          <w:rStyle w:val="HTMLCode"/>
          <w:color w:val="000000"/>
        </w:rPr>
        <w:t>download/</w:t>
      </w:r>
      <w:r>
        <w:rPr>
          <w:color w:val="000000"/>
        </w:rPr>
        <w:t> (</w:t>
      </w:r>
      <w:r>
        <w:rPr>
          <w:rStyle w:val="HTMLCode"/>
          <w:color w:val="000000"/>
        </w:rPr>
        <w:t xml:space="preserve">python3 </w:t>
      </w:r>
      <w:proofErr w:type="spellStart"/>
      <w:r>
        <w:rPr>
          <w:rStyle w:val="HTMLCode"/>
          <w:color w:val="000000"/>
        </w:rPr>
        <w:t>build_zip.py</w:t>
      </w:r>
      <w:proofErr w:type="spellEnd"/>
      <w:r>
        <w:rPr>
          <w:color w:val="000000"/>
        </w:rPr>
        <w:t>) or from the workspace root (</w:t>
      </w:r>
      <w:r>
        <w:rPr>
          <w:rStyle w:val="HTMLCode"/>
          <w:color w:val="000000"/>
        </w:rPr>
        <w:t>python3 download/</w:t>
      </w:r>
      <w:proofErr w:type="spellStart"/>
      <w:r>
        <w:rPr>
          <w:rStyle w:val="HTMLCode"/>
          <w:color w:val="000000"/>
        </w:rPr>
        <w:t>build_zip.py</w:t>
      </w:r>
      <w:proofErr w:type="spellEnd"/>
      <w:r>
        <w:rPr>
          <w:color w:val="000000"/>
        </w:rPr>
        <w:t>). Previously running from inside </w:t>
      </w:r>
      <w:r>
        <w:rPr>
          <w:rStyle w:val="HTMLCode"/>
          <w:color w:val="000000"/>
        </w:rPr>
        <w:t>download/</w:t>
      </w:r>
      <w:r>
        <w:rPr>
          <w:color w:val="000000"/>
        </w:rPr>
        <w:t> produced a 0-file zip and a wrong </w:t>
      </w:r>
      <w:proofErr w:type="spellStart"/>
      <w:r>
        <w:rPr>
          <w:rStyle w:val="HTMLCode"/>
          <w:color w:val="000000"/>
        </w:rPr>
        <w:t>check_zip.py</w:t>
      </w:r>
      <w:proofErr w:type="spellEnd"/>
      <w:r>
        <w:rPr>
          <w:color w:val="000000"/>
        </w:rPr>
        <w:t> path. | | Jul 4, 2026 | </w:t>
      </w:r>
      <w:r>
        <w:rPr>
          <w:rStyle w:val="HTMLCode"/>
          <w:color w:val="000000"/>
        </w:rPr>
        <w:t>functions/</w:t>
      </w:r>
      <w:proofErr w:type="spellStart"/>
      <w:r>
        <w:rPr>
          <w:rStyle w:val="HTMLCode"/>
          <w:color w:val="000000"/>
        </w:rPr>
        <w:t>index.js</w:t>
      </w:r>
      <w:proofErr w:type="spellEnd"/>
      <w:r>
        <w:rPr>
          <w:color w:val="000000"/>
        </w:rPr>
        <w:t> — </w:t>
      </w:r>
      <w:r>
        <w:rPr>
          <w:rStyle w:val="Strong"/>
          <w:color w:val="000000"/>
        </w:rPr>
        <w:t>New: </w:t>
      </w:r>
      <w:proofErr w:type="spellStart"/>
      <w:r>
        <w:rPr>
          <w:rStyle w:val="HTMLCode"/>
          <w:b/>
          <w:bCs/>
          <w:color w:val="000000"/>
        </w:rPr>
        <w:t>checkPlatformTokenExpiry</w:t>
      </w:r>
      <w:proofErr w:type="spellEnd"/>
      <w:r>
        <w:rPr>
          <w:rStyle w:val="Strong"/>
          <w:color w:val="000000"/>
        </w:rPr>
        <w:t> scheduled Cloud Function (every 30 min)</w:t>
      </w:r>
      <w:r>
        <w:rPr>
          <w:color w:val="000000"/>
        </w:rPr>
        <w:t> | </w:t>
      </w:r>
      <w:r>
        <w:rPr>
          <w:rStyle w:val="Strong"/>
          <w:color w:val="000000"/>
        </w:rPr>
        <w:t>Gap:</w:t>
      </w:r>
      <w:r>
        <w:rPr>
          <w:color w:val="000000"/>
        </w:rPr>
        <w:t> Google Business Profile OAuth tokens expire after 1 hour. The existing </w:t>
      </w:r>
      <w:r>
        <w:rPr>
          <w:rStyle w:val="HTMLCode"/>
          <w:color w:val="000000"/>
        </w:rPr>
        <w:t>_</w:t>
      </w:r>
      <w:proofErr w:type="spellStart"/>
      <w:r>
        <w:rPr>
          <w:rStyle w:val="HTMLCode"/>
          <w:color w:val="000000"/>
        </w:rPr>
        <w:t>publishGoogleJob</w:t>
      </w:r>
      <w:proofErr w:type="spellEnd"/>
      <w:r>
        <w:rPr>
          <w:color w:val="000000"/>
        </w:rPr>
        <w:t> helper refreshed reactively (only when a post actually failed with 401), meaning any business that hadn't posted since their token expired would be silently broken at post time with no user-visible warning. There was no proactive mechanism to either refresh tokens before expiry or flip </w:t>
      </w:r>
      <w:r>
        <w:rPr>
          <w:rStyle w:val="HTMLCode"/>
          <w:color w:val="000000"/>
        </w:rPr>
        <w:t>status → 'expired'</w:t>
      </w:r>
      <w:r>
        <w:rPr>
          <w:color w:val="000000"/>
        </w:rPr>
        <w:t> so the Connect page could show a Reconnect prompt. </w:t>
      </w:r>
      <w:r>
        <w:rPr>
          <w:rStyle w:val="Strong"/>
          <w:color w:val="000000"/>
        </w:rPr>
        <w:t>Fix:</w:t>
      </w:r>
      <w:r>
        <w:rPr>
          <w:color w:val="000000"/>
        </w:rPr>
        <w:t> Added </w:t>
      </w:r>
      <w:proofErr w:type="spellStart"/>
      <w:r>
        <w:rPr>
          <w:rStyle w:val="HTMLCode"/>
          <w:color w:val="000000"/>
        </w:rPr>
        <w:t>exports.checkPlatformTokenExpiry</w:t>
      </w:r>
      <w:proofErr w:type="spellEnd"/>
      <w:r>
        <w:rPr>
          <w:color w:val="000000"/>
        </w:rPr>
        <w:t> as an </w:t>
      </w:r>
      <w:proofErr w:type="spellStart"/>
      <w:r>
        <w:rPr>
          <w:rStyle w:val="HTMLCode"/>
          <w:color w:val="000000"/>
        </w:rPr>
        <w:t>onSchedule</w:t>
      </w:r>
      <w:proofErr w:type="spellEnd"/>
      <w:r>
        <w:rPr>
          <w:color w:val="000000"/>
        </w:rPr>
        <w:t> function (every 30 minutes, </w:t>
      </w:r>
      <w:r>
        <w:rPr>
          <w:rStyle w:val="HTMLCode"/>
          <w:color w:val="000000"/>
        </w:rPr>
        <w:t>us-central1</w:t>
      </w:r>
      <w:r>
        <w:rPr>
          <w:color w:val="000000"/>
        </w:rPr>
        <w:t>, secrets </w:t>
      </w:r>
      <w:r>
        <w:rPr>
          <w:rStyle w:val="HTMLCode"/>
          <w:color w:val="000000"/>
        </w:rPr>
        <w:t>GOOGLE_CLIENT_ID</w:t>
      </w:r>
      <w:r>
        <w:rPr>
          <w:color w:val="000000"/>
        </w:rPr>
        <w:t> + </w:t>
      </w:r>
      <w:r>
        <w:rPr>
          <w:rStyle w:val="HTMLCode"/>
          <w:color w:val="000000"/>
        </w:rPr>
        <w:t>GOOGLE_CLIENT_SECRET</w:t>
      </w:r>
      <w:r>
        <w:rPr>
          <w:color w:val="000000"/>
        </w:rPr>
        <w:t>). Logic: queries all </w:t>
      </w:r>
      <w:proofErr w:type="spellStart"/>
      <w:r>
        <w:rPr>
          <w:rStyle w:val="HTMLCode"/>
          <w:color w:val="000000"/>
        </w:rPr>
        <w:t>platformConnections</w:t>
      </w:r>
      <w:proofErr w:type="spellEnd"/>
      <w:r>
        <w:rPr>
          <w:color w:val="000000"/>
        </w:rPr>
        <w:t> docs with </w:t>
      </w:r>
      <w:r>
        <w:rPr>
          <w:rStyle w:val="HTMLCode"/>
          <w:color w:val="000000"/>
        </w:rPr>
        <w:t>status == 'connected'</w:t>
      </w:r>
      <w:r>
        <w:rPr>
          <w:color w:val="000000"/>
        </w:rPr>
        <w:t>; for each doc with </w:t>
      </w:r>
      <w:proofErr w:type="spellStart"/>
      <w:r>
        <w:rPr>
          <w:rStyle w:val="HTMLCode"/>
          <w:color w:val="000000"/>
        </w:rPr>
        <w:t>expiresAt</w:t>
      </w:r>
      <w:proofErr w:type="spellEnd"/>
      <w:r>
        <w:rPr>
          <w:color w:val="000000"/>
        </w:rPr>
        <w:t> within the next 5 minutes (or already past), attempts a Google refresh grant (</w:t>
      </w:r>
      <w:r>
        <w:rPr>
          <w:rStyle w:val="HTMLCode"/>
          <w:color w:val="000000"/>
        </w:rPr>
        <w:t>POST oauth2.googleapis.com/token</w:t>
      </w:r>
      <w:r>
        <w:rPr>
          <w:color w:val="000000"/>
        </w:rPr>
        <w:t> with </w:t>
      </w:r>
      <w:proofErr w:type="spellStart"/>
      <w:r>
        <w:rPr>
          <w:rStyle w:val="HTMLCode"/>
          <w:color w:val="000000"/>
        </w:rPr>
        <w:t>refresh_token</w:t>
      </w:r>
      <w:proofErr w:type="spellEnd"/>
      <w:r>
        <w:rPr>
          <w:color w:val="000000"/>
        </w:rPr>
        <w:t>); on success, overwrites </w:t>
      </w:r>
      <w:proofErr w:type="spellStart"/>
      <w:r>
        <w:rPr>
          <w:rStyle w:val="HTMLCode"/>
          <w:color w:val="000000"/>
        </w:rPr>
        <w:t>accessToken</w:t>
      </w:r>
      <w:proofErr w:type="spellEnd"/>
      <w:r>
        <w:rPr>
          <w:color w:val="000000"/>
        </w:rPr>
        <w:t> + </w:t>
      </w:r>
      <w:proofErr w:type="spellStart"/>
      <w:r>
        <w:rPr>
          <w:rStyle w:val="HTMLCode"/>
          <w:color w:val="000000"/>
        </w:rPr>
        <w:t>expiresAt</w:t>
      </w:r>
      <w:proofErr w:type="spellEnd"/>
      <w:r>
        <w:rPr>
          <w:color w:val="000000"/>
        </w:rPr>
        <w:t>; on Google refresh failure (or no </w:t>
      </w:r>
      <w:proofErr w:type="spellStart"/>
      <w:r>
        <w:rPr>
          <w:rStyle w:val="HTMLCode"/>
          <w:color w:val="000000"/>
        </w:rPr>
        <w:t>refreshToken</w:t>
      </w:r>
      <w:proofErr w:type="spellEnd"/>
      <w:r>
        <w:rPr>
          <w:color w:val="000000"/>
        </w:rPr>
        <w:t>, or non-Google platform), sets </w:t>
      </w:r>
      <w:r>
        <w:rPr>
          <w:rStyle w:val="HTMLCode"/>
          <w:color w:val="000000"/>
        </w:rPr>
        <w:t>status: 'expired'</w:t>
      </w:r>
      <w:r>
        <w:rPr>
          <w:color w:val="000000"/>
        </w:rPr>
        <w:t> so the Connect page shows the Reconnect button. Facebook/Instagram docs (no </w:t>
      </w:r>
      <w:proofErr w:type="spellStart"/>
      <w:r>
        <w:rPr>
          <w:rStyle w:val="HTMLCode"/>
          <w:color w:val="000000"/>
        </w:rPr>
        <w:t>expiresAt</w:t>
      </w:r>
      <w:proofErr w:type="spellEnd"/>
      <w:r>
        <w:rPr>
          <w:color w:val="000000"/>
        </w:rPr>
        <w:t> field — 60-day tokens) are skipped with a counter. Confirmed live via </w:t>
      </w:r>
      <w:r>
        <w:rPr>
          <w:rStyle w:val="HTMLCode"/>
          <w:color w:val="000000"/>
        </w:rPr>
        <w:t xml:space="preserve">firebase </w:t>
      </w:r>
      <w:proofErr w:type="spellStart"/>
      <w:r>
        <w:rPr>
          <w:rStyle w:val="HTMLCode"/>
          <w:color w:val="000000"/>
        </w:rPr>
        <w:t>functions:list</w:t>
      </w:r>
      <w:proofErr w:type="spellEnd"/>
      <w:r>
        <w:rPr>
          <w:color w:val="000000"/>
        </w:rPr>
        <w:t> — appears as </w:t>
      </w:r>
      <w:proofErr w:type="spellStart"/>
      <w:r>
        <w:rPr>
          <w:rStyle w:val="HTMLCode"/>
          <w:color w:val="000000"/>
        </w:rPr>
        <w:t>checkPlatformTokenExpiry</w:t>
      </w:r>
      <w:proofErr w:type="spellEnd"/>
      <w:r>
        <w:rPr>
          <w:rStyle w:val="HTMLCode"/>
          <w:color w:val="000000"/>
        </w:rPr>
        <w:t xml:space="preserve"> / v2 / scheduled / us-central1</w:t>
      </w:r>
      <w:r>
        <w:rPr>
          <w:color w:val="000000"/>
        </w:rPr>
        <w:t>. | | Jul 3, 2026 | </w:t>
      </w:r>
      <w:proofErr w:type="spellStart"/>
      <w:r>
        <w:rPr>
          <w:rStyle w:val="HTMLCode"/>
          <w:color w:val="000000"/>
        </w:rPr>
        <w:t>BlastyBiz</w:t>
      </w:r>
      <w:proofErr w:type="spellEnd"/>
      <w:r>
        <w:rPr>
          <w:rStyle w:val="HTMLCode"/>
          <w:color w:val="000000"/>
        </w:rPr>
        <w:t>-Admin-Operate.html</w:t>
      </w:r>
      <w:r>
        <w:rPr>
          <w:color w:val="000000"/>
        </w:rPr>
        <w:t> — Added </w:t>
      </w:r>
      <w:proofErr w:type="spellStart"/>
      <w:r>
        <w:rPr>
          <w:rStyle w:val="HTMLCode"/>
          <w:color w:val="000000"/>
        </w:rPr>
        <w:t>contactRateLimit</w:t>
      </w:r>
      <w:proofErr w:type="spellEnd"/>
      <w:r>
        <w:rPr>
          <w:color w:val="000000"/>
        </w:rPr>
        <w:t xml:space="preserve"> TTL card to Firebase Console Setup | New </w:t>
      </w:r>
      <w:proofErr w:type="spellStart"/>
      <w:r>
        <w:rPr>
          <w:color w:val="000000"/>
        </w:rPr>
        <w:t>Firestore</w:t>
      </w:r>
      <w:proofErr w:type="spellEnd"/>
      <w:r>
        <w:rPr>
          <w:color w:val="000000"/>
        </w:rPr>
        <w:t xml:space="preserve"> collection (</w:t>
      </w:r>
      <w:proofErr w:type="spellStart"/>
      <w:r>
        <w:rPr>
          <w:rStyle w:val="HTMLCode"/>
          <w:color w:val="000000"/>
        </w:rPr>
        <w:t>contactRateLimit</w:t>
      </w:r>
      <w:proofErr w:type="spellEnd"/>
      <w:r>
        <w:rPr>
          <w:color w:val="000000"/>
        </w:rPr>
        <w:t>) introduced by Finding #10 contact form rate limiting was missing from the Operate page checklist. Added card </w:t>
      </w:r>
      <w:proofErr w:type="spellStart"/>
      <w:r>
        <w:rPr>
          <w:rStyle w:val="HTMLCode"/>
          <w:color w:val="000000"/>
        </w:rPr>
        <w:t>chk</w:t>
      </w:r>
      <w:proofErr w:type="spellEnd"/>
      <w:r>
        <w:rPr>
          <w:rStyle w:val="HTMLCode"/>
          <w:color w:val="000000"/>
        </w:rPr>
        <w:t>-contact-</w:t>
      </w:r>
      <w:proofErr w:type="spellStart"/>
      <w:r>
        <w:rPr>
          <w:rStyle w:val="HTMLCode"/>
          <w:color w:val="000000"/>
        </w:rPr>
        <w:t>ratelimit</w:t>
      </w:r>
      <w:proofErr w:type="spellEnd"/>
      <w:r>
        <w:rPr>
          <w:rStyle w:val="HTMLCode"/>
          <w:color w:val="000000"/>
        </w:rPr>
        <w:t>-</w:t>
      </w:r>
      <w:proofErr w:type="spellStart"/>
      <w:r>
        <w:rPr>
          <w:rStyle w:val="HTMLCode"/>
          <w:color w:val="000000"/>
        </w:rPr>
        <w:t>ttl</w:t>
      </w:r>
      <w:proofErr w:type="spellEnd"/>
      <w:r>
        <w:rPr>
          <w:color w:val="000000"/>
        </w:rPr>
        <w:t> with step-by-step instructions to set TTL policy on </w:t>
      </w:r>
      <w:proofErr w:type="spellStart"/>
      <w:r>
        <w:rPr>
          <w:rStyle w:val="HTMLCode"/>
          <w:color w:val="000000"/>
        </w:rPr>
        <w:t>windowStart</w:t>
      </w:r>
      <w:proofErr w:type="spellEnd"/>
      <w:r>
        <w:rPr>
          <w:color w:val="000000"/>
        </w:rPr>
        <w:t> field. Deployed to Firebase Hosting. | | Jul 3, 2026 | </w:t>
      </w:r>
      <w:proofErr w:type="spellStart"/>
      <w:r>
        <w:rPr>
          <w:rStyle w:val="HTMLCode"/>
          <w:color w:val="000000"/>
        </w:rPr>
        <w:t>firestore.rules</w:t>
      </w:r>
      <w:proofErr w:type="spellEnd"/>
      <w:r>
        <w:rPr>
          <w:color w:val="000000"/>
        </w:rPr>
        <w:t> + </w:t>
      </w:r>
      <w:r>
        <w:rPr>
          <w:rStyle w:val="HTMLCode"/>
          <w:color w:val="000000"/>
        </w:rPr>
        <w:t>functions/</w:t>
      </w:r>
      <w:proofErr w:type="spellStart"/>
      <w:r>
        <w:rPr>
          <w:rStyle w:val="HTMLCode"/>
          <w:color w:val="000000"/>
        </w:rPr>
        <w:t>index.js</w:t>
      </w:r>
      <w:proofErr w:type="spellEnd"/>
      <w:r>
        <w:rPr>
          <w:color w:val="000000"/>
        </w:rPr>
        <w:t> — Security batch: Findings #9–12 | </w:t>
      </w:r>
      <w:r>
        <w:rPr>
          <w:rStyle w:val="Strong"/>
          <w:color w:val="000000"/>
        </w:rPr>
        <w:t>Finding #9 (MEDIUM) — </w:t>
      </w:r>
      <w:proofErr w:type="spellStart"/>
      <w:r>
        <w:rPr>
          <w:rStyle w:val="HTMLCode"/>
          <w:b/>
          <w:bCs/>
          <w:color w:val="000000"/>
        </w:rPr>
        <w:t>unsubscribeEmail</w:t>
      </w:r>
      <w:proofErr w:type="spellEnd"/>
      <w:r>
        <w:rPr>
          <w:rStyle w:val="Strong"/>
          <w:color w:val="000000"/>
        </w:rPr>
        <w:t> token was forgeable:</w:t>
      </w:r>
      <w:r>
        <w:rPr>
          <w:color w:val="000000"/>
        </w:rPr>
        <w:t> Token was </w:t>
      </w:r>
      <w:r>
        <w:rPr>
          <w:rStyle w:val="HTMLCode"/>
          <w:color w:val="000000"/>
        </w:rPr>
        <w:t>base64(</w:t>
      </w:r>
      <w:proofErr w:type="spellStart"/>
      <w:r>
        <w:rPr>
          <w:rStyle w:val="HTMLCode"/>
          <w:color w:val="000000"/>
        </w:rPr>
        <w:t>uid</w:t>
      </w:r>
      <w:proofErr w:type="spellEnd"/>
      <w:r>
        <w:rPr>
          <w:rStyle w:val="HTMLCode"/>
          <w:color w:val="000000"/>
        </w:rPr>
        <w:t>)</w:t>
      </w:r>
      <w:r>
        <w:rPr>
          <w:color w:val="000000"/>
        </w:rPr>
        <w:t> — anyone knowing a user's UID could forge an unsubscribe link for them. Fix: switched to </w:t>
      </w:r>
      <w:r>
        <w:rPr>
          <w:rStyle w:val="HTMLCode"/>
          <w:color w:val="000000"/>
        </w:rPr>
        <w:t>HMAC-SHA256(</w:t>
      </w:r>
      <w:proofErr w:type="spellStart"/>
      <w:r>
        <w:rPr>
          <w:rStyle w:val="HTMLCode"/>
          <w:color w:val="000000"/>
        </w:rPr>
        <w:t>uid</w:t>
      </w:r>
      <w:proofErr w:type="spellEnd"/>
      <w:r>
        <w:rPr>
          <w:rStyle w:val="HTMLCode"/>
          <w:color w:val="000000"/>
        </w:rPr>
        <w:t>, RESEND_API_KEY)</w:t>
      </w:r>
      <w:r>
        <w:rPr>
          <w:color w:val="000000"/>
        </w:rPr>
        <w:t>. </w:t>
      </w:r>
      <w:proofErr w:type="spellStart"/>
      <w:r>
        <w:rPr>
          <w:rStyle w:val="HTMLCode"/>
          <w:color w:val="000000"/>
        </w:rPr>
        <w:t>unsubscribeEmail</w:t>
      </w:r>
      <w:proofErr w:type="spellEnd"/>
      <w:r>
        <w:rPr>
          <w:color w:val="000000"/>
        </w:rPr>
        <w:t> now takes </w:t>
      </w:r>
      <w:r>
        <w:rPr>
          <w:rStyle w:val="HTMLCode"/>
          <w:color w:val="000000"/>
        </w:rPr>
        <w:t>?</w:t>
      </w:r>
      <w:proofErr w:type="spellStart"/>
      <w:r>
        <w:rPr>
          <w:rStyle w:val="HTMLCode"/>
          <w:color w:val="000000"/>
        </w:rPr>
        <w:t>uid</w:t>
      </w:r>
      <w:proofErr w:type="spellEnd"/>
      <w:r>
        <w:rPr>
          <w:rStyle w:val="HTMLCode"/>
          <w:color w:val="000000"/>
        </w:rPr>
        <w:t>=</w:t>
      </w:r>
      <w:proofErr w:type="spellStart"/>
      <w:r>
        <w:rPr>
          <w:rStyle w:val="HTMLCode"/>
          <w:color w:val="000000"/>
        </w:rPr>
        <w:t>X&amp;sig</w:t>
      </w:r>
      <w:proofErr w:type="spellEnd"/>
      <w:r>
        <w:rPr>
          <w:rStyle w:val="HTMLCode"/>
          <w:color w:val="000000"/>
        </w:rPr>
        <w:t>=Y</w:t>
      </w:r>
      <w:r>
        <w:rPr>
          <w:color w:val="000000"/>
        </w:rPr>
        <w:t>, verifies HMAC with </w:t>
      </w:r>
      <w:proofErr w:type="spellStart"/>
      <w:r>
        <w:rPr>
          <w:rStyle w:val="HTMLCode"/>
          <w:color w:val="000000"/>
        </w:rPr>
        <w:t>crypto.timingSafeEqual</w:t>
      </w:r>
      <w:proofErr w:type="spellEnd"/>
      <w:r>
        <w:rPr>
          <w:color w:val="000000"/>
        </w:rPr>
        <w:t>, rejects bad sigs. Added </w:t>
      </w:r>
      <w:r>
        <w:rPr>
          <w:rStyle w:val="HTMLCode"/>
          <w:color w:val="000000"/>
        </w:rPr>
        <w:t>secrets:['RESEND_API_KEY']</w:t>
      </w:r>
      <w:r>
        <w:rPr>
          <w:color w:val="000000"/>
        </w:rPr>
        <w:t> to CF. Updated all 3 email schedulers (</w:t>
      </w:r>
      <w:proofErr w:type="spellStart"/>
      <w:r>
        <w:rPr>
          <w:color w:val="000000"/>
        </w:rPr>
        <w:t>scheduledWeeklyDigest</w:t>
      </w:r>
      <w:proofErr w:type="spellEnd"/>
      <w:r>
        <w:rPr>
          <w:color w:val="000000"/>
        </w:rPr>
        <w:t xml:space="preserve">, </w:t>
      </w:r>
      <w:proofErr w:type="spellStart"/>
      <w:r>
        <w:rPr>
          <w:color w:val="000000"/>
        </w:rPr>
        <w:t>scheduledUpgradeNudge</w:t>
      </w:r>
      <w:proofErr w:type="spellEnd"/>
      <w:r>
        <w:rPr>
          <w:color w:val="000000"/>
        </w:rPr>
        <w:t xml:space="preserve">, </w:t>
      </w:r>
      <w:proofErr w:type="spellStart"/>
      <w:r>
        <w:rPr>
          <w:color w:val="000000"/>
        </w:rPr>
        <w:t>scheduledSetupNudge</w:t>
      </w:r>
      <w:proofErr w:type="spellEnd"/>
      <w:r>
        <w:rPr>
          <w:color w:val="000000"/>
        </w:rPr>
        <w:t>) to emit new URL format. Deployed 5 functions. </w:t>
      </w:r>
      <w:r>
        <w:rPr>
          <w:rStyle w:val="Strong"/>
          <w:color w:val="000000"/>
        </w:rPr>
        <w:t>Finding #10 (LOW) — </w:t>
      </w:r>
      <w:proofErr w:type="spellStart"/>
      <w:r>
        <w:rPr>
          <w:rStyle w:val="HTMLCode"/>
          <w:b/>
          <w:bCs/>
          <w:color w:val="000000"/>
        </w:rPr>
        <w:t>contactForm</w:t>
      </w:r>
      <w:proofErr w:type="spellEnd"/>
      <w:r>
        <w:rPr>
          <w:rStyle w:val="Strong"/>
          <w:color w:val="000000"/>
        </w:rPr>
        <w:t> had no rate limiting or field validation:</w:t>
      </w:r>
      <w:r>
        <w:rPr>
          <w:color w:val="000000"/>
        </w:rPr>
        <w:t xml:space="preserve"> Added: field length caps (name/email ≤ 200 chars, message ≤ 3000 chars), email regex validation, and </w:t>
      </w:r>
      <w:proofErr w:type="spellStart"/>
      <w:r>
        <w:rPr>
          <w:color w:val="000000"/>
        </w:rPr>
        <w:t>Firestore</w:t>
      </w:r>
      <w:proofErr w:type="spellEnd"/>
      <w:r>
        <w:rPr>
          <w:color w:val="000000"/>
        </w:rPr>
        <w:t>-backed per-IP rate limit (5 per hour via </w:t>
      </w:r>
      <w:proofErr w:type="spellStart"/>
      <w:r>
        <w:rPr>
          <w:rStyle w:val="HTMLCode"/>
          <w:color w:val="000000"/>
        </w:rPr>
        <w:t>contactRateLimit</w:t>
      </w:r>
      <w:proofErr w:type="spellEnd"/>
      <w:r>
        <w:rPr>
          <w:color w:val="000000"/>
        </w:rPr>
        <w:t> collection, Admin SDK). Deployed </w:t>
      </w:r>
      <w:proofErr w:type="spellStart"/>
      <w:r>
        <w:rPr>
          <w:rStyle w:val="HTMLCode"/>
          <w:color w:val="000000"/>
        </w:rPr>
        <w:t>functions:contactForm</w:t>
      </w:r>
      <w:proofErr w:type="spellEnd"/>
      <w:r>
        <w:rPr>
          <w:color w:val="000000"/>
        </w:rPr>
        <w:t>. </w:t>
      </w:r>
      <w:r>
        <w:rPr>
          <w:rStyle w:val="Strong"/>
          <w:color w:val="000000"/>
        </w:rPr>
        <w:t>Finding #11 (MEDIUM) — </w:t>
      </w:r>
      <w:proofErr w:type="spellStart"/>
      <w:r>
        <w:rPr>
          <w:rStyle w:val="HTMLCode"/>
          <w:b/>
          <w:bCs/>
          <w:color w:val="000000"/>
        </w:rPr>
        <w:t>pendingPosts</w:t>
      </w:r>
      <w:proofErr w:type="spellEnd"/>
      <w:r>
        <w:rPr>
          <w:rStyle w:val="Strong"/>
          <w:color w:val="000000"/>
        </w:rPr>
        <w:t> clients could write any field directly:</w:t>
      </w:r>
      <w:r>
        <w:rPr>
          <w:color w:val="000000"/>
        </w:rPr>
        <w:t> Rule was </w:t>
      </w:r>
      <w:r>
        <w:rPr>
          <w:rStyle w:val="HTMLCode"/>
          <w:color w:val="000000"/>
        </w:rPr>
        <w:t xml:space="preserve">allow write: if </w:t>
      </w:r>
      <w:proofErr w:type="spellStart"/>
      <w:r>
        <w:rPr>
          <w:rStyle w:val="HTMLCode"/>
          <w:color w:val="000000"/>
        </w:rPr>
        <w:t>uid</w:t>
      </w:r>
      <w:proofErr w:type="spellEnd"/>
      <w:r>
        <w:rPr>
          <w:rStyle w:val="HTMLCode"/>
          <w:color w:val="000000"/>
        </w:rPr>
        <w:t xml:space="preserve"> == </w:t>
      </w:r>
      <w:proofErr w:type="spellStart"/>
      <w:r>
        <w:rPr>
          <w:rStyle w:val="HTMLCode"/>
          <w:color w:val="000000"/>
        </w:rPr>
        <w:t>resource.data.uid</w:t>
      </w:r>
      <w:proofErr w:type="spellEnd"/>
      <w:r>
        <w:rPr>
          <w:color w:val="000000"/>
        </w:rPr>
        <w:t> — users could set </w:t>
      </w:r>
      <w:r>
        <w:rPr>
          <w:rStyle w:val="HTMLCode"/>
          <w:color w:val="000000"/>
        </w:rPr>
        <w:t>status</w:t>
      </w:r>
      <w:r>
        <w:rPr>
          <w:color w:val="000000"/>
        </w:rPr>
        <w:t>, </w:t>
      </w:r>
      <w:r>
        <w:rPr>
          <w:rStyle w:val="HTMLCode"/>
          <w:color w:val="000000"/>
        </w:rPr>
        <w:t>content</w:t>
      </w:r>
      <w:r>
        <w:rPr>
          <w:color w:val="000000"/>
        </w:rPr>
        <w:t>, or any field from the browser console, bypassing the approve/skip flow. Fixed: </w:t>
      </w:r>
      <w:r>
        <w:rPr>
          <w:rStyle w:val="HTMLCode"/>
          <w:color w:val="000000"/>
        </w:rPr>
        <w:t xml:space="preserve">allow write, create, update, delete: if </w:t>
      </w:r>
      <w:proofErr w:type="spellStart"/>
      <w:r>
        <w:rPr>
          <w:rStyle w:val="HTMLCode"/>
          <w:color w:val="000000"/>
        </w:rPr>
        <w:t>isAdmin</w:t>
      </w:r>
      <w:proofErr w:type="spellEnd"/>
      <w:r>
        <w:rPr>
          <w:rStyle w:val="HTMLCode"/>
          <w:color w:val="000000"/>
        </w:rPr>
        <w:t>()</w:t>
      </w:r>
      <w:r>
        <w:rPr>
          <w:color w:val="000000"/>
        </w:rPr>
        <w:t> only. All state changes must go through </w:t>
      </w:r>
      <w:proofErr w:type="spellStart"/>
      <w:r>
        <w:rPr>
          <w:rStyle w:val="HTMLCode"/>
          <w:color w:val="000000"/>
        </w:rPr>
        <w:t>approvePendingPost</w:t>
      </w:r>
      <w:proofErr w:type="spellEnd"/>
      <w:r>
        <w:rPr>
          <w:color w:val="000000"/>
        </w:rPr>
        <w:t> CF. </w:t>
      </w:r>
      <w:r>
        <w:rPr>
          <w:rStyle w:val="Strong"/>
          <w:color w:val="000000"/>
        </w:rPr>
        <w:t xml:space="preserve">Finding #12 (LOW) </w:t>
      </w:r>
      <w:r>
        <w:rPr>
          <w:rStyle w:val="Strong"/>
          <w:color w:val="000000"/>
        </w:rPr>
        <w:lastRenderedPageBreak/>
        <w:t>— </w:t>
      </w:r>
      <w:proofErr w:type="spellStart"/>
      <w:r>
        <w:rPr>
          <w:rStyle w:val="HTMLCode"/>
          <w:b/>
          <w:bCs/>
          <w:color w:val="000000"/>
        </w:rPr>
        <w:t>copyLibrary</w:t>
      </w:r>
      <w:proofErr w:type="spellEnd"/>
      <w:r>
        <w:rPr>
          <w:rStyle w:val="Strong"/>
          <w:color w:val="000000"/>
        </w:rPr>
        <w:t> and </w:t>
      </w:r>
      <w:proofErr w:type="spellStart"/>
      <w:r>
        <w:rPr>
          <w:rStyle w:val="HTMLCode"/>
          <w:b/>
          <w:bCs/>
          <w:color w:val="000000"/>
        </w:rPr>
        <w:t>listingDrafts</w:t>
      </w:r>
      <w:proofErr w:type="spellEnd"/>
      <w:r>
        <w:rPr>
          <w:rStyle w:val="Strong"/>
          <w:color w:val="000000"/>
        </w:rPr>
        <w:t> had open client writes:</w:t>
      </w:r>
      <w:r>
        <w:rPr>
          <w:color w:val="000000"/>
        </w:rPr>
        <w:t> Both collections allowed unlimited field writes. Fixed: split into explicit </w:t>
      </w:r>
      <w:r>
        <w:rPr>
          <w:rStyle w:val="HTMLCode"/>
          <w:color w:val="000000"/>
        </w:rPr>
        <w:t>allow create/update/delete</w:t>
      </w:r>
      <w:r>
        <w:rPr>
          <w:color w:val="000000"/>
        </w:rPr>
        <w:t> rules; </w:t>
      </w:r>
      <w:r>
        <w:rPr>
          <w:rStyle w:val="HTMLCode"/>
          <w:color w:val="000000"/>
        </w:rPr>
        <w:t>allow update</w:t>
      </w:r>
      <w:r>
        <w:rPr>
          <w:color w:val="000000"/>
        </w:rPr>
        <w:t> blocks </w:t>
      </w:r>
      <w:proofErr w:type="spellStart"/>
      <w:r>
        <w:rPr>
          <w:rStyle w:val="HTMLCode"/>
          <w:color w:val="000000"/>
        </w:rPr>
        <w:t>uid</w:t>
      </w:r>
      <w:proofErr w:type="spellEnd"/>
      <w:r>
        <w:rPr>
          <w:color w:val="000000"/>
        </w:rPr>
        <w:t> field changes (prevents doc reassignment). </w:t>
      </w:r>
      <w:r>
        <w:rPr>
          <w:rStyle w:val="Strong"/>
          <w:color w:val="000000"/>
        </w:rPr>
        <w:t>CRITICAL also found — </w:t>
      </w:r>
      <w:r>
        <w:rPr>
          <w:rStyle w:val="HTMLCode"/>
          <w:b/>
          <w:bCs/>
          <w:color w:val="000000"/>
        </w:rPr>
        <w:t>businesses</w:t>
      </w:r>
      <w:r>
        <w:rPr>
          <w:rStyle w:val="Strong"/>
          <w:color w:val="000000"/>
        </w:rPr>
        <w:t> billing field bypass:</w:t>
      </w:r>
      <w:r>
        <w:rPr>
          <w:color w:val="000000"/>
        </w:rPr>
        <w:t> </w:t>
      </w:r>
      <w:r>
        <w:rPr>
          <w:rStyle w:val="HTMLCode"/>
          <w:color w:val="000000"/>
        </w:rPr>
        <w:t>businesses</w:t>
      </w:r>
      <w:r>
        <w:rPr>
          <w:color w:val="000000"/>
        </w:rPr>
        <w:t> doc stores </w:t>
      </w:r>
      <w:proofErr w:type="spellStart"/>
      <w:r>
        <w:rPr>
          <w:rStyle w:val="HTMLCode"/>
          <w:color w:val="000000"/>
        </w:rPr>
        <w:t>currentPlan</w:t>
      </w:r>
      <w:proofErr w:type="spellEnd"/>
      <w:r>
        <w:rPr>
          <w:color w:val="000000"/>
        </w:rPr>
        <w:t> and </w:t>
      </w:r>
      <w:proofErr w:type="spellStart"/>
      <w:r>
        <w:rPr>
          <w:rStyle w:val="HTMLCode"/>
          <w:color w:val="000000"/>
        </w:rPr>
        <w:t>subscriptionStatus</w:t>
      </w:r>
      <w:proofErr w:type="spellEnd"/>
      <w:r>
        <w:rPr>
          <w:color w:val="000000"/>
        </w:rPr>
        <w:t xml:space="preserve"> (written by Square </w:t>
      </w:r>
      <w:proofErr w:type="spellStart"/>
      <w:r>
        <w:rPr>
          <w:color w:val="000000"/>
        </w:rPr>
        <w:t>webhook</w:t>
      </w:r>
      <w:proofErr w:type="spellEnd"/>
      <w:r>
        <w:rPr>
          <w:color w:val="000000"/>
        </w:rPr>
        <w:t>) but the write rule had zero field restrictions — any user could write </w:t>
      </w:r>
      <w:r>
        <w:rPr>
          <w:rStyle w:val="HTMLCode"/>
          <w:color w:val="000000"/>
        </w:rPr>
        <w:t>{</w:t>
      </w:r>
      <w:proofErr w:type="spellStart"/>
      <w:r>
        <w:rPr>
          <w:rStyle w:val="HTMLCode"/>
          <w:color w:val="000000"/>
        </w:rPr>
        <w:t>currentPlan</w:t>
      </w:r>
      <w:proofErr w:type="spellEnd"/>
      <w:r>
        <w:rPr>
          <w:rStyle w:val="HTMLCode"/>
          <w:color w:val="000000"/>
        </w:rPr>
        <w:t>:'agency'}</w:t>
      </w:r>
      <w:r>
        <w:rPr>
          <w:color w:val="000000"/>
        </w:rPr>
        <w:t xml:space="preserve"> from the browser console. Fixed: added </w:t>
      </w:r>
      <w:proofErr w:type="spellStart"/>
      <w:r>
        <w:rPr>
          <w:color w:val="000000"/>
        </w:rPr>
        <w:t>denylist</w:t>
      </w:r>
      <w:proofErr w:type="spellEnd"/>
      <w:r>
        <w:rPr>
          <w:color w:val="000000"/>
        </w:rPr>
        <w:t xml:space="preserve"> for </w:t>
      </w:r>
      <w:r>
        <w:rPr>
          <w:rStyle w:val="HTMLCode"/>
          <w:color w:val="000000"/>
        </w:rPr>
        <w:t>currentPlan</w:t>
      </w:r>
      <w:r>
        <w:rPr>
          <w:color w:val="000000"/>
        </w:rPr>
        <w:t>, </w:t>
      </w:r>
      <w:r>
        <w:rPr>
          <w:rStyle w:val="HTMLCode"/>
          <w:color w:val="000000"/>
        </w:rPr>
        <w:t>subscriptionStatus</w:t>
      </w:r>
      <w:r>
        <w:rPr>
          <w:color w:val="000000"/>
        </w:rPr>
        <w:t>, </w:t>
      </w:r>
      <w:r>
        <w:rPr>
          <w:rStyle w:val="HTMLCode"/>
          <w:color w:val="000000"/>
        </w:rPr>
        <w:t>squareCustomerId</w:t>
      </w:r>
      <w:r>
        <w:rPr>
          <w:color w:val="000000"/>
        </w:rPr>
        <w:t>, </w:t>
      </w:r>
      <w:r>
        <w:rPr>
          <w:rStyle w:val="HTMLCode"/>
          <w:color w:val="000000"/>
        </w:rPr>
        <w:t>squareSubscriptionId</w:t>
      </w:r>
      <w:r>
        <w:rPr>
          <w:color w:val="000000"/>
        </w:rPr>
        <w:t> on </w:t>
      </w:r>
      <w:r>
        <w:rPr>
          <w:rStyle w:val="HTMLCode"/>
          <w:color w:val="000000"/>
        </w:rPr>
        <w:t>allow update</w:t>
      </w:r>
      <w:r>
        <w:rPr>
          <w:color w:val="000000"/>
        </w:rPr>
        <w:t> (same pattern as </w:t>
      </w:r>
      <w:r>
        <w:rPr>
          <w:rStyle w:val="HTMLCode"/>
          <w:color w:val="000000"/>
        </w:rPr>
        <w:t>users</w:t>
      </w:r>
      <w:r>
        <w:rPr>
          <w:color w:val="000000"/>
        </w:rPr>
        <w:t> collection). All fixes deployed: </w:t>
      </w:r>
      <w:proofErr w:type="spellStart"/>
      <w:r>
        <w:rPr>
          <w:rStyle w:val="HTMLCode"/>
          <w:color w:val="000000"/>
        </w:rPr>
        <w:t>firestore:rules</w:t>
      </w:r>
      <w:proofErr w:type="spellEnd"/>
      <w:r>
        <w:rPr>
          <w:color w:val="000000"/>
        </w:rPr>
        <w:t> + 5 Cloud Functions. | | Jul 3, 2026 | </w:t>
      </w:r>
      <w:proofErr w:type="spellStart"/>
      <w:r>
        <w:rPr>
          <w:rStyle w:val="HTMLCode"/>
          <w:color w:val="000000"/>
        </w:rPr>
        <w:t>firestore.rules</w:t>
      </w:r>
      <w:proofErr w:type="spellEnd"/>
      <w:r>
        <w:rPr>
          <w:color w:val="000000"/>
        </w:rPr>
        <w:t> + </w:t>
      </w:r>
      <w:r>
        <w:rPr>
          <w:rStyle w:val="HTMLCode"/>
          <w:color w:val="000000"/>
        </w:rPr>
        <w:t>BlastyBiz-Admin.html</w:t>
      </w:r>
      <w:r>
        <w:rPr>
          <w:color w:val="000000"/>
        </w:rPr>
        <w:t> — Plan switcher buttons silently failed | </w:t>
      </w:r>
      <w:r>
        <w:rPr>
          <w:rStyle w:val="Strong"/>
          <w:color w:val="000000"/>
        </w:rPr>
        <w:t>Root cause 1:</w:t>
      </w:r>
      <w:r>
        <w:rPr>
          <w:color w:val="000000"/>
        </w:rPr>
        <w:t> </w:t>
      </w:r>
      <w:proofErr w:type="spellStart"/>
      <w:r>
        <w:rPr>
          <w:color w:val="000000"/>
        </w:rPr>
        <w:t>Firestore</w:t>
      </w:r>
      <w:proofErr w:type="spellEnd"/>
      <w:r>
        <w:rPr>
          <w:color w:val="000000"/>
        </w:rPr>
        <w:t> </w:t>
      </w:r>
      <w:r>
        <w:rPr>
          <w:rStyle w:val="HTMLCode"/>
          <w:color w:val="000000"/>
        </w:rPr>
        <w:t>users/{</w:t>
      </w:r>
      <w:proofErr w:type="spellStart"/>
      <w:r>
        <w:rPr>
          <w:rStyle w:val="HTMLCode"/>
          <w:color w:val="000000"/>
        </w:rPr>
        <w:t>userId</w:t>
      </w:r>
      <w:proofErr w:type="spellEnd"/>
      <w:r>
        <w:rPr>
          <w:rStyle w:val="HTMLCode"/>
          <w:color w:val="000000"/>
        </w:rPr>
        <w:t>}</w:t>
      </w:r>
      <w:r>
        <w:rPr>
          <w:color w:val="000000"/>
        </w:rPr>
        <w:t> </w:t>
      </w:r>
      <w:proofErr w:type="spellStart"/>
      <w:r>
        <w:rPr>
          <w:color w:val="000000"/>
        </w:rPr>
        <w:t>denylist</w:t>
      </w:r>
      <w:proofErr w:type="spellEnd"/>
      <w:r>
        <w:rPr>
          <w:color w:val="000000"/>
        </w:rPr>
        <w:t xml:space="preserve"> blocked any client write to the </w:t>
      </w:r>
      <w:r>
        <w:rPr>
          <w:rStyle w:val="HTMLCode"/>
          <w:color w:val="000000"/>
        </w:rPr>
        <w:t>plan</w:t>
      </w:r>
      <w:r>
        <w:rPr>
          <w:color w:val="000000"/>
        </w:rPr>
        <w:t> field — </w:t>
      </w:r>
      <w:proofErr w:type="spellStart"/>
      <w:r>
        <w:rPr>
          <w:rStyle w:val="HTMLCode"/>
          <w:color w:val="000000"/>
        </w:rPr>
        <w:t>setDoc</w:t>
      </w:r>
      <w:proofErr w:type="spellEnd"/>
      <w:r>
        <w:rPr>
          <w:color w:val="000000"/>
        </w:rPr>
        <w:t> was rejected silently. Fix: added </w:t>
      </w:r>
      <w:r>
        <w:rPr>
          <w:rStyle w:val="HTMLCode"/>
          <w:color w:val="000000"/>
        </w:rPr>
        <w:t xml:space="preserve">allow write: if </w:t>
      </w:r>
      <w:proofErr w:type="spellStart"/>
      <w:r>
        <w:rPr>
          <w:rStyle w:val="HTMLCode"/>
          <w:color w:val="000000"/>
        </w:rPr>
        <w:t>isAdmin</w:t>
      </w:r>
      <w:proofErr w:type="spellEnd"/>
      <w:r>
        <w:rPr>
          <w:rStyle w:val="HTMLCode"/>
          <w:color w:val="000000"/>
        </w:rPr>
        <w:t>()</w:t>
      </w:r>
      <w:r>
        <w:rPr>
          <w:color w:val="000000"/>
        </w:rPr>
        <w:t xml:space="preserve"> above the user </w:t>
      </w:r>
      <w:proofErr w:type="spellStart"/>
      <w:r>
        <w:rPr>
          <w:color w:val="000000"/>
        </w:rPr>
        <w:t>denylist</w:t>
      </w:r>
      <w:proofErr w:type="spellEnd"/>
      <w:r>
        <w:rPr>
          <w:color w:val="000000"/>
        </w:rPr>
        <w:t xml:space="preserve"> rules so the admin override tool can write any field. </w:t>
      </w:r>
      <w:r>
        <w:rPr>
          <w:rStyle w:val="Strong"/>
          <w:color w:val="000000"/>
        </w:rPr>
        <w:t>Root cause 2:</w:t>
      </w:r>
      <w:r>
        <w:rPr>
          <w:color w:val="000000"/>
        </w:rPr>
        <w:t> If the </w:t>
      </w:r>
      <w:r>
        <w:rPr>
          <w:rStyle w:val="HTMLCode"/>
          <w:color w:val="000000"/>
        </w:rPr>
        <w:t>users/{</w:t>
      </w:r>
      <w:proofErr w:type="spellStart"/>
      <w:r>
        <w:rPr>
          <w:rStyle w:val="HTMLCode"/>
          <w:color w:val="000000"/>
        </w:rPr>
        <w:t>uid</w:t>
      </w:r>
      <w:proofErr w:type="spellEnd"/>
      <w:r>
        <w:rPr>
          <w:rStyle w:val="HTMLCode"/>
          <w:color w:val="000000"/>
        </w:rPr>
        <w:t>}</w:t>
      </w:r>
      <w:r>
        <w:rPr>
          <w:color w:val="000000"/>
        </w:rPr>
        <w:t> doc didn't exist yet (no Square payment ever), </w:t>
      </w:r>
      <w:proofErr w:type="spellStart"/>
      <w:r>
        <w:rPr>
          <w:rStyle w:val="HTMLCode"/>
          <w:color w:val="000000"/>
        </w:rPr>
        <w:t>userSnap.exists</w:t>
      </w:r>
      <w:proofErr w:type="spellEnd"/>
      <w:r>
        <w:rPr>
          <w:rStyle w:val="HTMLCode"/>
          <w:color w:val="000000"/>
        </w:rPr>
        <w:t>()</w:t>
      </w:r>
      <w:r>
        <w:rPr>
          <w:color w:val="000000"/>
        </w:rPr>
        <w:t> returned false and </w:t>
      </w:r>
      <w:proofErr w:type="spellStart"/>
      <w:r>
        <w:rPr>
          <w:rStyle w:val="HTMLCode"/>
          <w:color w:val="000000"/>
        </w:rPr>
        <w:t>highlightPlan</w:t>
      </w:r>
      <w:proofErr w:type="spellEnd"/>
      <w:r>
        <w:rPr>
          <w:color w:val="000000"/>
        </w:rPr>
        <w:t> was never called — so no button was lit and it looked stuck on Starter. Fix: always call </w:t>
      </w:r>
      <w:proofErr w:type="spellStart"/>
      <w:r>
        <w:rPr>
          <w:rStyle w:val="HTMLCode"/>
          <w:color w:val="000000"/>
        </w:rPr>
        <w:t>highlightPlan</w:t>
      </w:r>
      <w:proofErr w:type="spellEnd"/>
      <w:r>
        <w:rPr>
          <w:color w:val="000000"/>
        </w:rPr>
        <w:t> with default </w:t>
      </w:r>
      <w:r>
        <w:rPr>
          <w:rStyle w:val="HTMLCode"/>
          <w:color w:val="000000"/>
        </w:rPr>
        <w:t>'starter'</w:t>
      </w:r>
      <w:r>
        <w:rPr>
          <w:color w:val="000000"/>
        </w:rPr>
        <w:t> whether the doc exists or not. Deployed </w:t>
      </w:r>
      <w:proofErr w:type="spellStart"/>
      <w:r>
        <w:rPr>
          <w:rStyle w:val="HTMLCode"/>
          <w:color w:val="000000"/>
        </w:rPr>
        <w:t>firestore:rules</w:t>
      </w:r>
      <w:proofErr w:type="spellEnd"/>
      <w:r>
        <w:rPr>
          <w:color w:val="000000"/>
        </w:rPr>
        <w:t> + </w:t>
      </w:r>
      <w:r>
        <w:rPr>
          <w:rStyle w:val="HTMLCode"/>
          <w:color w:val="000000"/>
        </w:rPr>
        <w:t>hosting</w:t>
      </w:r>
      <w:r>
        <w:rPr>
          <w:color w:val="000000"/>
        </w:rPr>
        <w:t>. | | Jul 3, 2026 | </w:t>
      </w:r>
      <w:r>
        <w:rPr>
          <w:rStyle w:val="HTMLCode"/>
          <w:color w:val="000000"/>
        </w:rPr>
        <w:t>BlastyBiz-Admin.html</w:t>
      </w:r>
      <w:r>
        <w:rPr>
          <w:color w:val="000000"/>
        </w:rPr>
        <w:t> — Plan switcher added at top of Admin dashboard | New "</w:t>
      </w:r>
      <w:r>
        <w:rPr>
          <w:rFonts w:ascii="Segoe UI Emoji" w:hAnsi="Segoe UI Emoji" w:cs="Segoe UI Emoji"/>
          <w:color w:val="000000"/>
        </w:rPr>
        <w:t>🧪</w:t>
      </w:r>
      <w:r>
        <w:rPr>
          <w:color w:val="000000"/>
        </w:rPr>
        <w:t xml:space="preserve"> My Plan Override" card at the very top of the admin page. Reads the admin's current plan from </w:t>
      </w:r>
      <w:r>
        <w:rPr>
          <w:rStyle w:val="HTMLCode"/>
          <w:color w:val="000000"/>
        </w:rPr>
        <w:t>users/{</w:t>
      </w:r>
      <w:proofErr w:type="spellStart"/>
      <w:r>
        <w:rPr>
          <w:rStyle w:val="HTMLCode"/>
          <w:color w:val="000000"/>
        </w:rPr>
        <w:t>uid</w:t>
      </w:r>
      <w:proofErr w:type="spellEnd"/>
      <w:r>
        <w:rPr>
          <w:rStyle w:val="HTMLCode"/>
          <w:color w:val="000000"/>
        </w:rPr>
        <w:t>}</w:t>
      </w:r>
      <w:r>
        <w:rPr>
          <w:color w:val="000000"/>
        </w:rPr>
        <w:t> on load and highlights the active tier (Starter / Pro / Agency) in green. Clicking any button writes </w:t>
      </w:r>
      <w:r>
        <w:rPr>
          <w:rStyle w:val="HTMLCode"/>
          <w:color w:val="000000"/>
        </w:rPr>
        <w:t>{ plan: 'value' }</w:t>
      </w:r>
      <w:r>
        <w:rPr>
          <w:color w:val="000000"/>
        </w:rPr>
        <w:t> via </w:t>
      </w:r>
      <w:proofErr w:type="spellStart"/>
      <w:r>
        <w:rPr>
          <w:rStyle w:val="HTMLCode"/>
          <w:color w:val="000000"/>
        </w:rPr>
        <w:t>setDoc</w:t>
      </w:r>
      <w:proofErr w:type="spellEnd"/>
      <w:r>
        <w:rPr>
          <w:color w:val="000000"/>
        </w:rPr>
        <w:t xml:space="preserve"> merge to </w:t>
      </w:r>
      <w:proofErr w:type="spellStart"/>
      <w:r>
        <w:rPr>
          <w:color w:val="000000"/>
        </w:rPr>
        <w:t>Firestore</w:t>
      </w:r>
      <w:proofErr w:type="spellEnd"/>
      <w:r>
        <w:rPr>
          <w:color w:val="000000"/>
        </w:rPr>
        <w:t xml:space="preserve"> and updates the highlight immediately. Note in card warns that a real Square payment event will overwrite it. Added </w:t>
      </w:r>
      <w:proofErr w:type="spellStart"/>
      <w:r>
        <w:rPr>
          <w:rStyle w:val="HTMLCode"/>
          <w:color w:val="000000"/>
        </w:rPr>
        <w:t>getDoc</w:t>
      </w:r>
      <w:proofErr w:type="spellEnd"/>
      <w:r>
        <w:rPr>
          <w:color w:val="000000"/>
        </w:rPr>
        <w:t> and </w:t>
      </w:r>
      <w:proofErr w:type="spellStart"/>
      <w:r>
        <w:rPr>
          <w:rStyle w:val="HTMLCode"/>
          <w:color w:val="000000"/>
        </w:rPr>
        <w:t>setDoc</w:t>
      </w:r>
      <w:proofErr w:type="spellEnd"/>
      <w:r>
        <w:rPr>
          <w:color w:val="000000"/>
        </w:rPr>
        <w:t xml:space="preserve"> to </w:t>
      </w:r>
      <w:proofErr w:type="spellStart"/>
      <w:r>
        <w:rPr>
          <w:color w:val="000000"/>
        </w:rPr>
        <w:t>Firestore</w:t>
      </w:r>
      <w:proofErr w:type="spellEnd"/>
      <w:r>
        <w:rPr>
          <w:color w:val="000000"/>
        </w:rPr>
        <w:t xml:space="preserve"> imports. | | Jul 3, 2026 | </w:t>
      </w:r>
      <w:r>
        <w:rPr>
          <w:rStyle w:val="HTMLCode"/>
          <w:color w:val="000000"/>
        </w:rPr>
        <w:t>BlastyBiz-Onboarding.html</w:t>
      </w:r>
      <w:r>
        <w:rPr>
          <w:color w:val="000000"/>
        </w:rPr>
        <w:t> — Adding a second business overwrites the first | </w:t>
      </w:r>
      <w:r>
        <w:rPr>
          <w:rStyle w:val="Strong"/>
          <w:color w:val="000000"/>
        </w:rPr>
        <w:t>Root cause:</w:t>
      </w:r>
      <w:r>
        <w:rPr>
          <w:color w:val="000000"/>
        </w:rPr>
        <w:t> Onboarding always saved to </w:t>
      </w:r>
      <w:r>
        <w:rPr>
          <w:rStyle w:val="HTMLCode"/>
          <w:color w:val="000000"/>
        </w:rPr>
        <w:t>businesses/{</w:t>
      </w:r>
      <w:proofErr w:type="spellStart"/>
      <w:r>
        <w:rPr>
          <w:rStyle w:val="HTMLCode"/>
          <w:color w:val="000000"/>
        </w:rPr>
        <w:t>user.uid</w:t>
      </w:r>
      <w:proofErr w:type="spellEnd"/>
      <w:r>
        <w:rPr>
          <w:rStyle w:val="HTMLCode"/>
          <w:color w:val="000000"/>
        </w:rPr>
        <w:t>}</w:t>
      </w:r>
      <w:r>
        <w:rPr>
          <w:color w:val="000000"/>
        </w:rPr>
        <w:t> — doc ID hardcoded to the user's UID. Every new business via </w:t>
      </w:r>
      <w:r>
        <w:rPr>
          <w:rStyle w:val="HTMLCode"/>
          <w:color w:val="000000"/>
        </w:rPr>
        <w:t>+</w:t>
      </w:r>
      <w:r>
        <w:rPr>
          <w:color w:val="000000"/>
        </w:rPr>
        <w:t> overwrote the same single document. Fix: detect </w:t>
      </w:r>
      <w:r>
        <w:rPr>
          <w:rStyle w:val="HTMLCode"/>
          <w:color w:val="000000"/>
        </w:rPr>
        <w:t>?new=1</w:t>
      </w:r>
      <w:r>
        <w:rPr>
          <w:color w:val="000000"/>
        </w:rPr>
        <w:t> </w:t>
      </w:r>
      <w:proofErr w:type="spellStart"/>
      <w:r>
        <w:rPr>
          <w:color w:val="000000"/>
        </w:rPr>
        <w:t>param</w:t>
      </w:r>
      <w:proofErr w:type="spellEnd"/>
      <w:r>
        <w:rPr>
          <w:color w:val="000000"/>
        </w:rPr>
        <w:t>; if present, use </w:t>
      </w:r>
      <w:r>
        <w:rPr>
          <w:rStyle w:val="HTMLCode"/>
          <w:color w:val="000000"/>
        </w:rPr>
        <w:t>doc(collection(</w:t>
      </w:r>
      <w:proofErr w:type="spellStart"/>
      <w:r>
        <w:rPr>
          <w:rStyle w:val="HTMLCode"/>
          <w:color w:val="000000"/>
        </w:rPr>
        <w:t>db</w:t>
      </w:r>
      <w:proofErr w:type="spellEnd"/>
      <w:r>
        <w:rPr>
          <w:rStyle w:val="HTMLCode"/>
          <w:color w:val="000000"/>
        </w:rPr>
        <w:t>,'businesses'))</w:t>
      </w:r>
      <w:r>
        <w:rPr>
          <w:color w:val="000000"/>
        </w:rPr>
        <w:t> to generate a fresh auto-ID. First-time onboarding still uses </w:t>
      </w:r>
      <w:r>
        <w:rPr>
          <w:rStyle w:val="HTMLCode"/>
          <w:color w:val="000000"/>
        </w:rPr>
        <w:t>{</w:t>
      </w:r>
      <w:proofErr w:type="spellStart"/>
      <w:r>
        <w:rPr>
          <w:rStyle w:val="HTMLCode"/>
          <w:color w:val="000000"/>
        </w:rPr>
        <w:t>uid</w:t>
      </w:r>
      <w:proofErr w:type="spellEnd"/>
      <w:r>
        <w:rPr>
          <w:rStyle w:val="HTMLCode"/>
          <w:color w:val="000000"/>
        </w:rPr>
        <w:t>}</w:t>
      </w:r>
      <w:r>
        <w:rPr>
          <w:color w:val="000000"/>
        </w:rPr>
        <w:t> as doc ID. After save, writes </w:t>
      </w:r>
      <w:proofErr w:type="spellStart"/>
      <w:r>
        <w:rPr>
          <w:rStyle w:val="HTMLCode"/>
          <w:color w:val="000000"/>
        </w:rPr>
        <w:t>activeBusiness</w:t>
      </w:r>
      <w:proofErr w:type="spellEnd"/>
      <w:r>
        <w:rPr>
          <w:rStyle w:val="HTMLCode"/>
          <w:color w:val="000000"/>
        </w:rPr>
        <w:t xml:space="preserve">: </w:t>
      </w:r>
      <w:proofErr w:type="spellStart"/>
      <w:r>
        <w:rPr>
          <w:rStyle w:val="HTMLCode"/>
          <w:color w:val="000000"/>
        </w:rPr>
        <w:t>bizRef.id</w:t>
      </w:r>
      <w:proofErr w:type="spellEnd"/>
      <w:r>
        <w:rPr>
          <w:color w:val="000000"/>
        </w:rPr>
        <w:t> to </w:t>
      </w:r>
      <w:r>
        <w:rPr>
          <w:rStyle w:val="HTMLCode"/>
          <w:color w:val="000000"/>
        </w:rPr>
        <w:t>users/{</w:t>
      </w:r>
      <w:proofErr w:type="spellStart"/>
      <w:r>
        <w:rPr>
          <w:rStyle w:val="HTMLCode"/>
          <w:color w:val="000000"/>
        </w:rPr>
        <w:t>uid</w:t>
      </w:r>
      <w:proofErr w:type="spellEnd"/>
      <w:r>
        <w:rPr>
          <w:rStyle w:val="HTMLCode"/>
          <w:color w:val="000000"/>
        </w:rPr>
        <w:t>}</w:t>
      </w:r>
      <w:r>
        <w:rPr>
          <w:color w:val="000000"/>
        </w:rPr>
        <w:t> so the dashboard always switches to the newly created business. | | Jul 3, 2026 | </w:t>
      </w:r>
      <w:r>
        <w:rPr>
          <w:rStyle w:val="HTMLCode"/>
          <w:color w:val="000000"/>
        </w:rPr>
        <w:t>BlastyBiz-Login.html</w:t>
      </w:r>
      <w:r>
        <w:rPr>
          <w:color w:val="000000"/>
        </w:rPr>
        <w:t> — Google sign-in requires two attempts on mobile | </w:t>
      </w:r>
      <w:r>
        <w:rPr>
          <w:rStyle w:val="Strong"/>
          <w:color w:val="000000"/>
        </w:rPr>
        <w:t>Root cause:</w:t>
      </w:r>
      <w:r>
        <w:rPr>
          <w:color w:val="000000"/>
        </w:rPr>
        <w:t> </w:t>
      </w:r>
      <w:proofErr w:type="spellStart"/>
      <w:r>
        <w:rPr>
          <w:rStyle w:val="HTMLCode"/>
          <w:color w:val="000000"/>
        </w:rPr>
        <w:t>signInWithRedirect</w:t>
      </w:r>
      <w:proofErr w:type="spellEnd"/>
      <w:r>
        <w:rPr>
          <w:color w:val="000000"/>
        </w:rPr>
        <w:t> on mobile Chrome is unreliable — Firebase's cross-domain redirect chain loses OAuth state, causing </w:t>
      </w:r>
      <w:proofErr w:type="spellStart"/>
      <w:r>
        <w:rPr>
          <w:rStyle w:val="HTMLCode"/>
          <w:color w:val="000000"/>
        </w:rPr>
        <w:t>getRedirectResult</w:t>
      </w:r>
      <w:proofErr w:type="spellEnd"/>
      <w:r>
        <w:rPr>
          <w:color w:val="000000"/>
        </w:rPr>
        <w:t> to return null on the first attempt. The race condition between </w:t>
      </w:r>
      <w:proofErr w:type="spellStart"/>
      <w:r>
        <w:rPr>
          <w:rStyle w:val="HTMLCode"/>
          <w:color w:val="000000"/>
        </w:rPr>
        <w:t>onAuthStateChanged</w:t>
      </w:r>
      <w:proofErr w:type="spellEnd"/>
      <w:r>
        <w:rPr>
          <w:color w:val="000000"/>
        </w:rPr>
        <w:t> and </w:t>
      </w:r>
      <w:proofErr w:type="spellStart"/>
      <w:r>
        <w:rPr>
          <w:rStyle w:val="HTMLCode"/>
          <w:color w:val="000000"/>
        </w:rPr>
        <w:t>getRedirectResult</w:t>
      </w:r>
      <w:proofErr w:type="spellEnd"/>
      <w:r>
        <w:rPr>
          <w:color w:val="000000"/>
        </w:rPr>
        <w:t> compounded the problem. </w:t>
      </w:r>
      <w:r>
        <w:rPr>
          <w:rStyle w:val="Strong"/>
          <w:color w:val="000000"/>
        </w:rPr>
        <w:t>Fix:</w:t>
      </w:r>
      <w:r>
        <w:rPr>
          <w:color w:val="000000"/>
        </w:rPr>
        <w:t> Switched to </w:t>
      </w:r>
      <w:proofErr w:type="spellStart"/>
      <w:r>
        <w:rPr>
          <w:rStyle w:val="HTMLCode"/>
          <w:color w:val="000000"/>
        </w:rPr>
        <w:t>signInWithPopup</w:t>
      </w:r>
      <w:proofErr w:type="spellEnd"/>
      <w:r>
        <w:rPr>
          <w:color w:val="000000"/>
        </w:rPr>
        <w:t> on ALL devices (mobile Chrome handles popups fine from a direct button tap). Removed </w:t>
      </w:r>
      <w:proofErr w:type="spellStart"/>
      <w:r>
        <w:rPr>
          <w:rStyle w:val="HTMLCode"/>
          <w:color w:val="000000"/>
        </w:rPr>
        <w:t>signInWithRedirect</w:t>
      </w:r>
      <w:proofErr w:type="spellEnd"/>
      <w:r>
        <w:rPr>
          <w:color w:val="000000"/>
        </w:rPr>
        <w:t>, </w:t>
      </w:r>
      <w:proofErr w:type="spellStart"/>
      <w:r>
        <w:rPr>
          <w:rStyle w:val="HTMLCode"/>
          <w:color w:val="000000"/>
        </w:rPr>
        <w:t>getRedirectResult</w:t>
      </w:r>
      <w:proofErr w:type="spellEnd"/>
      <w:r>
        <w:rPr>
          <w:color w:val="000000"/>
        </w:rPr>
        <w:t>, and the entire redirect race-condition guard (</w:t>
      </w:r>
      <w:proofErr w:type="spellStart"/>
      <w:r>
        <w:rPr>
          <w:rStyle w:val="HTMLCode"/>
          <w:color w:val="000000"/>
        </w:rPr>
        <w:t>afterAuthCalled</w:t>
      </w:r>
      <w:proofErr w:type="spellEnd"/>
      <w:r>
        <w:rPr>
          <w:color w:val="000000"/>
        </w:rPr>
        <w:t> flag). Simplified </w:t>
      </w:r>
      <w:proofErr w:type="spellStart"/>
      <w:r>
        <w:rPr>
          <w:rStyle w:val="HTMLCode"/>
          <w:color w:val="000000"/>
        </w:rPr>
        <w:t>onAuthStateChanged</w:t>
      </w:r>
      <w:proofErr w:type="spellEnd"/>
      <w:r>
        <w:rPr>
          <w:color w:val="000000"/>
        </w:rPr>
        <w:t> to the canonical pattern: no user → show form, user present → call </w:t>
      </w:r>
      <w:proofErr w:type="spellStart"/>
      <w:r>
        <w:rPr>
          <w:rStyle w:val="HTMLCode"/>
          <w:color w:val="000000"/>
        </w:rPr>
        <w:t>afterAuth</w:t>
      </w:r>
      <w:proofErr w:type="spellEnd"/>
      <w:r>
        <w:rPr>
          <w:color w:val="000000"/>
        </w:rPr>
        <w:t>. One clean code path, no race. | | Jul 3, 2026 | </w:t>
      </w:r>
      <w:r>
        <w:rPr>
          <w:rStyle w:val="HTMLCode"/>
          <w:color w:val="000000"/>
        </w:rPr>
        <w:t>BlastyBiz-Login.html</w:t>
      </w:r>
      <w:r>
        <w:rPr>
          <w:color w:val="000000"/>
        </w:rPr>
        <w:t> — Google sign-in on mobile strands user on login page (race condition) | </w:t>
      </w:r>
      <w:r>
        <w:rPr>
          <w:rStyle w:val="Strong"/>
          <w:color w:val="000000"/>
        </w:rPr>
        <w:t>Root cause:</w:t>
      </w:r>
      <w:r>
        <w:rPr>
          <w:color w:val="000000"/>
        </w:rPr>
        <w:t> On mobile, </w:t>
      </w:r>
      <w:proofErr w:type="spellStart"/>
      <w:r>
        <w:rPr>
          <w:rStyle w:val="HTMLCode"/>
          <w:color w:val="000000"/>
        </w:rPr>
        <w:t>signInWithRedirect</w:t>
      </w:r>
      <w:proofErr w:type="spellEnd"/>
      <w:r>
        <w:rPr>
          <w:color w:val="000000"/>
        </w:rPr>
        <w:t> is used. After Google's redirect returns, </w:t>
      </w:r>
      <w:proofErr w:type="spellStart"/>
      <w:r>
        <w:rPr>
          <w:rStyle w:val="HTMLCode"/>
          <w:color w:val="000000"/>
        </w:rPr>
        <w:t>onAuthStateChanged</w:t>
      </w:r>
      <w:proofErr w:type="spellEnd"/>
      <w:r>
        <w:rPr>
          <w:color w:val="000000"/>
        </w:rPr>
        <w:t> fires first with no cached user → sets </w:t>
      </w:r>
      <w:proofErr w:type="spellStart"/>
      <w:r>
        <w:rPr>
          <w:rStyle w:val="HTMLCode"/>
          <w:color w:val="000000"/>
        </w:rPr>
        <w:t>afterAuthCalled</w:t>
      </w:r>
      <w:proofErr w:type="spellEnd"/>
      <w:r>
        <w:rPr>
          <w:rStyle w:val="HTMLCode"/>
          <w:color w:val="000000"/>
        </w:rPr>
        <w:t xml:space="preserve"> = true</w:t>
      </w:r>
      <w:r>
        <w:rPr>
          <w:color w:val="000000"/>
        </w:rPr>
        <w:t> → shows login form. Then </w:t>
      </w:r>
      <w:proofErr w:type="spellStart"/>
      <w:r>
        <w:rPr>
          <w:rStyle w:val="HTMLCode"/>
          <w:color w:val="000000"/>
        </w:rPr>
        <w:t>getRedirectResult</w:t>
      </w:r>
      <w:proofErr w:type="spellEnd"/>
      <w:r>
        <w:rPr>
          <w:color w:val="000000"/>
        </w:rPr>
        <w:t xml:space="preserve"> resolves with the authenticated user — but it only created the </w:t>
      </w:r>
      <w:proofErr w:type="spellStart"/>
      <w:r>
        <w:rPr>
          <w:color w:val="000000"/>
        </w:rPr>
        <w:t>Firestore</w:t>
      </w:r>
      <w:proofErr w:type="spellEnd"/>
      <w:r>
        <w:rPr>
          <w:color w:val="000000"/>
        </w:rPr>
        <w:t xml:space="preserve"> doc and never called </w:t>
      </w:r>
      <w:proofErr w:type="spellStart"/>
      <w:r>
        <w:rPr>
          <w:rStyle w:val="HTMLCode"/>
          <w:color w:val="000000"/>
        </w:rPr>
        <w:t>afterAuth</w:t>
      </w:r>
      <w:proofErr w:type="spellEnd"/>
      <w:r>
        <w:rPr>
          <w:color w:val="000000"/>
        </w:rPr>
        <w:t xml:space="preserve">, so nothing </w:t>
      </w:r>
      <w:r>
        <w:rPr>
          <w:color w:val="000000"/>
        </w:rPr>
        <w:lastRenderedPageBreak/>
        <w:t>navigated the user away. Fix: </w:t>
      </w:r>
      <w:proofErr w:type="spellStart"/>
      <w:r>
        <w:rPr>
          <w:rStyle w:val="HTMLCode"/>
          <w:color w:val="000000"/>
        </w:rPr>
        <w:t>getRedirectResult</w:t>
      </w:r>
      <w:proofErr w:type="spellEnd"/>
      <w:r>
        <w:rPr>
          <w:color w:val="000000"/>
        </w:rPr>
        <w:t> now sets </w:t>
      </w:r>
      <w:proofErr w:type="spellStart"/>
      <w:r>
        <w:rPr>
          <w:rStyle w:val="HTMLCode"/>
          <w:color w:val="000000"/>
        </w:rPr>
        <w:t>afterAuthCalled</w:t>
      </w:r>
      <w:proofErr w:type="spellEnd"/>
      <w:r>
        <w:rPr>
          <w:rStyle w:val="HTMLCode"/>
          <w:color w:val="000000"/>
        </w:rPr>
        <w:t xml:space="preserve"> = true</w:t>
      </w:r>
      <w:r>
        <w:rPr>
          <w:color w:val="000000"/>
        </w:rPr>
        <w:t xml:space="preserve"> before the </w:t>
      </w:r>
      <w:proofErr w:type="spellStart"/>
      <w:r>
        <w:rPr>
          <w:color w:val="000000"/>
        </w:rPr>
        <w:t>Firestore</w:t>
      </w:r>
      <w:proofErr w:type="spellEnd"/>
      <w:r>
        <w:rPr>
          <w:color w:val="000000"/>
        </w:rPr>
        <w:t xml:space="preserve"> write (prevents double-call from </w:t>
      </w:r>
      <w:proofErr w:type="spellStart"/>
      <w:r>
        <w:rPr>
          <w:rStyle w:val="HTMLCode"/>
          <w:color w:val="000000"/>
        </w:rPr>
        <w:t>onAuthStateChanged</w:t>
      </w:r>
      <w:proofErr w:type="spellEnd"/>
      <w:r>
        <w:rPr>
          <w:color w:val="000000"/>
        </w:rPr>
        <w:t>) and calls </w:t>
      </w:r>
      <w:r>
        <w:rPr>
          <w:rStyle w:val="HTMLCode"/>
          <w:color w:val="000000"/>
        </w:rPr>
        <w:t xml:space="preserve">await </w:t>
      </w:r>
      <w:proofErr w:type="spellStart"/>
      <w:r>
        <w:rPr>
          <w:rStyle w:val="HTMLCode"/>
          <w:color w:val="000000"/>
        </w:rPr>
        <w:t>afterAuth</w:t>
      </w:r>
      <w:proofErr w:type="spellEnd"/>
      <w:r>
        <w:rPr>
          <w:rStyle w:val="HTMLCode"/>
          <w:color w:val="000000"/>
        </w:rPr>
        <w:t>(</w:t>
      </w:r>
      <w:proofErr w:type="spellStart"/>
      <w:r>
        <w:rPr>
          <w:rStyle w:val="HTMLCode"/>
          <w:color w:val="000000"/>
        </w:rPr>
        <w:t>result.user</w:t>
      </w:r>
      <w:proofErr w:type="spellEnd"/>
      <w:r>
        <w:rPr>
          <w:rStyle w:val="HTMLCode"/>
          <w:color w:val="000000"/>
        </w:rPr>
        <w:t>)</w:t>
      </w:r>
      <w:r>
        <w:rPr>
          <w:color w:val="000000"/>
        </w:rPr>
        <w:t> after. </w:t>
      </w:r>
      <w:r>
        <w:rPr>
          <w:rStyle w:val="Strong"/>
          <w:color w:val="000000"/>
        </w:rPr>
        <w:t>Separate issue (not code):</w:t>
      </w:r>
      <w:r>
        <w:rPr>
          <w:color w:val="000000"/>
        </w:rPr>
        <w:t> </w:t>
      </w:r>
      <w:r>
        <w:rPr>
          <w:rStyle w:val="HTMLCode"/>
          <w:color w:val="000000"/>
        </w:rPr>
        <w:t>www.blastybiz.com</w:t>
      </w:r>
      <w:r>
        <w:rPr>
          <w:color w:val="000000"/>
        </w:rPr>
        <w:t xml:space="preserve"> may not be in Firebase </w:t>
      </w:r>
      <w:proofErr w:type="spellStart"/>
      <w:r>
        <w:rPr>
          <w:color w:val="000000"/>
        </w:rPr>
        <w:t>Auth's</w:t>
      </w:r>
      <w:proofErr w:type="spellEnd"/>
      <w:r>
        <w:rPr>
          <w:color w:val="000000"/>
        </w:rPr>
        <w:t xml:space="preserve"> authorized domains — Dave needs to add </w:t>
      </w:r>
      <w:r>
        <w:rPr>
          <w:rStyle w:val="HTMLCode"/>
          <w:color w:val="000000"/>
        </w:rPr>
        <w:t>blastybiz.com</w:t>
      </w:r>
      <w:r>
        <w:rPr>
          <w:color w:val="000000"/>
        </w:rPr>
        <w:t> and </w:t>
      </w:r>
      <w:r>
        <w:rPr>
          <w:rStyle w:val="HTMLCode"/>
          <w:color w:val="000000"/>
        </w:rPr>
        <w:t>www.blastybiz.com</w:t>
      </w:r>
      <w:r>
        <w:rPr>
          <w:color w:val="000000"/>
        </w:rPr>
        <w:t> at Firebase Console → Authentication → Settings → Authorized domains. | | Jul 4, 2026 | </w:t>
      </w:r>
      <w:r>
        <w:rPr>
          <w:rStyle w:val="HTMLCode"/>
          <w:color w:val="000000"/>
        </w:rPr>
        <w:t>BlastyBiz-Login.html</w:t>
      </w:r>
      <w:r>
        <w:rPr>
          <w:color w:val="000000"/>
        </w:rPr>
        <w:t> — </w:t>
      </w:r>
      <w:r>
        <w:rPr>
          <w:rStyle w:val="Strong"/>
          <w:color w:val="000000"/>
        </w:rPr>
        <w:t xml:space="preserve">Three </w:t>
      </w:r>
      <w:proofErr w:type="spellStart"/>
      <w:r>
        <w:rPr>
          <w:rStyle w:val="Strong"/>
          <w:color w:val="000000"/>
        </w:rPr>
        <w:t>auth</w:t>
      </w:r>
      <w:proofErr w:type="spellEnd"/>
      <w:r>
        <w:rPr>
          <w:rStyle w:val="Strong"/>
          <w:color w:val="000000"/>
        </w:rPr>
        <w:t xml:space="preserve"> system gaps: no email verification, plan-selection race, </w:t>
      </w:r>
      <w:proofErr w:type="spellStart"/>
      <w:r>
        <w:rPr>
          <w:rStyle w:val="Strong"/>
          <w:color w:val="000000"/>
        </w:rPr>
        <w:t>afterAuth</w:t>
      </w:r>
      <w:proofErr w:type="spellEnd"/>
      <w:r>
        <w:rPr>
          <w:rStyle w:val="Strong"/>
          <w:color w:val="000000"/>
        </w:rPr>
        <w:t xml:space="preserve"> error loop</w:t>
      </w:r>
      <w:r>
        <w:rPr>
          <w:color w:val="000000"/>
        </w:rPr>
        <w:t> | </w:t>
      </w:r>
      <w:r>
        <w:rPr>
          <w:rStyle w:val="Strong"/>
          <w:color w:val="000000"/>
        </w:rPr>
        <w:t>Gap 1 — No email verification on sign-up.</w:t>
      </w:r>
      <w:r>
        <w:rPr>
          <w:color w:val="000000"/>
        </w:rPr>
        <w:t> New accounts could be created with any email (real or mistyped) and proceeded directly to Onboarding with no verification step. If the password was forgotten, there was no working recovery path. </w:t>
      </w:r>
      <w:r>
        <w:rPr>
          <w:rStyle w:val="Strong"/>
          <w:color w:val="000000"/>
        </w:rPr>
        <w:t>Fix:</w:t>
      </w:r>
      <w:r>
        <w:rPr>
          <w:color w:val="000000"/>
        </w:rPr>
        <w:t> Added </w:t>
      </w:r>
      <w:proofErr w:type="spellStart"/>
      <w:r>
        <w:rPr>
          <w:rStyle w:val="HTMLCode"/>
          <w:color w:val="000000"/>
        </w:rPr>
        <w:t>sendEmailVerification</w:t>
      </w:r>
      <w:proofErr w:type="spellEnd"/>
      <w:r>
        <w:rPr>
          <w:rStyle w:val="HTMLCode"/>
          <w:color w:val="000000"/>
        </w:rPr>
        <w:t>(</w:t>
      </w:r>
      <w:proofErr w:type="spellStart"/>
      <w:r>
        <w:rPr>
          <w:rStyle w:val="HTMLCode"/>
          <w:color w:val="000000"/>
        </w:rPr>
        <w:t>cred.user</w:t>
      </w:r>
      <w:proofErr w:type="spellEnd"/>
      <w:r>
        <w:rPr>
          <w:rStyle w:val="HTMLCode"/>
          <w:color w:val="000000"/>
        </w:rPr>
        <w:t>)</w:t>
      </w:r>
      <w:r>
        <w:rPr>
          <w:color w:val="000000"/>
        </w:rPr>
        <w:t> call in </w:t>
      </w:r>
      <w:proofErr w:type="spellStart"/>
      <w:r>
        <w:rPr>
          <w:rStyle w:val="HTMLCode"/>
          <w:color w:val="000000"/>
        </w:rPr>
        <w:t>handleSignUp</w:t>
      </w:r>
      <w:proofErr w:type="spellEnd"/>
      <w:r>
        <w:rPr>
          <w:color w:val="000000"/>
        </w:rPr>
        <w:t xml:space="preserve"> after </w:t>
      </w:r>
      <w:proofErr w:type="spellStart"/>
      <w:r>
        <w:rPr>
          <w:color w:val="000000"/>
        </w:rPr>
        <w:t>Firestore</w:t>
      </w:r>
      <w:proofErr w:type="spellEnd"/>
      <w:r>
        <w:rPr>
          <w:color w:val="000000"/>
        </w:rPr>
        <w:t xml:space="preserve"> write. Instead of navigating to Onboarding, the sign-up flow now shows an inline "Check your inbox" verify-view card with the user's email pre-filled and a Resend button. In </w:t>
      </w:r>
      <w:proofErr w:type="spellStart"/>
      <w:r>
        <w:rPr>
          <w:rStyle w:val="HTMLCode"/>
          <w:color w:val="000000"/>
        </w:rPr>
        <w:t>handleSignIn</w:t>
      </w:r>
      <w:proofErr w:type="spellEnd"/>
      <w:r>
        <w:rPr>
          <w:color w:val="000000"/>
        </w:rPr>
        <w:t>, added </w:t>
      </w:r>
      <w:proofErr w:type="spellStart"/>
      <w:r>
        <w:rPr>
          <w:rStyle w:val="HTMLCode"/>
          <w:color w:val="000000"/>
        </w:rPr>
        <w:t>cred.user.emailVerified</w:t>
      </w:r>
      <w:proofErr w:type="spellEnd"/>
      <w:r>
        <w:rPr>
          <w:color w:val="000000"/>
        </w:rPr>
        <w:t> check immediately after sign-in — unverified users see the verify-view with Resend instead of proceeding. </w:t>
      </w:r>
      <w:proofErr w:type="spellStart"/>
      <w:r>
        <w:rPr>
          <w:rStyle w:val="HTMLCode"/>
          <w:color w:val="000000"/>
        </w:rPr>
        <w:t>onAuthStateChanged</w:t>
      </w:r>
      <w:proofErr w:type="spellEnd"/>
      <w:r>
        <w:rPr>
          <w:color w:val="000000"/>
        </w:rPr>
        <w:t> also checks </w:t>
      </w:r>
      <w:proofErr w:type="spellStart"/>
      <w:r>
        <w:rPr>
          <w:rStyle w:val="HTMLCode"/>
          <w:color w:val="000000"/>
        </w:rPr>
        <w:t>user.emailVerified</w:t>
      </w:r>
      <w:proofErr w:type="spellEnd"/>
      <w:r>
        <w:rPr>
          <w:color w:val="000000"/>
        </w:rPr>
        <w:t>; unverified sessions set </w:t>
      </w:r>
      <w:proofErr w:type="spellStart"/>
      <w:r>
        <w:rPr>
          <w:rStyle w:val="HTMLCode"/>
          <w:color w:val="000000"/>
        </w:rPr>
        <w:t>bb_auth</w:t>
      </w:r>
      <w:proofErr w:type="spellEnd"/>
      <w:r>
        <w:rPr>
          <w:rStyle w:val="HTMLCode"/>
          <w:color w:val="000000"/>
        </w:rPr>
        <w:t>='0'</w:t>
      </w:r>
      <w:r>
        <w:rPr>
          <w:color w:val="000000"/>
        </w:rPr>
        <w:t> and show the verify-view. </w:t>
      </w:r>
      <w:r>
        <w:rPr>
          <w:rStyle w:val="HTMLCode"/>
          <w:color w:val="000000"/>
        </w:rPr>
        <w:t>window.resendVerification()</w:t>
      </w:r>
      <w:r>
        <w:rPr>
          <w:color w:val="000000"/>
        </w:rPr>
        <w:t> and </w:t>
      </w:r>
      <w:r>
        <w:rPr>
          <w:rStyle w:val="HTMLCode"/>
          <w:color w:val="000000"/>
        </w:rPr>
        <w:t>window.backFromVerify()</w:t>
      </w:r>
      <w:r>
        <w:rPr>
          <w:color w:val="000000"/>
        </w:rPr>
        <w:t> (signs out + hides view) exposed from the module block. Google sign-in unaffected — Google accounts are pre-verified. </w:t>
      </w:r>
      <w:proofErr w:type="spellStart"/>
      <w:r>
        <w:rPr>
          <w:rStyle w:val="HTMLCode"/>
          <w:color w:val="000000"/>
        </w:rPr>
        <w:t>auth-guard.js</w:t>
      </w:r>
      <w:proofErr w:type="spellEnd"/>
      <w:r>
        <w:rPr>
          <w:color w:val="000000"/>
        </w:rPr>
        <w:t> updated to enforce verification platform-wide: </w:t>
      </w:r>
      <w:r>
        <w:rPr>
          <w:rStyle w:val="HTMLCode"/>
          <w:color w:val="000000"/>
        </w:rPr>
        <w:t xml:space="preserve">user &amp;&amp; </w:t>
      </w:r>
      <w:proofErr w:type="spellStart"/>
      <w:r>
        <w:rPr>
          <w:rStyle w:val="HTMLCode"/>
          <w:color w:val="000000"/>
        </w:rPr>
        <w:t>user.emailVerified</w:t>
      </w:r>
      <w:proofErr w:type="spellEnd"/>
      <w:r>
        <w:rPr>
          <w:color w:val="000000"/>
        </w:rPr>
        <w:t> → show page; </w:t>
      </w:r>
      <w:r>
        <w:rPr>
          <w:rStyle w:val="HTMLCode"/>
          <w:color w:val="000000"/>
        </w:rPr>
        <w:t>user &amp;&amp; !</w:t>
      </w:r>
      <w:proofErr w:type="spellStart"/>
      <w:r>
        <w:rPr>
          <w:rStyle w:val="HTMLCode"/>
          <w:color w:val="000000"/>
        </w:rPr>
        <w:t>user.emailVerified</w:t>
      </w:r>
      <w:proofErr w:type="spellEnd"/>
      <w:r>
        <w:rPr>
          <w:color w:val="000000"/>
        </w:rPr>
        <w:t> → redirect to Login immediately (Login's </w:t>
      </w:r>
      <w:proofErr w:type="spellStart"/>
      <w:r>
        <w:rPr>
          <w:rStyle w:val="HTMLCode"/>
          <w:color w:val="000000"/>
        </w:rPr>
        <w:t>onAuthStateChanged</w:t>
      </w:r>
      <w:proofErr w:type="spellEnd"/>
      <w:r>
        <w:rPr>
          <w:color w:val="000000"/>
        </w:rPr>
        <w:t> fires and shows verify-view); no-user branch re-checks </w:t>
      </w:r>
      <w:r>
        <w:rPr>
          <w:rStyle w:val="HTMLCode"/>
          <w:color w:val="000000"/>
        </w:rPr>
        <w:t>auth.</w:t>
      </w:r>
      <w:proofErr w:type="spellStart"/>
      <w:r>
        <w:rPr>
          <w:rStyle w:val="HTMLCode"/>
          <w:color w:val="000000"/>
        </w:rPr>
        <w:t>currentUser</w:t>
      </w:r>
      <w:proofErr w:type="spellEnd"/>
      <w:r>
        <w:rPr>
          <w:rStyle w:val="HTMLCode"/>
          <w:color w:val="000000"/>
        </w:rPr>
        <w:t>?.</w:t>
      </w:r>
      <w:proofErr w:type="spellStart"/>
      <w:r>
        <w:rPr>
          <w:rStyle w:val="HTMLCode"/>
          <w:color w:val="000000"/>
        </w:rPr>
        <w:t>emailVerified</w:t>
      </w:r>
      <w:proofErr w:type="spellEnd"/>
      <w:r>
        <w:rPr>
          <w:color w:val="000000"/>
        </w:rPr>
        <w:t> during the 3-second grace period. Previously any authenticated user (even unverified) could navigate directly to Dashboard, Onboarding, or Connect and bypass the verification gate. </w:t>
      </w:r>
      <w:r>
        <w:rPr>
          <w:rStyle w:val="Strong"/>
          <w:color w:val="000000"/>
        </w:rPr>
        <w:t>Gap 2 — </w:t>
      </w:r>
      <w:r>
        <w:rPr>
          <w:rStyle w:val="HTMLCode"/>
          <w:b/>
          <w:bCs/>
          <w:color w:val="000000"/>
        </w:rPr>
        <w:t>bb_selected_plan</w:t>
      </w:r>
      <w:r>
        <w:rPr>
          <w:rStyle w:val="Strong"/>
          <w:color w:val="000000"/>
        </w:rPr>
        <w:t> race.</w:t>
      </w:r>
      <w:r>
        <w:rPr>
          <w:color w:val="000000"/>
        </w:rPr>
        <w:t> </w:t>
      </w:r>
      <w:r>
        <w:rPr>
          <w:rStyle w:val="HTMLCode"/>
          <w:color w:val="000000"/>
        </w:rPr>
        <w:t>localStorage.removeItem('bb_selected_plan')</w:t>
      </w:r>
      <w:r>
        <w:rPr>
          <w:color w:val="000000"/>
        </w:rPr>
        <w:t> fired before the navigation decision inside </w:t>
      </w:r>
      <w:proofErr w:type="spellStart"/>
      <w:r>
        <w:rPr>
          <w:rStyle w:val="HTMLCode"/>
          <w:color w:val="000000"/>
        </w:rPr>
        <w:t>afterAuth</w:t>
      </w:r>
      <w:proofErr w:type="spellEnd"/>
      <w:r>
        <w:rPr>
          <w:color w:val="000000"/>
        </w:rPr>
        <w:t xml:space="preserve">, so if the </w:t>
      </w:r>
      <w:proofErr w:type="spellStart"/>
      <w:r>
        <w:rPr>
          <w:color w:val="000000"/>
        </w:rPr>
        <w:t>Login→Dashboard</w:t>
      </w:r>
      <w:proofErr w:type="spellEnd"/>
      <w:r>
        <w:rPr>
          <w:color w:val="000000"/>
        </w:rPr>
        <w:t xml:space="preserve"> redirect failed mid-flight the plan was silently lost. </w:t>
      </w:r>
      <w:r>
        <w:rPr>
          <w:rStyle w:val="Strong"/>
          <w:color w:val="000000"/>
        </w:rPr>
        <w:t>Fix:</w:t>
      </w:r>
      <w:r>
        <w:rPr>
          <w:color w:val="000000"/>
        </w:rPr>
        <w:t> Removed all </w:t>
      </w:r>
      <w:proofErr w:type="spellStart"/>
      <w:r>
        <w:rPr>
          <w:rStyle w:val="HTMLCode"/>
          <w:color w:val="000000"/>
        </w:rPr>
        <w:t>removeItem</w:t>
      </w:r>
      <w:proofErr w:type="spellEnd"/>
      <w:r>
        <w:rPr>
          <w:color w:val="000000"/>
        </w:rPr>
        <w:t> calls from </w:t>
      </w:r>
      <w:proofErr w:type="spellStart"/>
      <w:r>
        <w:rPr>
          <w:rStyle w:val="HTMLCode"/>
          <w:color w:val="000000"/>
        </w:rPr>
        <w:t>afterAuth</w:t>
      </w:r>
      <w:proofErr w:type="spellEnd"/>
      <w:r>
        <w:rPr>
          <w:color w:val="000000"/>
        </w:rPr>
        <w:t> in Login.html entirely. </w:t>
      </w:r>
      <w:proofErr w:type="spellStart"/>
      <w:r>
        <w:rPr>
          <w:rStyle w:val="HTMLCode"/>
          <w:color w:val="000000"/>
        </w:rPr>
        <w:t>afterAuth</w:t>
      </w:r>
      <w:proofErr w:type="spellEnd"/>
      <w:r>
        <w:rPr>
          <w:color w:val="000000"/>
        </w:rPr>
        <w:t> now only builds </w:t>
      </w:r>
      <w:proofErr w:type="spellStart"/>
      <w:r>
        <w:rPr>
          <w:rStyle w:val="HTMLCode"/>
          <w:color w:val="000000"/>
        </w:rPr>
        <w:t>dashUrl</w:t>
      </w:r>
      <w:proofErr w:type="spellEnd"/>
      <w:r>
        <w:rPr>
          <w:color w:val="000000"/>
        </w:rPr>
        <w:t> (which embeds </w:t>
      </w:r>
      <w:r>
        <w:rPr>
          <w:rStyle w:val="HTMLCode"/>
          <w:color w:val="000000"/>
        </w:rPr>
        <w:t>?checkout=plan</w:t>
      </w:r>
      <w:r>
        <w:rPr>
          <w:color w:val="000000"/>
        </w:rPr>
        <w:t xml:space="preserve">) and navigates — it no longer touches </w:t>
      </w:r>
      <w:proofErr w:type="spellStart"/>
      <w:r>
        <w:rPr>
          <w:color w:val="000000"/>
        </w:rPr>
        <w:t>localStorage</w:t>
      </w:r>
      <w:proofErr w:type="spellEnd"/>
      <w:r>
        <w:rPr>
          <w:color w:val="000000"/>
        </w:rPr>
        <w:t>. </w:t>
      </w:r>
      <w:r>
        <w:rPr>
          <w:rStyle w:val="HTMLCode"/>
          <w:color w:val="000000"/>
        </w:rPr>
        <w:t>BlastyBiz-Dashboard.html</w:t>
      </w:r>
      <w:r>
        <w:rPr>
          <w:color w:val="000000"/>
        </w:rPr>
        <w:t> now clears </w:t>
      </w:r>
      <w:proofErr w:type="spellStart"/>
      <w:r>
        <w:rPr>
          <w:rStyle w:val="HTMLCode"/>
          <w:color w:val="000000"/>
        </w:rPr>
        <w:t>bb_selected_plan</w:t>
      </w:r>
      <w:proofErr w:type="spellEnd"/>
      <w:r>
        <w:rPr>
          <w:color w:val="000000"/>
        </w:rPr>
        <w:t> immediately after it reads and validates the </w:t>
      </w:r>
      <w:r>
        <w:rPr>
          <w:rStyle w:val="HTMLCode"/>
          <w:color w:val="000000"/>
        </w:rPr>
        <w:t>?checkout=</w:t>
      </w:r>
      <w:r>
        <w:rPr>
          <w:color w:val="000000"/>
        </w:rPr>
        <w:t xml:space="preserve"> URL </w:t>
      </w:r>
      <w:proofErr w:type="spellStart"/>
      <w:r>
        <w:rPr>
          <w:color w:val="000000"/>
        </w:rPr>
        <w:t>param</w:t>
      </w:r>
      <w:proofErr w:type="spellEnd"/>
      <w:r>
        <w:rPr>
          <w:color w:val="000000"/>
        </w:rPr>
        <w:t xml:space="preserve"> (</w:t>
      </w:r>
      <w:r>
        <w:rPr>
          <w:rStyle w:val="HTMLCode"/>
          <w:color w:val="000000"/>
        </w:rPr>
        <w:t>['</w:t>
      </w:r>
      <w:proofErr w:type="spellStart"/>
      <w:r>
        <w:rPr>
          <w:rStyle w:val="HTMLCode"/>
          <w:color w:val="000000"/>
        </w:rPr>
        <w:t>pro','agency</w:t>
      </w:r>
      <w:proofErr w:type="spellEnd"/>
      <w:r>
        <w:rPr>
          <w:rStyle w:val="HTMLCode"/>
          <w:color w:val="000000"/>
        </w:rPr>
        <w:t>'].includes(</w:t>
      </w:r>
      <w:proofErr w:type="spellStart"/>
      <w:r>
        <w:rPr>
          <w:rStyle w:val="HTMLCode"/>
          <w:color w:val="000000"/>
        </w:rPr>
        <w:t>checkoutPlan</w:t>
      </w:r>
      <w:proofErr w:type="spellEnd"/>
      <w:r>
        <w:rPr>
          <w:rStyle w:val="HTMLCode"/>
          <w:color w:val="000000"/>
        </w:rPr>
        <w:t>)</w:t>
      </w:r>
      <w:r>
        <w:rPr>
          <w:color w:val="000000"/>
        </w:rPr>
        <w:t xml:space="preserve">), guaranteeing the plan is only cleared after the destination page has successfully loaded and consumed it. If navigation fails, the plan survives in </w:t>
      </w:r>
      <w:proofErr w:type="spellStart"/>
      <w:r>
        <w:rPr>
          <w:color w:val="000000"/>
        </w:rPr>
        <w:t>localStorage</w:t>
      </w:r>
      <w:proofErr w:type="spellEnd"/>
      <w:r>
        <w:rPr>
          <w:color w:val="000000"/>
        </w:rPr>
        <w:t xml:space="preserve"> until the next successful Dashboard load. </w:t>
      </w:r>
      <w:r>
        <w:rPr>
          <w:rStyle w:val="Strong"/>
          <w:color w:val="000000"/>
        </w:rPr>
        <w:t>Gap 3 — </w:t>
      </w:r>
      <w:proofErr w:type="spellStart"/>
      <w:r>
        <w:rPr>
          <w:rStyle w:val="HTMLCode"/>
          <w:b/>
          <w:bCs/>
          <w:color w:val="000000"/>
        </w:rPr>
        <w:t>afterAuth</w:t>
      </w:r>
      <w:proofErr w:type="spellEnd"/>
      <w:r>
        <w:rPr>
          <w:rStyle w:val="Strong"/>
          <w:color w:val="000000"/>
        </w:rPr>
        <w:t> error loop.</w:t>
      </w:r>
      <w:r>
        <w:rPr>
          <w:color w:val="000000"/>
        </w:rPr>
        <w:t> </w:t>
      </w:r>
      <w:proofErr w:type="spellStart"/>
      <w:r>
        <w:rPr>
          <w:rStyle w:val="HTMLCode"/>
          <w:color w:val="000000"/>
        </w:rPr>
        <w:t>onAuthStateChanged</w:t>
      </w:r>
      <w:proofErr w:type="spellEnd"/>
      <w:r>
        <w:rPr>
          <w:color w:val="000000"/>
        </w:rPr>
        <w:t> set </w:t>
      </w:r>
      <w:proofErr w:type="spellStart"/>
      <w:r>
        <w:rPr>
          <w:rStyle w:val="HTMLCode"/>
          <w:color w:val="000000"/>
        </w:rPr>
        <w:t>bb_auth</w:t>
      </w:r>
      <w:proofErr w:type="spellEnd"/>
      <w:r>
        <w:rPr>
          <w:rStyle w:val="HTMLCode"/>
          <w:color w:val="000000"/>
        </w:rPr>
        <w:t>='1'</w:t>
      </w:r>
      <w:r>
        <w:rPr>
          <w:color w:val="000000"/>
        </w:rPr>
        <w:t> before </w:t>
      </w:r>
      <w:proofErr w:type="spellStart"/>
      <w:r>
        <w:rPr>
          <w:rStyle w:val="HTMLCode"/>
          <w:color w:val="000000"/>
        </w:rPr>
        <w:t>afterAuth</w:t>
      </w:r>
      <w:proofErr w:type="spellEnd"/>
      <w:r>
        <w:rPr>
          <w:color w:val="000000"/>
        </w:rPr>
        <w:t> ran. If </w:t>
      </w:r>
      <w:proofErr w:type="spellStart"/>
      <w:r>
        <w:rPr>
          <w:rStyle w:val="HTMLCode"/>
          <w:color w:val="000000"/>
        </w:rPr>
        <w:t>afterAuth</w:t>
      </w:r>
      <w:proofErr w:type="spellEnd"/>
      <w:r>
        <w:rPr>
          <w:color w:val="000000"/>
        </w:rPr>
        <w:t> threw (</w:t>
      </w:r>
      <w:proofErr w:type="spellStart"/>
      <w:r>
        <w:rPr>
          <w:color w:val="000000"/>
        </w:rPr>
        <w:t>Firestore</w:t>
      </w:r>
      <w:proofErr w:type="spellEnd"/>
      <w:r>
        <w:rPr>
          <w:color w:val="000000"/>
        </w:rPr>
        <w:t xml:space="preserve"> unavailable, etc.), the user was left on the login page with </w:t>
      </w:r>
      <w:proofErr w:type="spellStart"/>
      <w:r>
        <w:rPr>
          <w:rStyle w:val="HTMLCode"/>
          <w:color w:val="000000"/>
        </w:rPr>
        <w:t>bb_auth</w:t>
      </w:r>
      <w:proofErr w:type="spellEnd"/>
      <w:r>
        <w:rPr>
          <w:rStyle w:val="HTMLCode"/>
          <w:color w:val="000000"/>
        </w:rPr>
        <w:t>='1'</w:t>
      </w:r>
      <w:r>
        <w:rPr>
          <w:color w:val="000000"/>
        </w:rPr>
        <w:t> — a refresh would silently repeat the broken state. </w:t>
      </w:r>
      <w:r>
        <w:rPr>
          <w:rStyle w:val="Strong"/>
          <w:color w:val="000000"/>
        </w:rPr>
        <w:t>Fix:</w:t>
      </w:r>
      <w:r>
        <w:rPr>
          <w:color w:val="000000"/>
        </w:rPr>
        <w:t> Added </w:t>
      </w:r>
      <w:proofErr w:type="spellStart"/>
      <w:r>
        <w:rPr>
          <w:rStyle w:val="HTMLCode"/>
          <w:color w:val="000000"/>
        </w:rPr>
        <w:t>localStorage.setItem</w:t>
      </w:r>
      <w:proofErr w:type="spellEnd"/>
      <w:r>
        <w:rPr>
          <w:rStyle w:val="HTMLCode"/>
          <w:color w:val="000000"/>
        </w:rPr>
        <w:t>('</w:t>
      </w:r>
      <w:proofErr w:type="spellStart"/>
      <w:r>
        <w:rPr>
          <w:rStyle w:val="HTMLCode"/>
          <w:color w:val="000000"/>
        </w:rPr>
        <w:t>bb_auth</w:t>
      </w:r>
      <w:proofErr w:type="spellEnd"/>
      <w:r>
        <w:rPr>
          <w:rStyle w:val="HTMLCode"/>
          <w:color w:val="000000"/>
        </w:rPr>
        <w:t>', '0')</w:t>
      </w:r>
      <w:r>
        <w:rPr>
          <w:color w:val="000000"/>
        </w:rPr>
        <w:t> to the catch block of </w:t>
      </w:r>
      <w:proofErr w:type="spellStart"/>
      <w:r>
        <w:rPr>
          <w:rStyle w:val="HTMLCode"/>
          <w:color w:val="000000"/>
        </w:rPr>
        <w:t>afterAuth</w:t>
      </w:r>
      <w:proofErr w:type="spellEnd"/>
      <w:r>
        <w:rPr>
          <w:color w:val="000000"/>
        </w:rPr>
        <w:t xml:space="preserve">. All three fixes deployed to Firebase Hosting; 22 </w:t>
      </w:r>
      <w:proofErr w:type="spellStart"/>
      <w:r>
        <w:rPr>
          <w:color w:val="000000"/>
        </w:rPr>
        <w:t>grep</w:t>
      </w:r>
      <w:proofErr w:type="spellEnd"/>
      <w:r>
        <w:rPr>
          <w:color w:val="000000"/>
        </w:rPr>
        <w:t xml:space="preserve"> hits confirmed live in the deployed file. | | Jul 4, 2026 | </w:t>
      </w:r>
      <w:r>
        <w:rPr>
          <w:rStyle w:val="HTMLCode"/>
          <w:color w:val="000000"/>
        </w:rPr>
        <w:t>functions/</w:t>
      </w:r>
      <w:proofErr w:type="spellStart"/>
      <w:r>
        <w:rPr>
          <w:rStyle w:val="HTMLCode"/>
          <w:color w:val="000000"/>
        </w:rPr>
        <w:t>index.js</w:t>
      </w:r>
      <w:proofErr w:type="spellEnd"/>
      <w:r>
        <w:rPr>
          <w:rStyle w:val="HTMLCode"/>
          <w:color w:val="000000"/>
        </w:rPr>
        <w:t xml:space="preserve"> (</w:t>
      </w:r>
      <w:proofErr w:type="spellStart"/>
      <w:r>
        <w:rPr>
          <w:rStyle w:val="HTMLCode"/>
          <w:color w:val="000000"/>
        </w:rPr>
        <w:t>deleteAccount</w:t>
      </w:r>
      <w:proofErr w:type="spellEnd"/>
      <w:r>
        <w:rPr>
          <w:rStyle w:val="HTMLCode"/>
          <w:color w:val="000000"/>
        </w:rPr>
        <w:t>)</w:t>
      </w:r>
      <w:r>
        <w:rPr>
          <w:color w:val="000000"/>
        </w:rPr>
        <w:t> — </w:t>
      </w:r>
      <w:proofErr w:type="spellStart"/>
      <w:r>
        <w:rPr>
          <w:rStyle w:val="Strong"/>
          <w:color w:val="000000"/>
        </w:rPr>
        <w:t>deleteAccount</w:t>
      </w:r>
      <w:proofErr w:type="spellEnd"/>
      <w:r>
        <w:rPr>
          <w:rStyle w:val="Strong"/>
          <w:color w:val="000000"/>
        </w:rPr>
        <w:t xml:space="preserve"> no longer leaves orphaned </w:t>
      </w:r>
      <w:proofErr w:type="spellStart"/>
      <w:r>
        <w:rPr>
          <w:rStyle w:val="Strong"/>
          <w:color w:val="000000"/>
        </w:rPr>
        <w:t>subcollection</w:t>
      </w:r>
      <w:proofErr w:type="spellEnd"/>
      <w:r>
        <w:rPr>
          <w:rStyle w:val="Strong"/>
          <w:color w:val="000000"/>
        </w:rPr>
        <w:t xml:space="preserve"> data behind</w:t>
      </w:r>
      <w:r>
        <w:rPr>
          <w:color w:val="000000"/>
        </w:rPr>
        <w:t> | </w:t>
      </w:r>
      <w:r>
        <w:rPr>
          <w:rStyle w:val="Strong"/>
          <w:color w:val="000000"/>
        </w:rPr>
        <w:t>Bug:</w:t>
      </w:r>
      <w:r>
        <w:rPr>
          <w:color w:val="000000"/>
        </w:rPr>
        <w:t> </w:t>
      </w:r>
      <w:proofErr w:type="spellStart"/>
      <w:r>
        <w:rPr>
          <w:rStyle w:val="HTMLCode"/>
          <w:color w:val="000000"/>
        </w:rPr>
        <w:t>deleteAccount</w:t>
      </w:r>
      <w:proofErr w:type="spellEnd"/>
      <w:r>
        <w:rPr>
          <w:color w:val="000000"/>
        </w:rPr>
        <w:t> CF was querying the old flat-top-level </w:t>
      </w:r>
      <w:proofErr w:type="spellStart"/>
      <w:r>
        <w:rPr>
          <w:rStyle w:val="HTMLCode"/>
          <w:color w:val="000000"/>
        </w:rPr>
        <w:t>copyLibrary</w:t>
      </w:r>
      <w:proofErr w:type="spellEnd"/>
      <w:r>
        <w:rPr>
          <w:color w:val="000000"/>
        </w:rPr>
        <w:t> collection (with a </w:t>
      </w:r>
      <w:proofErr w:type="spellStart"/>
      <w:r>
        <w:rPr>
          <w:rStyle w:val="HTMLCode"/>
          <w:color w:val="000000"/>
        </w:rPr>
        <w:t>uid</w:t>
      </w:r>
      <w:proofErr w:type="spellEnd"/>
      <w:r>
        <w:rPr>
          <w:color w:val="000000"/>
        </w:rPr>
        <w:t> filter) and including those refs in the batch delete. That collection is now always empty — all copy library data lives under </w:t>
      </w:r>
      <w:r>
        <w:rPr>
          <w:rStyle w:val="HTMLCode"/>
          <w:color w:val="000000"/>
        </w:rPr>
        <w:t>users/{</w:t>
      </w:r>
      <w:proofErr w:type="spellStart"/>
      <w:r>
        <w:rPr>
          <w:rStyle w:val="HTMLCode"/>
          <w:color w:val="000000"/>
        </w:rPr>
        <w:t>uid</w:t>
      </w:r>
      <w:proofErr w:type="spellEnd"/>
      <w:r>
        <w:rPr>
          <w:rStyle w:val="HTMLCode"/>
          <w:color w:val="000000"/>
        </w:rPr>
        <w:t>}/businesses/{</w:t>
      </w:r>
      <w:proofErr w:type="spellStart"/>
      <w:r>
        <w:rPr>
          <w:rStyle w:val="HTMLCode"/>
          <w:color w:val="000000"/>
        </w:rPr>
        <w:t>bizId</w:t>
      </w:r>
      <w:proofErr w:type="spellEnd"/>
      <w:r>
        <w:rPr>
          <w:rStyle w:val="HTMLCode"/>
          <w:color w:val="000000"/>
        </w:rPr>
        <w:t>}/documents/</w:t>
      </w:r>
      <w:r>
        <w:rPr>
          <w:color w:val="000000"/>
        </w:rPr>
        <w:t xml:space="preserve">. The </w:t>
      </w:r>
      <w:proofErr w:type="spellStart"/>
      <w:r>
        <w:rPr>
          <w:color w:val="000000"/>
        </w:rPr>
        <w:t>subcollection</w:t>
      </w:r>
      <w:proofErr w:type="spellEnd"/>
      <w:r>
        <w:rPr>
          <w:color w:val="000000"/>
        </w:rPr>
        <w:t xml:space="preserve"> data (</w:t>
      </w:r>
      <w:proofErr w:type="spellStart"/>
      <w:r>
        <w:rPr>
          <w:color w:val="000000"/>
        </w:rPr>
        <w:t>listingDrafts</w:t>
      </w:r>
      <w:proofErr w:type="spellEnd"/>
      <w:r>
        <w:rPr>
          <w:color w:val="000000"/>
        </w:rPr>
        <w:t xml:space="preserve">, </w:t>
      </w:r>
      <w:proofErr w:type="spellStart"/>
      <w:r>
        <w:rPr>
          <w:color w:val="000000"/>
        </w:rPr>
        <w:t>publishJobs</w:t>
      </w:r>
      <w:proofErr w:type="spellEnd"/>
      <w:r>
        <w:rPr>
          <w:color w:val="000000"/>
        </w:rPr>
        <w:t xml:space="preserve">, </w:t>
      </w:r>
      <w:proofErr w:type="spellStart"/>
      <w:r>
        <w:rPr>
          <w:color w:val="000000"/>
        </w:rPr>
        <w:t>pendingPosts</w:t>
      </w:r>
      <w:proofErr w:type="spellEnd"/>
      <w:r>
        <w:rPr>
          <w:color w:val="000000"/>
        </w:rPr>
        <w:t xml:space="preserve">, </w:t>
      </w:r>
      <w:proofErr w:type="spellStart"/>
      <w:r>
        <w:rPr>
          <w:color w:val="000000"/>
        </w:rPr>
        <w:t>platformConnections</w:t>
      </w:r>
      <w:proofErr w:type="spellEnd"/>
      <w:r>
        <w:rPr>
          <w:color w:val="000000"/>
        </w:rPr>
        <w:t xml:space="preserve">, documents) was already being correctly deleted via the per-business </w:t>
      </w:r>
      <w:r>
        <w:rPr>
          <w:color w:val="000000"/>
        </w:rPr>
        <w:lastRenderedPageBreak/>
        <w:t>loop added in a prior session. </w:t>
      </w:r>
      <w:r>
        <w:rPr>
          <w:rStyle w:val="Strong"/>
          <w:color w:val="000000"/>
        </w:rPr>
        <w:t>Fix:</w:t>
      </w:r>
      <w:r>
        <w:rPr>
          <w:color w:val="000000"/>
        </w:rPr>
        <w:t> Removed the stale </w:t>
      </w:r>
      <w:r>
        <w:rPr>
          <w:rStyle w:val="HTMLCode"/>
          <w:color w:val="000000"/>
        </w:rPr>
        <w:t>db.collection('copyLibrary').where('uid','==',uid).get()</w:t>
      </w:r>
      <w:r>
        <w:rPr>
          <w:color w:val="000000"/>
        </w:rPr>
        <w:t> query from the </w:t>
      </w:r>
      <w:proofErr w:type="spellStart"/>
      <w:r>
        <w:rPr>
          <w:rStyle w:val="HTMLCode"/>
          <w:color w:val="000000"/>
        </w:rPr>
        <w:t>Promise.all</w:t>
      </w:r>
      <w:proofErr w:type="spellEnd"/>
      <w:r>
        <w:rPr>
          <w:color w:val="000000"/>
        </w:rPr>
        <w:t> and removed </w:t>
      </w:r>
      <w:r>
        <w:rPr>
          <w:rStyle w:val="HTMLCode"/>
          <w:color w:val="000000"/>
        </w:rPr>
        <w:t>...</w:t>
      </w:r>
      <w:proofErr w:type="spellStart"/>
      <w:r>
        <w:rPr>
          <w:rStyle w:val="HTMLCode"/>
          <w:color w:val="000000"/>
        </w:rPr>
        <w:t>librarySnap.docs.map</w:t>
      </w:r>
      <w:proofErr w:type="spellEnd"/>
      <w:r>
        <w:rPr>
          <w:rStyle w:val="HTMLCode"/>
          <w:color w:val="000000"/>
        </w:rPr>
        <w:t xml:space="preserve">(d =&gt; </w:t>
      </w:r>
      <w:proofErr w:type="spellStart"/>
      <w:r>
        <w:rPr>
          <w:rStyle w:val="HTMLCode"/>
          <w:color w:val="000000"/>
        </w:rPr>
        <w:t>d.ref</w:t>
      </w:r>
      <w:proofErr w:type="spellEnd"/>
      <w:r>
        <w:rPr>
          <w:rStyle w:val="HTMLCode"/>
          <w:color w:val="000000"/>
        </w:rPr>
        <w:t>)</w:t>
      </w:r>
      <w:r>
        <w:rPr>
          <w:color w:val="000000"/>
        </w:rPr>
        <w:t> from the </w:t>
      </w:r>
      <w:proofErr w:type="spellStart"/>
      <w:r>
        <w:rPr>
          <w:rStyle w:val="HTMLCode"/>
          <w:color w:val="000000"/>
        </w:rPr>
        <w:t>allRefs</w:t>
      </w:r>
      <w:proofErr w:type="spellEnd"/>
      <w:r>
        <w:rPr>
          <w:color w:val="000000"/>
        </w:rPr>
        <w:t> array. The function now collects: </w:t>
      </w:r>
      <w:r>
        <w:rPr>
          <w:rStyle w:val="HTMLCode"/>
          <w:color w:val="000000"/>
        </w:rPr>
        <w:t>users/{</w:t>
      </w:r>
      <w:proofErr w:type="spellStart"/>
      <w:r>
        <w:rPr>
          <w:rStyle w:val="HTMLCode"/>
          <w:color w:val="000000"/>
        </w:rPr>
        <w:t>uid</w:t>
      </w:r>
      <w:proofErr w:type="spellEnd"/>
      <w:r>
        <w:rPr>
          <w:rStyle w:val="HTMLCode"/>
          <w:color w:val="000000"/>
        </w:rPr>
        <w:t>}</w:t>
      </w:r>
      <w:r>
        <w:rPr>
          <w:color w:val="000000"/>
        </w:rPr>
        <w:t> doc, </w:t>
      </w:r>
      <w:r>
        <w:rPr>
          <w:rStyle w:val="HTMLCode"/>
          <w:color w:val="000000"/>
        </w:rPr>
        <w:t>subscriptions/{</w:t>
      </w:r>
      <w:proofErr w:type="spellStart"/>
      <w:r>
        <w:rPr>
          <w:rStyle w:val="HTMLCode"/>
          <w:color w:val="000000"/>
        </w:rPr>
        <w:t>uid</w:t>
      </w:r>
      <w:proofErr w:type="spellEnd"/>
      <w:r>
        <w:rPr>
          <w:rStyle w:val="HTMLCode"/>
          <w:color w:val="000000"/>
        </w:rPr>
        <w:t>}</w:t>
      </w:r>
      <w:r>
        <w:rPr>
          <w:color w:val="000000"/>
        </w:rPr>
        <w:t> doc, all </w:t>
      </w:r>
      <w:r>
        <w:rPr>
          <w:rStyle w:val="HTMLCode"/>
          <w:color w:val="000000"/>
        </w:rPr>
        <w:t>users/{</w:t>
      </w:r>
      <w:proofErr w:type="spellStart"/>
      <w:r>
        <w:rPr>
          <w:rStyle w:val="HTMLCode"/>
          <w:color w:val="000000"/>
        </w:rPr>
        <w:t>uid</w:t>
      </w:r>
      <w:proofErr w:type="spellEnd"/>
      <w:r>
        <w:rPr>
          <w:rStyle w:val="HTMLCode"/>
          <w:color w:val="000000"/>
        </w:rPr>
        <w:t>}/businesses/{</w:t>
      </w:r>
      <w:proofErr w:type="spellStart"/>
      <w:r>
        <w:rPr>
          <w:rStyle w:val="HTMLCode"/>
          <w:color w:val="000000"/>
        </w:rPr>
        <w:t>bizId</w:t>
      </w:r>
      <w:proofErr w:type="spellEnd"/>
      <w:r>
        <w:rPr>
          <w:rStyle w:val="HTMLCode"/>
          <w:color w:val="000000"/>
        </w:rPr>
        <w:t>}</w:t>
      </w:r>
      <w:r>
        <w:rPr>
          <w:color w:val="000000"/>
        </w:rPr>
        <w:t xml:space="preserve"> docs, all </w:t>
      </w:r>
      <w:proofErr w:type="spellStart"/>
      <w:r>
        <w:rPr>
          <w:color w:val="000000"/>
        </w:rPr>
        <w:t>subcollection</w:t>
      </w:r>
      <w:proofErr w:type="spellEnd"/>
      <w:r>
        <w:rPr>
          <w:color w:val="000000"/>
        </w:rPr>
        <w:t xml:space="preserve"> docs under each business (</w:t>
      </w:r>
      <w:proofErr w:type="spellStart"/>
      <w:r>
        <w:rPr>
          <w:color w:val="000000"/>
        </w:rPr>
        <w:t>listingDrafts</w:t>
      </w:r>
      <w:proofErr w:type="spellEnd"/>
      <w:r>
        <w:rPr>
          <w:color w:val="000000"/>
        </w:rPr>
        <w:t xml:space="preserve">, </w:t>
      </w:r>
      <w:proofErr w:type="spellStart"/>
      <w:r>
        <w:rPr>
          <w:color w:val="000000"/>
        </w:rPr>
        <w:t>publishJobs</w:t>
      </w:r>
      <w:proofErr w:type="spellEnd"/>
      <w:r>
        <w:rPr>
          <w:color w:val="000000"/>
        </w:rPr>
        <w:t xml:space="preserve">, </w:t>
      </w:r>
      <w:proofErr w:type="spellStart"/>
      <w:r>
        <w:rPr>
          <w:color w:val="000000"/>
        </w:rPr>
        <w:t>platformConnections</w:t>
      </w:r>
      <w:proofErr w:type="spellEnd"/>
      <w:r>
        <w:rPr>
          <w:color w:val="000000"/>
        </w:rPr>
        <w:t xml:space="preserve">, </w:t>
      </w:r>
      <w:proofErr w:type="spellStart"/>
      <w:r>
        <w:rPr>
          <w:color w:val="000000"/>
        </w:rPr>
        <w:t>pendingPosts</w:t>
      </w:r>
      <w:proofErr w:type="spellEnd"/>
      <w:r>
        <w:rPr>
          <w:color w:val="000000"/>
        </w:rPr>
        <w:t>, documents), and </w:t>
      </w:r>
      <w:proofErr w:type="spellStart"/>
      <w:r>
        <w:rPr>
          <w:rStyle w:val="HTMLCode"/>
          <w:color w:val="000000"/>
        </w:rPr>
        <w:t>activityLogs</w:t>
      </w:r>
      <w:proofErr w:type="spellEnd"/>
      <w:r>
        <w:rPr>
          <w:color w:val="000000"/>
        </w:rPr>
        <w:t> docs — and batch-deletes them in chunks of 450. Deployed </w:t>
      </w:r>
      <w:proofErr w:type="spellStart"/>
      <w:r>
        <w:rPr>
          <w:rStyle w:val="HTMLCode"/>
          <w:color w:val="000000"/>
        </w:rPr>
        <w:t>functions:deleteAccount</w:t>
      </w:r>
      <w:proofErr w:type="spellEnd"/>
      <w:r>
        <w:rPr>
          <w:color w:val="000000"/>
        </w:rPr>
        <w:t>. | | Jul 4, 2026 | </w:t>
      </w:r>
      <w:r>
        <w:rPr>
          <w:rStyle w:val="HTMLCode"/>
          <w:color w:val="000000"/>
        </w:rPr>
        <w:t>BlastyBiz-Admin-Platform-Health.html</w:t>
      </w:r>
      <w:r>
        <w:rPr>
          <w:color w:val="000000"/>
        </w:rPr>
        <w:t> + </w:t>
      </w:r>
      <w:r>
        <w:rPr>
          <w:rStyle w:val="HTMLCode"/>
          <w:color w:val="000000"/>
        </w:rPr>
        <w:t>functions/index.js</w:t>
      </w:r>
      <w:r>
        <w:rPr>
          <w:color w:val="000000"/>
        </w:rPr>
        <w:t> — </w:t>
      </w:r>
      <w:r>
        <w:rPr>
          <w:rStyle w:val="Strong"/>
          <w:color w:val="000000"/>
        </w:rPr>
        <w:t>Admin platform health dashboard: broken-connection table + per-row reconnect nudge emails</w:t>
      </w:r>
      <w:r>
        <w:rPr>
          <w:color w:val="000000"/>
        </w:rPr>
        <w:t> | </w:t>
      </w:r>
      <w:r>
        <w:rPr>
          <w:rStyle w:val="Strong"/>
          <w:color w:val="000000"/>
        </w:rPr>
        <w:t>Feature:</w:t>
      </w:r>
      <w:r>
        <w:rPr>
          <w:color w:val="000000"/>
        </w:rPr>
        <w:t xml:space="preserve"> The Platform Health admin page was static UI only — no live data from </w:t>
      </w:r>
      <w:proofErr w:type="spellStart"/>
      <w:r>
        <w:rPr>
          <w:color w:val="000000"/>
        </w:rPr>
        <w:t>Firestore</w:t>
      </w:r>
      <w:proofErr w:type="spellEnd"/>
      <w:r>
        <w:rPr>
          <w:color w:val="000000"/>
        </w:rPr>
        <w:t>, no visibility into which specific businesses had broken connections, no ability to trigger a reconnect email. </w:t>
      </w:r>
      <w:r>
        <w:rPr>
          <w:rStyle w:val="Strong"/>
          <w:color w:val="000000"/>
        </w:rPr>
        <w:t>Fix — 2 new Cloud Functions:</w:t>
      </w:r>
      <w:r>
        <w:rPr>
          <w:color w:val="000000"/>
        </w:rPr>
        <w:t> (1) </w:t>
      </w:r>
      <w:proofErr w:type="spellStart"/>
      <w:r>
        <w:rPr>
          <w:rStyle w:val="HTMLCode"/>
          <w:color w:val="000000"/>
        </w:rPr>
        <w:t>adminPlatformHealth</w:t>
      </w:r>
      <w:proofErr w:type="spellEnd"/>
      <w:r>
        <w:rPr>
          <w:color w:val="000000"/>
        </w:rPr>
        <w:t> queries all </w:t>
      </w:r>
      <w:proofErr w:type="spellStart"/>
      <w:r>
        <w:rPr>
          <w:rStyle w:val="HTMLCode"/>
          <w:color w:val="000000"/>
        </w:rPr>
        <w:t>platformConnections</w:t>
      </w:r>
      <w:proofErr w:type="spellEnd"/>
      <w:r>
        <w:rPr>
          <w:color w:val="000000"/>
        </w:rPr>
        <w:t>, counts by status (connected / expired / disconnected / other), joins broken connections with </w:t>
      </w:r>
      <w:r>
        <w:rPr>
          <w:rStyle w:val="HTMLCode"/>
          <w:color w:val="000000"/>
        </w:rPr>
        <w:t>businesses</w:t>
      </w:r>
      <w:r>
        <w:rPr>
          <w:color w:val="000000"/>
        </w:rPr>
        <w:t xml:space="preserve"> for display names, and returns sorted by </w:t>
      </w:r>
      <w:proofErr w:type="spellStart"/>
      <w:r>
        <w:rPr>
          <w:color w:val="000000"/>
        </w:rPr>
        <w:t>daysSinceExpired</w:t>
      </w:r>
      <w:proofErr w:type="spellEnd"/>
      <w:r>
        <w:rPr>
          <w:color w:val="000000"/>
        </w:rPr>
        <w:t>. (2) </w:t>
      </w:r>
      <w:proofErr w:type="spellStart"/>
      <w:r>
        <w:rPr>
          <w:rStyle w:val="HTMLCode"/>
          <w:color w:val="000000"/>
        </w:rPr>
        <w:t>adminSendReconnectNudge</w:t>
      </w:r>
      <w:proofErr w:type="spellEnd"/>
      <w:r>
        <w:rPr>
          <w:color w:val="000000"/>
        </w:rPr>
        <w:t> takes a </w:t>
      </w:r>
      <w:proofErr w:type="spellStart"/>
      <w:r>
        <w:rPr>
          <w:rStyle w:val="HTMLCode"/>
          <w:color w:val="000000"/>
        </w:rPr>
        <w:t>connectionId</w:t>
      </w:r>
      <w:proofErr w:type="spellEnd"/>
      <w:r>
        <w:rPr>
          <w:color w:val="000000"/>
        </w:rPr>
        <w:t>, looks up the business owner's email via </w:t>
      </w:r>
      <w:r>
        <w:rPr>
          <w:rStyle w:val="HTMLCode"/>
          <w:color w:val="000000"/>
        </w:rPr>
        <w:t>users</w:t>
      </w:r>
      <w:r>
        <w:rPr>
          <w:color w:val="000000"/>
        </w:rPr>
        <w:t>, sends a branded reconnect email via Resend (same template as the automated expiry email), and stamps </w:t>
      </w:r>
      <w:proofErr w:type="spellStart"/>
      <w:r>
        <w:rPr>
          <w:rStyle w:val="HTMLCode"/>
          <w:color w:val="000000"/>
        </w:rPr>
        <w:t>lastNudgeSentAt</w:t>
      </w:r>
      <w:proofErr w:type="spellEnd"/>
      <w:r>
        <w:rPr>
          <w:color w:val="000000"/>
        </w:rPr>
        <w:t> on the connection doc. </w:t>
      </w:r>
      <w:r>
        <w:rPr>
          <w:rStyle w:val="Strong"/>
          <w:color w:val="000000"/>
        </w:rPr>
        <w:t>Fix — HTML:</w:t>
      </w:r>
      <w:r>
        <w:rPr>
          <w:color w:val="000000"/>
        </w:rPr>
        <w:t> Rebuilt </w:t>
      </w:r>
      <w:proofErr w:type="spellStart"/>
      <w:r>
        <w:rPr>
          <w:rStyle w:val="HTMLCode"/>
          <w:color w:val="000000"/>
        </w:rPr>
        <w:t>BlastyBiz</w:t>
      </w:r>
      <w:proofErr w:type="spellEnd"/>
      <w:r>
        <w:rPr>
          <w:rStyle w:val="HTMLCode"/>
          <w:color w:val="000000"/>
        </w:rPr>
        <w:t>-Admin-Platform-Health.html</w:t>
      </w:r>
      <w:r>
        <w:rPr>
          <w:color w:val="000000"/>
        </w:rPr>
        <w:t xml:space="preserve"> with 4 live stat boxes (Connected / Expired / Disconnected / Other), a filterable table (by status, platform, business name) of all broken connections showing business name, platform, status badge, </w:t>
      </w:r>
      <w:proofErr w:type="spellStart"/>
      <w:r>
        <w:rPr>
          <w:color w:val="000000"/>
        </w:rPr>
        <w:t>expiredAt</w:t>
      </w:r>
      <w:proofErr w:type="spellEnd"/>
      <w:r>
        <w:rPr>
          <w:color w:val="000000"/>
        </w:rPr>
        <w:t xml:space="preserve"> date, and </w:t>
      </w:r>
      <w:proofErr w:type="spellStart"/>
      <w:r>
        <w:rPr>
          <w:color w:val="000000"/>
        </w:rPr>
        <w:t>colour</w:t>
      </w:r>
      <w:proofErr w:type="spellEnd"/>
      <w:r>
        <w:rPr>
          <w:color w:val="000000"/>
        </w:rPr>
        <w:t>-coded days-since-expired, and a "Send Nudge" button per row. Hero Overall Status card updates dynamically on Refresh. Platform API Status table also updates from live data instead of hardcoded values. All calls use </w:t>
      </w:r>
      <w:proofErr w:type="spellStart"/>
      <w:r>
        <w:rPr>
          <w:rStyle w:val="HTMLCode"/>
          <w:color w:val="000000"/>
        </w:rPr>
        <w:t>getIdToken</w:t>
      </w:r>
      <w:proofErr w:type="spellEnd"/>
      <w:r>
        <w:rPr>
          <w:rStyle w:val="HTMLCode"/>
          <w:color w:val="000000"/>
        </w:rPr>
        <w:t>()</w:t>
      </w:r>
      <w:r>
        <w:rPr>
          <w:color w:val="000000"/>
        </w:rPr>
        <w:t xml:space="preserve"> with Bearer </w:t>
      </w:r>
      <w:proofErr w:type="spellStart"/>
      <w:r>
        <w:rPr>
          <w:color w:val="000000"/>
        </w:rPr>
        <w:t>auth</w:t>
      </w:r>
      <w:proofErr w:type="spellEnd"/>
      <w:r>
        <w:rPr>
          <w:color w:val="000000"/>
        </w:rPr>
        <w:t xml:space="preserve"> through </w:t>
      </w:r>
      <w:proofErr w:type="spellStart"/>
      <w:r>
        <w:rPr>
          <w:rStyle w:val="HTMLCode"/>
          <w:color w:val="000000"/>
        </w:rPr>
        <w:t>requireAdmin</w:t>
      </w:r>
      <w:proofErr w:type="spellEnd"/>
      <w:r>
        <w:rPr>
          <w:rStyle w:val="HTMLCode"/>
          <w:color w:val="000000"/>
        </w:rPr>
        <w:t>()</w:t>
      </w:r>
      <w:r>
        <w:rPr>
          <w:color w:val="000000"/>
        </w:rPr>
        <w:t>. | | Jul 4, 2026 | </w:t>
      </w:r>
      <w:r>
        <w:rPr>
          <w:rStyle w:val="HTMLCode"/>
          <w:color w:val="000000"/>
        </w:rPr>
        <w:t>functions/</w:t>
      </w:r>
      <w:proofErr w:type="spellStart"/>
      <w:r>
        <w:rPr>
          <w:rStyle w:val="HTMLCode"/>
          <w:color w:val="000000"/>
        </w:rPr>
        <w:t>index.js</w:t>
      </w:r>
      <w:proofErr w:type="spellEnd"/>
      <w:r>
        <w:rPr>
          <w:rStyle w:val="HTMLCode"/>
          <w:color w:val="000000"/>
        </w:rPr>
        <w:t xml:space="preserve"> (createBusiness)</w:t>
      </w:r>
      <w:r>
        <w:rPr>
          <w:color w:val="000000"/>
        </w:rPr>
        <w:t>, </w:t>
      </w:r>
      <w:r>
        <w:rPr>
          <w:rStyle w:val="HTMLCode"/>
          <w:color w:val="000000"/>
        </w:rPr>
        <w:t>BlastyBiz-Onboarding.html</w:t>
      </w:r>
      <w:r>
        <w:rPr>
          <w:color w:val="000000"/>
        </w:rPr>
        <w:t>, </w:t>
      </w:r>
      <w:r>
        <w:rPr>
          <w:rStyle w:val="HTMLCode"/>
          <w:color w:val="000000"/>
        </w:rPr>
        <w:t>global-style.css</w:t>
      </w:r>
      <w:r>
        <w:rPr>
          <w:color w:val="000000"/>
        </w:rPr>
        <w:t> — </w:t>
      </w:r>
      <w:r>
        <w:rPr>
          <w:rStyle w:val="Strong"/>
          <w:color w:val="000000"/>
        </w:rPr>
        <w:t xml:space="preserve">3 bugs: </w:t>
      </w:r>
      <w:proofErr w:type="spellStart"/>
      <w:r>
        <w:rPr>
          <w:rStyle w:val="Strong"/>
          <w:color w:val="000000"/>
        </w:rPr>
        <w:t>createBusiness</w:t>
      </w:r>
      <w:proofErr w:type="spellEnd"/>
      <w:r>
        <w:rPr>
          <w:rStyle w:val="Strong"/>
          <w:color w:val="000000"/>
        </w:rPr>
        <w:t xml:space="preserve"> wrong-doc write, silent save catch, mobile category layout</w:t>
      </w:r>
      <w:r>
        <w:rPr>
          <w:color w:val="000000"/>
        </w:rPr>
        <w:t> | </w:t>
      </w:r>
      <w:r>
        <w:rPr>
          <w:rStyle w:val="Strong"/>
          <w:color w:val="000000"/>
        </w:rPr>
        <w:t xml:space="preserve">Bug 1 — </w:t>
      </w:r>
      <w:proofErr w:type="spellStart"/>
      <w:r>
        <w:rPr>
          <w:rStyle w:val="Strong"/>
          <w:color w:val="000000"/>
        </w:rPr>
        <w:t>createBusiness</w:t>
      </w:r>
      <w:proofErr w:type="spellEnd"/>
      <w:r>
        <w:rPr>
          <w:rStyle w:val="Strong"/>
          <w:color w:val="000000"/>
        </w:rPr>
        <w:t xml:space="preserve"> wrote new/edited business to wrong </w:t>
      </w:r>
      <w:proofErr w:type="spellStart"/>
      <w:r>
        <w:rPr>
          <w:rStyle w:val="Strong"/>
          <w:color w:val="000000"/>
        </w:rPr>
        <w:t>Firestore</w:t>
      </w:r>
      <w:proofErr w:type="spellEnd"/>
      <w:r>
        <w:rPr>
          <w:rStyle w:val="Strong"/>
          <w:color w:val="000000"/>
        </w:rPr>
        <w:t xml:space="preserve"> doc.</w:t>
      </w:r>
      <w:r>
        <w:rPr>
          <w:color w:val="000000"/>
        </w:rPr>
        <w:t> When </w:t>
      </w:r>
      <w:proofErr w:type="spellStart"/>
      <w:r>
        <w:rPr>
          <w:rStyle w:val="HTMLCode"/>
          <w:color w:val="000000"/>
        </w:rPr>
        <w:t>isNew</w:t>
      </w:r>
      <w:proofErr w:type="spellEnd"/>
      <w:r>
        <w:rPr>
          <w:rStyle w:val="HTMLCode"/>
          <w:color w:val="000000"/>
        </w:rPr>
        <w:t>=false</w:t>
      </w:r>
      <w:r>
        <w:rPr>
          <w:color w:val="000000"/>
        </w:rPr>
        <w:t> (editing an existing business), the CF used </w:t>
      </w:r>
      <w:proofErr w:type="spellStart"/>
      <w:r>
        <w:rPr>
          <w:rStyle w:val="HTMLCode"/>
          <w:color w:val="000000"/>
        </w:rPr>
        <w:t>db.collection</w:t>
      </w:r>
      <w:proofErr w:type="spellEnd"/>
      <w:r>
        <w:rPr>
          <w:rStyle w:val="HTMLCode"/>
          <w:color w:val="000000"/>
        </w:rPr>
        <w:t>('businesses').doc(</w:t>
      </w:r>
      <w:proofErr w:type="spellStart"/>
      <w:r>
        <w:rPr>
          <w:rStyle w:val="HTMLCode"/>
          <w:color w:val="000000"/>
        </w:rPr>
        <w:t>uid</w:t>
      </w:r>
      <w:proofErr w:type="spellEnd"/>
      <w:r>
        <w:rPr>
          <w:rStyle w:val="HTMLCode"/>
          <w:color w:val="000000"/>
        </w:rPr>
        <w:t>)</w:t>
      </w:r>
      <w:r>
        <w:rPr>
          <w:color w:val="000000"/>
        </w:rPr>
        <w:t xml:space="preserve"> — the user's Firebase </w:t>
      </w:r>
      <w:proofErr w:type="spellStart"/>
      <w:r>
        <w:rPr>
          <w:color w:val="000000"/>
        </w:rPr>
        <w:t>Auth</w:t>
      </w:r>
      <w:proofErr w:type="spellEnd"/>
      <w:r>
        <w:rPr>
          <w:color w:val="000000"/>
        </w:rPr>
        <w:t xml:space="preserve"> UID as the doc ID. After the biz-ID migration, every user's active business has a real auto-generated ID (stored in </w:t>
      </w:r>
      <w:r>
        <w:rPr>
          <w:rStyle w:val="HTMLCode"/>
          <w:color w:val="000000"/>
        </w:rPr>
        <w:t>users/{</w:t>
      </w:r>
      <w:proofErr w:type="spellStart"/>
      <w:r>
        <w:rPr>
          <w:rStyle w:val="HTMLCode"/>
          <w:color w:val="000000"/>
        </w:rPr>
        <w:t>uid</w:t>
      </w:r>
      <w:proofErr w:type="spellEnd"/>
      <w:r>
        <w:rPr>
          <w:rStyle w:val="HTMLCode"/>
          <w:color w:val="000000"/>
        </w:rPr>
        <w:t>}.</w:t>
      </w:r>
      <w:proofErr w:type="spellStart"/>
      <w:r>
        <w:rPr>
          <w:rStyle w:val="HTMLCode"/>
          <w:color w:val="000000"/>
        </w:rPr>
        <w:t>activeBusiness</w:t>
      </w:r>
      <w:proofErr w:type="spellEnd"/>
      <w:r>
        <w:rPr>
          <w:color w:val="000000"/>
        </w:rPr>
        <w:t>), not the UID. So the write landed in a ghost doc (</w:t>
      </w:r>
      <w:r>
        <w:rPr>
          <w:rStyle w:val="HTMLCode"/>
          <w:color w:val="000000"/>
        </w:rPr>
        <w:t>businesses/{</w:t>
      </w:r>
      <w:proofErr w:type="spellStart"/>
      <w:r>
        <w:rPr>
          <w:rStyle w:val="HTMLCode"/>
          <w:color w:val="000000"/>
        </w:rPr>
        <w:t>uid</w:t>
      </w:r>
      <w:proofErr w:type="spellEnd"/>
      <w:r>
        <w:rPr>
          <w:rStyle w:val="HTMLCode"/>
          <w:color w:val="000000"/>
        </w:rPr>
        <w:t>}</w:t>
      </w:r>
      <w:r>
        <w:rPr>
          <w:color w:val="000000"/>
        </w:rPr>
        <w:t>) that had almost no data (just </w:t>
      </w:r>
      <w:proofErr w:type="spellStart"/>
      <w:r>
        <w:rPr>
          <w:rStyle w:val="HTMLCode"/>
          <w:color w:val="000000"/>
        </w:rPr>
        <w:t>onboarded:true</w:t>
      </w:r>
      <w:proofErr w:type="spellEnd"/>
      <w:r>
        <w:rPr>
          <w:color w:val="000000"/>
        </w:rPr>
        <w:t xml:space="preserve">), leaving the real business untouched. </w:t>
      </w:r>
      <w:proofErr w:type="spellStart"/>
      <w:r>
        <w:rPr>
          <w:color w:val="000000"/>
        </w:rPr>
        <w:t>Firestore</w:t>
      </w:r>
      <w:proofErr w:type="spellEnd"/>
      <w:r>
        <w:rPr>
          <w:color w:val="000000"/>
        </w:rPr>
        <w:t xml:space="preserve"> inspection confirmed the ghost doc. </w:t>
      </w:r>
      <w:r>
        <w:rPr>
          <w:rStyle w:val="Strong"/>
          <w:color w:val="000000"/>
        </w:rPr>
        <w:t>Fix:</w:t>
      </w:r>
      <w:r>
        <w:rPr>
          <w:color w:val="000000"/>
        </w:rPr>
        <w:t> CF now reads </w:t>
      </w:r>
      <w:proofErr w:type="spellStart"/>
      <w:r>
        <w:rPr>
          <w:rStyle w:val="HTMLCode"/>
          <w:color w:val="000000"/>
        </w:rPr>
        <w:t>userData.activeBusiness</w:t>
      </w:r>
      <w:proofErr w:type="spellEnd"/>
      <w:r>
        <w:rPr>
          <w:color w:val="000000"/>
        </w:rPr>
        <w:t> from the already-loaded </w:t>
      </w:r>
      <w:proofErr w:type="spellStart"/>
      <w:r>
        <w:rPr>
          <w:rStyle w:val="HTMLCode"/>
          <w:color w:val="000000"/>
        </w:rPr>
        <w:t>userSnap</w:t>
      </w:r>
      <w:proofErr w:type="spellEnd"/>
      <w:r>
        <w:rPr>
          <w:color w:val="000000"/>
        </w:rPr>
        <w:t> and uses that as </w:t>
      </w:r>
      <w:proofErr w:type="spellStart"/>
      <w:r>
        <w:rPr>
          <w:rStyle w:val="HTMLCode"/>
          <w:color w:val="000000"/>
        </w:rPr>
        <w:t>bizRef</w:t>
      </w:r>
      <w:proofErr w:type="spellEnd"/>
      <w:r>
        <w:rPr>
          <w:color w:val="000000"/>
        </w:rPr>
        <w:t> when </w:t>
      </w:r>
      <w:proofErr w:type="spellStart"/>
      <w:r>
        <w:rPr>
          <w:rStyle w:val="HTMLCode"/>
          <w:color w:val="000000"/>
        </w:rPr>
        <w:t>isNew</w:t>
      </w:r>
      <w:proofErr w:type="spellEnd"/>
      <w:r>
        <w:rPr>
          <w:rStyle w:val="HTMLCode"/>
          <w:color w:val="000000"/>
        </w:rPr>
        <w:t>=false</w:t>
      </w:r>
      <w:r>
        <w:rPr>
          <w:color w:val="000000"/>
        </w:rPr>
        <w:t>, falling back to </w:t>
      </w:r>
      <w:proofErr w:type="spellStart"/>
      <w:r>
        <w:rPr>
          <w:rStyle w:val="HTMLCode"/>
          <w:color w:val="000000"/>
        </w:rPr>
        <w:t>uid</w:t>
      </w:r>
      <w:proofErr w:type="spellEnd"/>
      <w:r>
        <w:rPr>
          <w:color w:val="000000"/>
        </w:rPr>
        <w:t> only if </w:t>
      </w:r>
      <w:proofErr w:type="spellStart"/>
      <w:r>
        <w:rPr>
          <w:rStyle w:val="HTMLCode"/>
          <w:color w:val="000000"/>
        </w:rPr>
        <w:t>activeBusiness</w:t>
      </w:r>
      <w:proofErr w:type="spellEnd"/>
      <w:r>
        <w:rPr>
          <w:color w:val="000000"/>
        </w:rPr>
        <w:t> is absent. </w:t>
      </w:r>
      <w:r>
        <w:rPr>
          <w:rStyle w:val="Strong"/>
          <w:color w:val="000000"/>
        </w:rPr>
        <w:t>Bug 2 — Silent JS error swallowed saves.</w:t>
      </w:r>
      <w:r>
        <w:rPr>
          <w:color w:val="000000"/>
        </w:rPr>
        <w:t> If any JS error occurred inside the </w:t>
      </w:r>
      <w:r>
        <w:rPr>
          <w:rStyle w:val="HTMLCode"/>
          <w:color w:val="000000"/>
        </w:rPr>
        <w:t>try</w:t>
      </w:r>
      <w:r>
        <w:rPr>
          <w:color w:val="000000"/>
        </w:rPr>
        <w:t> block of </w:t>
      </w:r>
      <w:proofErr w:type="spellStart"/>
      <w:r>
        <w:rPr>
          <w:rStyle w:val="HTMLCode"/>
          <w:color w:val="000000"/>
        </w:rPr>
        <w:t>nextStep</w:t>
      </w:r>
      <w:proofErr w:type="spellEnd"/>
      <w:r>
        <w:rPr>
          <w:color w:val="000000"/>
        </w:rPr>
        <w:t> (network error, </w:t>
      </w:r>
      <w:proofErr w:type="spellStart"/>
      <w:r>
        <w:rPr>
          <w:rStyle w:val="HTMLCode"/>
          <w:color w:val="000000"/>
        </w:rPr>
        <w:t>getIdToken</w:t>
      </w:r>
      <w:proofErr w:type="spellEnd"/>
      <w:r>
        <w:rPr>
          <w:color w:val="000000"/>
        </w:rPr>
        <w:t xml:space="preserve"> failure, JSON </w:t>
      </w:r>
      <w:proofErr w:type="spellStart"/>
      <w:r>
        <w:rPr>
          <w:color w:val="000000"/>
        </w:rPr>
        <w:t>stringify</w:t>
      </w:r>
      <w:proofErr w:type="spellEnd"/>
      <w:r>
        <w:rPr>
          <w:color w:val="000000"/>
        </w:rPr>
        <w:t xml:space="preserve"> error, etc.), the </w:t>
      </w:r>
      <w:r>
        <w:rPr>
          <w:rStyle w:val="HTMLCode"/>
          <w:color w:val="000000"/>
        </w:rPr>
        <w:t>catch</w:t>
      </w:r>
      <w:r>
        <w:rPr>
          <w:color w:val="000000"/>
        </w:rPr>
        <w:t> block only logged to console and then fell through to </w:t>
      </w:r>
      <w:proofErr w:type="spellStart"/>
      <w:r>
        <w:rPr>
          <w:rStyle w:val="HTMLCode"/>
          <w:color w:val="000000"/>
        </w:rPr>
        <w:t>window.location.href</w:t>
      </w:r>
      <w:proofErr w:type="spellEnd"/>
      <w:r>
        <w:rPr>
          <w:rStyle w:val="HTMLCode"/>
          <w:color w:val="000000"/>
        </w:rPr>
        <w:t xml:space="preserve"> = 'BlastyBiz-Dashboard.html'</w:t>
      </w:r>
      <w:r>
        <w:rPr>
          <w:color w:val="000000"/>
        </w:rPr>
        <w:t>. The user saw themselves on the Dashboard with no alert — looked like success but nothing was saved. </w:t>
      </w:r>
      <w:r>
        <w:rPr>
          <w:rStyle w:val="Strong"/>
          <w:color w:val="000000"/>
        </w:rPr>
        <w:t>Fix:</w:t>
      </w:r>
      <w:r>
        <w:rPr>
          <w:color w:val="000000"/>
        </w:rPr>
        <w:t> Catch block now re-enables the Complete Setup button, shows an </w:t>
      </w:r>
      <w:r>
        <w:rPr>
          <w:rStyle w:val="HTMLCode"/>
          <w:color w:val="000000"/>
        </w:rPr>
        <w:t>alert()</w:t>
      </w:r>
      <w:r>
        <w:rPr>
          <w:color w:val="000000"/>
        </w:rPr>
        <w:t> with the error message, and </w:t>
      </w:r>
      <w:r>
        <w:rPr>
          <w:rStyle w:val="HTMLCode"/>
          <w:color w:val="000000"/>
        </w:rPr>
        <w:t>return</w:t>
      </w:r>
      <w:r>
        <w:rPr>
          <w:color w:val="000000"/>
        </w:rPr>
        <w:t>s — no navigation until the CF actually succeeds. </w:t>
      </w:r>
      <w:r>
        <w:rPr>
          <w:rStyle w:val="Strong"/>
          <w:color w:val="000000"/>
        </w:rPr>
        <w:t>Bug 3 — Category selects overflowed on mobile.</w:t>
      </w:r>
      <w:r>
        <w:rPr>
          <w:color w:val="000000"/>
        </w:rPr>
        <w:t> The multi-cat slots used </w:t>
      </w:r>
      <w:r>
        <w:rPr>
          <w:rStyle w:val="HTMLCode"/>
          <w:color w:val="000000"/>
        </w:rPr>
        <w:t>width: 160px</w:t>
      </w:r>
      <w:r>
        <w:rPr>
          <w:color w:val="000000"/>
        </w:rPr>
        <w:t> per select with </w:t>
      </w:r>
      <w:r>
        <w:rPr>
          <w:rStyle w:val="HTMLCode"/>
          <w:color w:val="000000"/>
        </w:rPr>
        <w:t>flex-wrap</w:t>
      </w:r>
      <w:r>
        <w:rPr>
          <w:color w:val="000000"/>
        </w:rPr>
        <w:t>, producing 2-per-row at most on a 375px phone, leaving the layout "all over the place". </w:t>
      </w:r>
      <w:r>
        <w:rPr>
          <w:rStyle w:val="Strong"/>
          <w:color w:val="000000"/>
        </w:rPr>
        <w:t>Fix:</w:t>
      </w:r>
      <w:r>
        <w:rPr>
          <w:color w:val="000000"/>
        </w:rPr>
        <w:t> Added </w:t>
      </w:r>
      <w:r>
        <w:rPr>
          <w:rStyle w:val="HTMLCode"/>
          <w:color w:val="000000"/>
        </w:rPr>
        <w:t>@media (max-width: 540px)</w:t>
      </w:r>
      <w:r>
        <w:rPr>
          <w:color w:val="000000"/>
        </w:rPr>
        <w:t> block: single-cat rows wrap to column (</w:t>
      </w:r>
      <w:proofErr w:type="spellStart"/>
      <w:r>
        <w:rPr>
          <w:color w:val="000000"/>
        </w:rPr>
        <w:t>icon+name</w:t>
      </w:r>
      <w:proofErr w:type="spellEnd"/>
      <w:r>
        <w:rPr>
          <w:color w:val="000000"/>
        </w:rPr>
        <w:t>, then full-</w:t>
      </w:r>
      <w:r>
        <w:rPr>
          <w:color w:val="000000"/>
        </w:rPr>
        <w:lastRenderedPageBreak/>
        <w:t>width select); multi-cat slots each take full width. </w:t>
      </w:r>
      <w:proofErr w:type="spellStart"/>
      <w:r>
        <w:rPr>
          <w:rStyle w:val="HTMLCode"/>
          <w:color w:val="000000"/>
        </w:rPr>
        <w:t>createBusiness</w:t>
      </w:r>
      <w:proofErr w:type="spellEnd"/>
      <w:r>
        <w:rPr>
          <w:color w:val="000000"/>
        </w:rPr>
        <w:t> and hosting deployed; curl-verified. | | Jul 4, 2026 | </w:t>
      </w:r>
      <w:r>
        <w:rPr>
          <w:rStyle w:val="HTMLCode"/>
          <w:color w:val="000000"/>
        </w:rPr>
        <w:t>platform-</w:t>
      </w:r>
      <w:proofErr w:type="spellStart"/>
      <w:r>
        <w:rPr>
          <w:rStyle w:val="HTMLCode"/>
          <w:color w:val="000000"/>
        </w:rPr>
        <w:t>categories.js</w:t>
      </w:r>
      <w:proofErr w:type="spellEnd"/>
      <w:r>
        <w:rPr>
          <w:color w:val="000000"/>
        </w:rPr>
        <w:t>, </w:t>
      </w:r>
      <w:r>
        <w:rPr>
          <w:rStyle w:val="HTMLCode"/>
          <w:color w:val="000000"/>
        </w:rPr>
        <w:t>functions/</w:t>
      </w:r>
      <w:proofErr w:type="spellStart"/>
      <w:r>
        <w:rPr>
          <w:rStyle w:val="HTMLCode"/>
          <w:color w:val="000000"/>
        </w:rPr>
        <w:t>index.js</w:t>
      </w:r>
      <w:proofErr w:type="spellEnd"/>
      <w:r>
        <w:rPr>
          <w:rStyle w:val="HTMLCode"/>
          <w:color w:val="000000"/>
        </w:rPr>
        <w:t xml:space="preserve"> (resolveCategories)</w:t>
      </w:r>
      <w:r>
        <w:rPr>
          <w:color w:val="000000"/>
        </w:rPr>
        <w:t>, </w:t>
      </w:r>
      <w:r>
        <w:rPr>
          <w:rStyle w:val="HTMLCode"/>
          <w:color w:val="000000"/>
        </w:rPr>
        <w:t>BlastyBiz-Onboarding.html</w:t>
      </w:r>
      <w:r>
        <w:rPr>
          <w:color w:val="000000"/>
        </w:rPr>
        <w:t>, </w:t>
      </w:r>
      <w:r>
        <w:rPr>
          <w:rStyle w:val="HTMLCode"/>
          <w:color w:val="000000"/>
        </w:rPr>
        <w:t>global-style.css</w:t>
      </w:r>
      <w:r>
        <w:rPr>
          <w:color w:val="000000"/>
        </w:rPr>
        <w:t> — </w:t>
      </w:r>
      <w:r>
        <w:rPr>
          <w:rStyle w:val="Strong"/>
          <w:color w:val="000000"/>
        </w:rPr>
        <w:t>Multi-category platform support</w:t>
      </w:r>
      <w:r>
        <w:rPr>
          <w:color w:val="000000"/>
        </w:rPr>
        <w:t> | </w:t>
      </w:r>
      <w:r>
        <w:rPr>
          <w:rStyle w:val="Strong"/>
          <w:color w:val="000000"/>
        </w:rPr>
        <w:t>Feature:</w:t>
      </w:r>
      <w:r>
        <w:rPr>
          <w:color w:val="000000"/>
        </w:rPr>
        <w:t> Four platforms support more than one business category but the onboarding wizard only allowed one category per platform. </w:t>
      </w:r>
      <w:r>
        <w:rPr>
          <w:rStyle w:val="Strong"/>
          <w:color w:val="000000"/>
        </w:rPr>
        <w:t>Research:</w:t>
      </w:r>
      <w:r>
        <w:rPr>
          <w:color w:val="000000"/>
        </w:rPr>
        <w:t xml:space="preserve"> Yelp allows 3, Thumbtack allows unlimited (capped at 5 in UI), </w:t>
      </w:r>
      <w:proofErr w:type="spellStart"/>
      <w:r>
        <w:rPr>
          <w:color w:val="000000"/>
        </w:rPr>
        <w:t>Angi</w:t>
      </w:r>
      <w:proofErr w:type="spellEnd"/>
      <w:r>
        <w:rPr>
          <w:color w:val="000000"/>
        </w:rPr>
        <w:t xml:space="preserve"> allows unlimited (capped at 5 in UI), Apple Maps allows 1 primary + 4 additional (= 5 via portal). FB Marketplace, Craigslist, </w:t>
      </w:r>
      <w:proofErr w:type="spellStart"/>
      <w:r>
        <w:rPr>
          <w:color w:val="000000"/>
        </w:rPr>
        <w:t>Alignable</w:t>
      </w:r>
      <w:proofErr w:type="spellEnd"/>
      <w:r>
        <w:rPr>
          <w:color w:val="000000"/>
        </w:rPr>
        <w:t xml:space="preserve"> remain single-category. </w:t>
      </w:r>
      <w:r>
        <w:rPr>
          <w:rStyle w:val="Strong"/>
          <w:color w:val="000000"/>
        </w:rPr>
        <w:t>Changes — 4 files:</w:t>
      </w:r>
      <w:r>
        <w:rPr>
          <w:color w:val="000000"/>
        </w:rPr>
        <w:t> (1) </w:t>
      </w:r>
      <w:r>
        <w:rPr>
          <w:rStyle w:val="HTMLCode"/>
          <w:b/>
          <w:bCs/>
          <w:color w:val="000000"/>
        </w:rPr>
        <w:t>platform-</w:t>
      </w:r>
      <w:proofErr w:type="spellStart"/>
      <w:r>
        <w:rPr>
          <w:rStyle w:val="HTMLCode"/>
          <w:b/>
          <w:bCs/>
          <w:color w:val="000000"/>
        </w:rPr>
        <w:t>categories.js</w:t>
      </w:r>
      <w:proofErr w:type="spellEnd"/>
      <w:r>
        <w:rPr>
          <w:color w:val="000000"/>
        </w:rPr>
        <w:t> — added </w:t>
      </w:r>
      <w:proofErr w:type="spellStart"/>
      <w:r>
        <w:rPr>
          <w:rStyle w:val="HTMLCode"/>
          <w:color w:val="000000"/>
        </w:rPr>
        <w:t>maxCats</w:t>
      </w:r>
      <w:proofErr w:type="spellEnd"/>
      <w:r>
        <w:rPr>
          <w:color w:val="000000"/>
        </w:rPr>
        <w:t> field to all 7 platforms (fbmarket:1, craigslist:1, yelp:3, thumbtack:5, angi:5, alignable:1, applemaps:5). (2) </w:t>
      </w:r>
      <w:r>
        <w:rPr>
          <w:rStyle w:val="HTMLCode"/>
          <w:b/>
          <w:bCs/>
          <w:color w:val="000000"/>
        </w:rPr>
        <w:t>functions/</w:t>
      </w:r>
      <w:proofErr w:type="spellStart"/>
      <w:r>
        <w:rPr>
          <w:rStyle w:val="HTMLCode"/>
          <w:b/>
          <w:bCs/>
          <w:color w:val="000000"/>
        </w:rPr>
        <w:t>index.js</w:t>
      </w:r>
      <w:proofErr w:type="spellEnd"/>
      <w:r>
        <w:rPr>
          <w:rStyle w:val="Strong"/>
          <w:color w:val="000000"/>
        </w:rPr>
        <w:t> </w:t>
      </w:r>
      <w:proofErr w:type="spellStart"/>
      <w:r>
        <w:rPr>
          <w:rStyle w:val="Strong"/>
          <w:color w:val="000000"/>
        </w:rPr>
        <w:t>resolveCategories</w:t>
      </w:r>
      <w:proofErr w:type="spellEnd"/>
      <w:r>
        <w:rPr>
          <w:rStyle w:val="Strong"/>
          <w:color w:val="000000"/>
        </w:rPr>
        <w:t xml:space="preserve"> CF</w:t>
      </w:r>
      <w:r>
        <w:rPr>
          <w:color w:val="000000"/>
        </w:rPr>
        <w:t> — added </w:t>
      </w:r>
      <w:r>
        <w:rPr>
          <w:rStyle w:val="HTMLCode"/>
          <w:color w:val="000000"/>
        </w:rPr>
        <w:t>PLATFORM_MAX_CATS</w:t>
      </w:r>
      <w:r>
        <w:rPr>
          <w:color w:val="000000"/>
        </w:rPr>
        <w:t> constant; updated </w:t>
      </w:r>
      <w:proofErr w:type="spellStart"/>
      <w:r>
        <w:rPr>
          <w:rStyle w:val="HTMLCode"/>
          <w:color w:val="000000"/>
        </w:rPr>
        <w:t>platformBlocks</w:t>
      </w:r>
      <w:proofErr w:type="spellEnd"/>
      <w:r>
        <w:rPr>
          <w:color w:val="000000"/>
        </w:rPr>
        <w:t> builder to tell AI "pick EXACTLY 1 (return string)" vs "pick 1 to N (return array)"; updated prompt instructions and return-format examples accordingly. AI now returns </w:t>
      </w:r>
      <w:r>
        <w:rPr>
          <w:rStyle w:val="HTMLCode"/>
          <w:color w:val="000000"/>
        </w:rPr>
        <w:t>{ "categories": { "craigslist": "Food &amp; Catering", "yelp": ["</w:t>
      </w:r>
      <w:proofErr w:type="spellStart"/>
      <w:r>
        <w:rPr>
          <w:rStyle w:val="HTMLCode"/>
          <w:color w:val="000000"/>
        </w:rPr>
        <w:t>Pizza","Italian","Restaurants</w:t>
      </w:r>
      <w:proofErr w:type="spellEnd"/>
      <w:r>
        <w:rPr>
          <w:rStyle w:val="HTMLCode"/>
          <w:color w:val="000000"/>
        </w:rPr>
        <w:t>"] } }</w:t>
      </w:r>
      <w:r>
        <w:rPr>
          <w:color w:val="000000"/>
        </w:rPr>
        <w:t>. (3) </w:t>
      </w:r>
      <w:r>
        <w:rPr>
          <w:rStyle w:val="HTMLCode"/>
          <w:b/>
          <w:bCs/>
          <w:color w:val="000000"/>
        </w:rPr>
        <w:t>BlastyBiz-Onboarding.html</w:t>
      </w:r>
      <w:r>
        <w:rPr>
          <w:color w:val="000000"/>
        </w:rPr>
        <w:t> — replaced </w:t>
      </w:r>
      <w:r>
        <w:rPr>
          <w:rStyle w:val="HTMLCode"/>
          <w:color w:val="000000"/>
        </w:rPr>
        <w:t>_</w:t>
      </w:r>
      <w:proofErr w:type="spellStart"/>
      <w:r>
        <w:rPr>
          <w:rStyle w:val="HTMLCode"/>
          <w:color w:val="000000"/>
        </w:rPr>
        <w:t>renderCategorySelects</w:t>
      </w:r>
      <w:proofErr w:type="spellEnd"/>
      <w:r>
        <w:rPr>
          <w:rStyle w:val="HTMLCode"/>
          <w:color w:val="000000"/>
        </w:rPr>
        <w:t>()</w:t>
      </w:r>
      <w:r>
        <w:rPr>
          <w:color w:val="000000"/>
        </w:rPr>
        <w:t> with multi-cat version: extracts </w:t>
      </w:r>
      <w:r>
        <w:rPr>
          <w:rStyle w:val="HTMLCode"/>
          <w:color w:val="000000"/>
        </w:rPr>
        <w:t>_</w:t>
      </w:r>
      <w:proofErr w:type="spellStart"/>
      <w:r>
        <w:rPr>
          <w:rStyle w:val="HTMLCode"/>
          <w:color w:val="000000"/>
        </w:rPr>
        <w:t>guessBestCat</w:t>
      </w:r>
      <w:proofErr w:type="spellEnd"/>
      <w:r>
        <w:rPr>
          <w:rStyle w:val="HTMLCode"/>
          <w:color w:val="000000"/>
        </w:rPr>
        <w:t>()</w:t>
      </w:r>
      <w:r>
        <w:rPr>
          <w:color w:val="000000"/>
        </w:rPr>
        <w:t> and </w:t>
      </w:r>
      <w:r>
        <w:rPr>
          <w:rStyle w:val="HTMLCode"/>
          <w:color w:val="000000"/>
        </w:rPr>
        <w:t>_</w:t>
      </w:r>
      <w:proofErr w:type="spellStart"/>
      <w:r>
        <w:rPr>
          <w:rStyle w:val="HTMLCode"/>
          <w:color w:val="000000"/>
        </w:rPr>
        <w:t>matchCat</w:t>
      </w:r>
      <w:proofErr w:type="spellEnd"/>
      <w:r>
        <w:rPr>
          <w:rStyle w:val="HTMLCode"/>
          <w:color w:val="000000"/>
        </w:rPr>
        <w:t>()</w:t>
      </w:r>
      <w:r>
        <w:rPr>
          <w:color w:val="000000"/>
        </w:rPr>
        <w:t> helpers; for </w:t>
      </w:r>
      <w:proofErr w:type="spellStart"/>
      <w:r>
        <w:rPr>
          <w:rStyle w:val="HTMLCode"/>
          <w:color w:val="000000"/>
        </w:rPr>
        <w:t>maxCats</w:t>
      </w:r>
      <w:proofErr w:type="spellEnd"/>
      <w:r>
        <w:rPr>
          <w:rStyle w:val="HTMLCode"/>
          <w:color w:val="000000"/>
        </w:rPr>
        <w:t xml:space="preserve"> === 1</w:t>
      </w:r>
      <w:r>
        <w:rPr>
          <w:color w:val="000000"/>
        </w:rPr>
        <w:t> renders same single dropdown as before; for </w:t>
      </w:r>
      <w:proofErr w:type="spellStart"/>
      <w:r>
        <w:rPr>
          <w:rStyle w:val="HTMLCode"/>
          <w:color w:val="000000"/>
        </w:rPr>
        <w:t>maxCats</w:t>
      </w:r>
      <w:proofErr w:type="spellEnd"/>
      <w:r>
        <w:rPr>
          <w:rStyle w:val="HTMLCode"/>
          <w:color w:val="000000"/>
        </w:rPr>
        <w:t xml:space="preserve"> &gt; 1</w:t>
      </w:r>
      <w:r>
        <w:rPr>
          <w:color w:val="000000"/>
        </w:rPr>
        <w:t> renders one slot per allowed category, each in its own </w:t>
      </w:r>
      <w:r>
        <w:rPr>
          <w:rStyle w:val="HTMLCode"/>
          <w:color w:val="000000"/>
        </w:rPr>
        <w:t>.</w:t>
      </w:r>
      <w:proofErr w:type="spellStart"/>
      <w:r>
        <w:rPr>
          <w:rStyle w:val="HTMLCode"/>
          <w:color w:val="000000"/>
        </w:rPr>
        <w:t>pcat</w:t>
      </w:r>
      <w:proofErr w:type="spellEnd"/>
      <w:r>
        <w:rPr>
          <w:rStyle w:val="HTMLCode"/>
          <w:color w:val="000000"/>
        </w:rPr>
        <w:t>-slot</w:t>
      </w:r>
      <w:r>
        <w:rPr>
          <w:color w:val="000000"/>
        </w:rPr>
        <w:t> with "Primary" / "#2" / "#3" label, non-primary slots include a "— skip —" first option; </w:t>
      </w:r>
      <w:proofErr w:type="spellStart"/>
      <w:r>
        <w:rPr>
          <w:rStyle w:val="HTMLCode"/>
          <w:color w:val="000000"/>
        </w:rPr>
        <w:t>resolvedCats</w:t>
      </w:r>
      <w:proofErr w:type="spellEnd"/>
      <w:r>
        <w:rPr>
          <w:rStyle w:val="HTMLCode"/>
          <w:color w:val="000000"/>
        </w:rPr>
        <w:t>[</w:t>
      </w:r>
      <w:proofErr w:type="spellStart"/>
      <w:r>
        <w:rPr>
          <w:rStyle w:val="HTMLCode"/>
          <w:color w:val="000000"/>
        </w:rPr>
        <w:t>pid</w:t>
      </w:r>
      <w:proofErr w:type="spellEnd"/>
      <w:r>
        <w:rPr>
          <w:rStyle w:val="HTMLCode"/>
          <w:color w:val="000000"/>
        </w:rPr>
        <w:t>]</w:t>
      </w:r>
      <w:r>
        <w:rPr>
          <w:color w:val="000000"/>
        </w:rPr>
        <w:t> stores a string for single-cat platforms and an array for multi-cat platforms. (4) </w:t>
      </w:r>
      <w:r>
        <w:rPr>
          <w:rStyle w:val="HTMLCode"/>
          <w:b/>
          <w:bCs/>
          <w:color w:val="000000"/>
        </w:rPr>
        <w:t>global-</w:t>
      </w:r>
      <w:proofErr w:type="spellStart"/>
      <w:r>
        <w:rPr>
          <w:rStyle w:val="HTMLCode"/>
          <w:b/>
          <w:bCs/>
          <w:color w:val="000000"/>
        </w:rPr>
        <w:t>style.css</w:t>
      </w:r>
      <w:proofErr w:type="spellEnd"/>
      <w:r>
        <w:rPr>
          <w:color w:val="000000"/>
        </w:rPr>
        <w:t> — added </w:t>
      </w:r>
      <w:r>
        <w:rPr>
          <w:rStyle w:val="HTMLCode"/>
          <w:color w:val="000000"/>
        </w:rPr>
        <w:t>.pcat-multi</w:t>
      </w:r>
      <w:r>
        <w:rPr>
          <w:color w:val="000000"/>
        </w:rPr>
        <w:t>, </w:t>
      </w:r>
      <w:r>
        <w:rPr>
          <w:rStyle w:val="HTMLCode"/>
          <w:color w:val="000000"/>
        </w:rPr>
        <w:t>.pcat-header</w:t>
      </w:r>
      <w:r>
        <w:rPr>
          <w:color w:val="000000"/>
        </w:rPr>
        <w:t>, </w:t>
      </w:r>
      <w:r>
        <w:rPr>
          <w:rStyle w:val="HTMLCode"/>
          <w:color w:val="000000"/>
        </w:rPr>
        <w:t>.pcat-slots</w:t>
      </w:r>
      <w:r>
        <w:rPr>
          <w:color w:val="000000"/>
        </w:rPr>
        <w:t>, </w:t>
      </w:r>
      <w:r>
        <w:rPr>
          <w:rStyle w:val="HTMLCode"/>
          <w:color w:val="000000"/>
        </w:rPr>
        <w:t>.pcat-slot</w:t>
      </w:r>
      <w:r>
        <w:rPr>
          <w:color w:val="000000"/>
        </w:rPr>
        <w:t>, </w:t>
      </w:r>
      <w:r>
        <w:rPr>
          <w:rStyle w:val="HTMLCode"/>
          <w:color w:val="000000"/>
        </w:rPr>
        <w:t>.pcat-slot-label</w:t>
      </w:r>
      <w:r>
        <w:rPr>
          <w:color w:val="000000"/>
        </w:rPr>
        <w:t>, </w:t>
      </w:r>
      <w:r>
        <w:rPr>
          <w:rStyle w:val="HTMLCode"/>
          <w:color w:val="000000"/>
        </w:rPr>
        <w:t>.pcat-limit-badge</w:t>
      </w:r>
      <w:r>
        <w:rPr>
          <w:color w:val="000000"/>
        </w:rPr>
        <w:t> styles; refactored </w:t>
      </w:r>
      <w:r>
        <w:rPr>
          <w:rStyle w:val="HTMLCode"/>
          <w:color w:val="000000"/>
        </w:rPr>
        <w:t>.</w:t>
      </w:r>
      <w:proofErr w:type="spellStart"/>
      <w:r>
        <w:rPr>
          <w:rStyle w:val="HTMLCode"/>
          <w:color w:val="000000"/>
        </w:rPr>
        <w:t>pcat</w:t>
      </w:r>
      <w:proofErr w:type="spellEnd"/>
      <w:r>
        <w:rPr>
          <w:rStyle w:val="HTMLCode"/>
          <w:color w:val="000000"/>
        </w:rPr>
        <w:t>-row</w:t>
      </w:r>
      <w:r>
        <w:rPr>
          <w:color w:val="000000"/>
        </w:rPr>
        <w:t> so single-cat rows stay flex while multi-cat rows stack header above slots. All 4 files deployed and curl-verified live. | | Jul 4, 2026 | </w:t>
      </w:r>
      <w:r>
        <w:rPr>
          <w:rStyle w:val="HTMLCode"/>
          <w:color w:val="000000"/>
        </w:rPr>
        <w:t>BlastyBiz-Connect.html</w:t>
      </w:r>
      <w:r>
        <w:rPr>
          <w:color w:val="000000"/>
        </w:rPr>
        <w:t> — </w:t>
      </w:r>
      <w:r>
        <w:rPr>
          <w:rStyle w:val="Strong"/>
          <w:color w:val="000000"/>
        </w:rPr>
        <w:t>Amber "Expiring soon" warning state on Connect page</w:t>
      </w:r>
      <w:r>
        <w:rPr>
          <w:color w:val="000000"/>
        </w:rPr>
        <w:t> | </w:t>
      </w:r>
      <w:r>
        <w:rPr>
          <w:rStyle w:val="Strong"/>
          <w:color w:val="000000"/>
        </w:rPr>
        <w:t>Gap:</w:t>
      </w:r>
      <w:r>
        <w:rPr>
          <w:color w:val="000000"/>
        </w:rPr>
        <w:t> The Connect page only had two visual states: green "Connected" and red "Expired". No intermediate warning existed, so users had no advance notice before a connection silently broke. </w:t>
      </w:r>
      <w:r>
        <w:rPr>
          <w:rStyle w:val="Strong"/>
          <w:color w:val="000000"/>
        </w:rPr>
        <w:t>Fix:</w:t>
      </w:r>
      <w:r>
        <w:rPr>
          <w:color w:val="000000"/>
        </w:rPr>
        <w:t> Added a third amber state in </w:t>
      </w:r>
      <w:proofErr w:type="spellStart"/>
      <w:r>
        <w:rPr>
          <w:rStyle w:val="HTMLCode"/>
          <w:color w:val="000000"/>
        </w:rPr>
        <w:t>renderPlatform</w:t>
      </w:r>
      <w:proofErr w:type="spellEnd"/>
      <w:r>
        <w:rPr>
          <w:rStyle w:val="HTMLCode"/>
          <w:color w:val="000000"/>
        </w:rPr>
        <w:t>()</w:t>
      </w:r>
      <w:r>
        <w:rPr>
          <w:color w:val="000000"/>
        </w:rPr>
        <w:t>. When </w:t>
      </w:r>
      <w:proofErr w:type="spellStart"/>
      <w:r>
        <w:rPr>
          <w:rStyle w:val="HTMLCode"/>
          <w:color w:val="000000"/>
        </w:rPr>
        <w:t>conn.status</w:t>
      </w:r>
      <w:proofErr w:type="spellEnd"/>
      <w:r>
        <w:rPr>
          <w:rStyle w:val="HTMLCode"/>
          <w:color w:val="000000"/>
        </w:rPr>
        <w:t xml:space="preserve"> === 'connected'</w:t>
      </w:r>
      <w:r>
        <w:rPr>
          <w:color w:val="000000"/>
        </w:rPr>
        <w:t> and </w:t>
      </w:r>
      <w:proofErr w:type="spellStart"/>
      <w:r>
        <w:rPr>
          <w:rStyle w:val="HTMLCode"/>
          <w:color w:val="000000"/>
        </w:rPr>
        <w:t>conn.expiresAt</w:t>
      </w:r>
      <w:proofErr w:type="spellEnd"/>
      <w:r>
        <w:rPr>
          <w:color w:val="000000"/>
        </w:rPr>
        <w:t> is within 7 days of now (and still in the future), the card displays an amber </w:t>
      </w:r>
      <w:r>
        <w:rPr>
          <w:rStyle w:val="HTMLCode"/>
          <w:color w:val="000000"/>
        </w:rPr>
        <w:t>badge--warn</w:t>
      </w:r>
      <w:r>
        <w:rPr>
          <w:color w:val="000000"/>
        </w:rPr>
        <w:t xml:space="preserve"> badge ("Expiring soon — </w:t>
      </w:r>
      <w:proofErr w:type="spellStart"/>
      <w:r>
        <w:rPr>
          <w:color w:val="000000"/>
        </w:rPr>
        <w:t>Nd</w:t>
      </w:r>
      <w:proofErr w:type="spellEnd"/>
      <w:r>
        <w:rPr>
          <w:color w:val="000000"/>
        </w:rPr>
        <w:t xml:space="preserve"> left" or "&lt;1d left" for sub-day) instead of the green Connected badge, and shows a Reconnect button instead of Disconnect. Comparison is done in milliseconds (</w:t>
      </w:r>
      <w:proofErr w:type="spellStart"/>
      <w:r>
        <w:rPr>
          <w:rStyle w:val="HTMLCode"/>
          <w:color w:val="000000"/>
        </w:rPr>
        <w:t>remainingMs</w:t>
      </w:r>
      <w:proofErr w:type="spellEnd"/>
      <w:r>
        <w:rPr>
          <w:rStyle w:val="HTMLCode"/>
          <w:color w:val="000000"/>
        </w:rPr>
        <w:t xml:space="preserve"> &gt; 0 &amp;&amp; </w:t>
      </w:r>
      <w:proofErr w:type="spellStart"/>
      <w:r>
        <w:rPr>
          <w:rStyle w:val="HTMLCode"/>
          <w:color w:val="000000"/>
        </w:rPr>
        <w:t>remainingMs</w:t>
      </w:r>
      <w:proofErr w:type="spellEnd"/>
      <w:r>
        <w:rPr>
          <w:rStyle w:val="HTMLCode"/>
          <w:color w:val="000000"/>
        </w:rPr>
        <w:t xml:space="preserve"> &lt;= 7 * 86400000</w:t>
      </w:r>
      <w:r>
        <w:rPr>
          <w:color w:val="000000"/>
        </w:rPr>
        <w:t>) to correctly catch tokens expiring in less than 24 hours — </w:t>
      </w:r>
      <w:proofErr w:type="spellStart"/>
      <w:r>
        <w:rPr>
          <w:rStyle w:val="HTMLCode"/>
          <w:color w:val="000000"/>
        </w:rPr>
        <w:t>Math.ceil</w:t>
      </w:r>
      <w:proofErr w:type="spellEnd"/>
      <w:r>
        <w:rPr>
          <w:color w:val="000000"/>
        </w:rPr>
        <w:t xml:space="preserve"> is then used for the display label, clamped to "&lt;1d" for sub-day cases. Handles both </w:t>
      </w:r>
      <w:proofErr w:type="spellStart"/>
      <w:r>
        <w:rPr>
          <w:color w:val="000000"/>
        </w:rPr>
        <w:t>Firestore</w:t>
      </w:r>
      <w:proofErr w:type="spellEnd"/>
      <w:r>
        <w:rPr>
          <w:color w:val="000000"/>
        </w:rPr>
        <w:t xml:space="preserve"> Timestamp objects (</w:t>
      </w:r>
      <w:proofErr w:type="spellStart"/>
      <w:r>
        <w:rPr>
          <w:rStyle w:val="HTMLCode"/>
          <w:color w:val="000000"/>
        </w:rPr>
        <w:t>conn.expiresAt.toDate</w:t>
      </w:r>
      <w:proofErr w:type="spellEnd"/>
      <w:r>
        <w:rPr>
          <w:rStyle w:val="HTMLCode"/>
          <w:color w:val="000000"/>
        </w:rPr>
        <w:t>()</w:t>
      </w:r>
      <w:r>
        <w:rPr>
          <w:color w:val="000000"/>
        </w:rPr>
        <w:t>) and plain </w:t>
      </w:r>
      <w:r>
        <w:rPr>
          <w:rStyle w:val="HTMLCode"/>
          <w:color w:val="000000"/>
        </w:rPr>
        <w:t>{ seconds }</w:t>
      </w:r>
      <w:r>
        <w:rPr>
          <w:color w:val="000000"/>
        </w:rPr>
        <w:t> objects. Tokens with no </w:t>
      </w:r>
      <w:proofErr w:type="spellStart"/>
      <w:r>
        <w:rPr>
          <w:rStyle w:val="HTMLCode"/>
          <w:color w:val="000000"/>
        </w:rPr>
        <w:t>expiresAt</w:t>
      </w:r>
      <w:proofErr w:type="spellEnd"/>
      <w:r>
        <w:rPr>
          <w:color w:val="000000"/>
        </w:rPr>
        <w:t> field (e.g. Facebook 60-day tokens) fall through unchanged to normal Connected state. </w:t>
      </w:r>
      <w:r>
        <w:rPr>
          <w:rStyle w:val="HTMLCode"/>
          <w:color w:val="000000"/>
        </w:rPr>
        <w:t>badge--warn</w:t>
      </w:r>
      <w:r>
        <w:rPr>
          <w:color w:val="000000"/>
        </w:rPr>
        <w:t> CSS was already present in </w:t>
      </w:r>
      <w:r>
        <w:rPr>
          <w:rStyle w:val="HTMLCode"/>
          <w:color w:val="000000"/>
        </w:rPr>
        <w:t>global-</w:t>
      </w:r>
      <w:proofErr w:type="spellStart"/>
      <w:r>
        <w:rPr>
          <w:rStyle w:val="HTMLCode"/>
          <w:color w:val="000000"/>
        </w:rPr>
        <w:t>style.css</w:t>
      </w:r>
      <w:proofErr w:type="spellEnd"/>
      <w:r>
        <w:rPr>
          <w:color w:val="000000"/>
        </w:rPr>
        <w:t>. No Cloud Function changes. | | Jul 4, 2026 | </w:t>
      </w:r>
      <w:r>
        <w:rPr>
          <w:rStyle w:val="HTMLCode"/>
          <w:color w:val="000000"/>
        </w:rPr>
        <w:t>BlastyBiz-Connect.html</w:t>
      </w:r>
      <w:r>
        <w:rPr>
          <w:color w:val="000000"/>
        </w:rPr>
        <w:t> — </w:t>
      </w:r>
      <w:r>
        <w:rPr>
          <w:rStyle w:val="Strong"/>
          <w:color w:val="000000"/>
        </w:rPr>
        <w:t>OAuth Reconnect button sent 401 on expired tokens** | Root cause: The initial Connect flow for Google and Facebook was correctly fixed to use </w:t>
      </w:r>
      <w:r>
        <w:rPr>
          <w:rStyle w:val="HTMLCode"/>
          <w:b/>
          <w:bCs/>
          <w:color w:val="000000"/>
        </w:rPr>
        <w:t>fetch</w:t>
      </w:r>
      <w:r>
        <w:rPr>
          <w:rStyle w:val="Strong"/>
          <w:color w:val="000000"/>
        </w:rPr>
        <w:t> with an </w:t>
      </w:r>
      <w:r>
        <w:rPr>
          <w:rStyle w:val="HTMLCode"/>
          <w:b/>
          <w:bCs/>
          <w:color w:val="000000"/>
        </w:rPr>
        <w:t>Authorization: Bearer</w:t>
      </w:r>
      <w:r>
        <w:rPr>
          <w:rStyle w:val="Strong"/>
          <w:color w:val="000000"/>
        </w:rPr>
        <w:t xml:space="preserve"> header. But the Reconnect button — shown when a token is expired or </w:t>
      </w:r>
      <w:proofErr w:type="spellStart"/>
      <w:r>
        <w:rPr>
          <w:rStyle w:val="Strong"/>
          <w:color w:val="000000"/>
        </w:rPr>
        <w:t>errored</w:t>
      </w:r>
      <w:proofErr w:type="spellEnd"/>
      <w:r>
        <w:rPr>
          <w:rStyle w:val="Strong"/>
          <w:color w:val="000000"/>
        </w:rPr>
        <w:t xml:space="preserve"> — was never updated. It still used </w:t>
      </w:r>
      <w:proofErr w:type="spellStart"/>
      <w:r>
        <w:rPr>
          <w:rStyle w:val="HTMLCode"/>
          <w:b/>
          <w:bCs/>
          <w:color w:val="000000"/>
        </w:rPr>
        <w:t>onclick</w:t>
      </w:r>
      <w:proofErr w:type="spellEnd"/>
      <w:r>
        <w:rPr>
          <w:rStyle w:val="HTMLCode"/>
          <w:b/>
          <w:bCs/>
          <w:color w:val="000000"/>
        </w:rPr>
        <w:t>="</w:t>
      </w:r>
      <w:proofErr w:type="spellStart"/>
      <w:r>
        <w:rPr>
          <w:rStyle w:val="HTMLCode"/>
          <w:b/>
          <w:bCs/>
          <w:color w:val="000000"/>
        </w:rPr>
        <w:t>window.location.href</w:t>
      </w:r>
      <w:proofErr w:type="spellEnd"/>
      <w:r>
        <w:rPr>
          <w:rStyle w:val="HTMLCode"/>
          <w:b/>
          <w:bCs/>
          <w:color w:val="000000"/>
        </w:rPr>
        <w:t>='${</w:t>
      </w:r>
      <w:proofErr w:type="spellStart"/>
      <w:r>
        <w:rPr>
          <w:rStyle w:val="HTMLCode"/>
          <w:b/>
          <w:bCs/>
          <w:color w:val="000000"/>
        </w:rPr>
        <w:t>connectUrl</w:t>
      </w:r>
      <w:proofErr w:type="spellEnd"/>
      <w:r>
        <w:rPr>
          <w:rStyle w:val="HTMLCode"/>
          <w:b/>
          <w:bCs/>
          <w:color w:val="000000"/>
        </w:rPr>
        <w:t>}'"</w:t>
      </w:r>
      <w:r>
        <w:rPr>
          <w:rStyle w:val="Strong"/>
          <w:color w:val="000000"/>
        </w:rPr>
        <w:t>. A plain browser navigation cannot send custom headers, so </w:t>
      </w:r>
      <w:proofErr w:type="spellStart"/>
      <w:r>
        <w:rPr>
          <w:rStyle w:val="HTMLCode"/>
          <w:b/>
          <w:bCs/>
          <w:color w:val="000000"/>
        </w:rPr>
        <w:t>initiateGoogleOAuth</w:t>
      </w:r>
      <w:proofErr w:type="spellEnd"/>
      <w:r>
        <w:rPr>
          <w:rStyle w:val="Strong"/>
          <w:color w:val="000000"/>
        </w:rPr>
        <w:t> and </w:t>
      </w:r>
      <w:proofErr w:type="spellStart"/>
      <w:r>
        <w:rPr>
          <w:rStyle w:val="HTMLCode"/>
          <w:b/>
          <w:bCs/>
          <w:color w:val="000000"/>
        </w:rPr>
        <w:t>initiateFacebookOAuth</w:t>
      </w:r>
      <w:proofErr w:type="spellEnd"/>
      <w:r>
        <w:rPr>
          <w:rStyle w:val="Strong"/>
          <w:color w:val="000000"/>
        </w:rPr>
        <w:t> (both protected by </w:t>
      </w:r>
      <w:proofErr w:type="spellStart"/>
      <w:r>
        <w:rPr>
          <w:rStyle w:val="HTMLCode"/>
          <w:b/>
          <w:bCs/>
          <w:color w:val="000000"/>
        </w:rPr>
        <w:t>verifyBearer</w:t>
      </w:r>
      <w:proofErr w:type="spellEnd"/>
      <w:r>
        <w:rPr>
          <w:rStyle w:val="Strong"/>
          <w:color w:val="000000"/>
        </w:rPr>
        <w:t>) returned 401 on every Reconnect click. Fix: Added </w:t>
      </w:r>
      <w:proofErr w:type="spellStart"/>
      <w:r>
        <w:rPr>
          <w:rStyle w:val="HTMLCode"/>
          <w:b/>
          <w:bCs/>
          <w:color w:val="000000"/>
        </w:rPr>
        <w:t>window.reconnectPlatform</w:t>
      </w:r>
      <w:proofErr w:type="spellEnd"/>
      <w:r>
        <w:rPr>
          <w:rStyle w:val="HTMLCode"/>
          <w:b/>
          <w:bCs/>
          <w:color w:val="000000"/>
        </w:rPr>
        <w:t>(</w:t>
      </w:r>
      <w:proofErr w:type="spellStart"/>
      <w:r>
        <w:rPr>
          <w:rStyle w:val="HTMLCode"/>
          <w:b/>
          <w:bCs/>
          <w:color w:val="000000"/>
        </w:rPr>
        <w:t>platformId</w:t>
      </w:r>
      <w:proofErr w:type="spellEnd"/>
      <w:r>
        <w:rPr>
          <w:rStyle w:val="HTMLCode"/>
          <w:b/>
          <w:bCs/>
          <w:color w:val="000000"/>
        </w:rPr>
        <w:t>)</w:t>
      </w:r>
      <w:r>
        <w:rPr>
          <w:rStyle w:val="Strong"/>
          <w:color w:val="000000"/>
        </w:rPr>
        <w:t> in the non-module script block (after </w:t>
      </w:r>
      <w:proofErr w:type="spellStart"/>
      <w:r>
        <w:rPr>
          <w:rStyle w:val="HTMLCode"/>
          <w:b/>
          <w:bCs/>
          <w:color w:val="000000"/>
        </w:rPr>
        <w:t>fbGateNo</w:t>
      </w:r>
      <w:proofErr w:type="spellEnd"/>
      <w:r>
        <w:rPr>
          <w:rStyle w:val="Strong"/>
          <w:color w:val="000000"/>
        </w:rPr>
        <w:t xml:space="preserve">). Uses the same fetch-then-navigate </w:t>
      </w:r>
      <w:r>
        <w:rPr>
          <w:rStyle w:val="Strong"/>
          <w:color w:val="000000"/>
        </w:rPr>
        <w:lastRenderedPageBreak/>
        <w:t>pattern as </w:t>
      </w:r>
      <w:proofErr w:type="spellStart"/>
      <w:r>
        <w:rPr>
          <w:rStyle w:val="HTMLCode"/>
          <w:b/>
          <w:bCs/>
          <w:color w:val="000000"/>
        </w:rPr>
        <w:t>proceedGoogleConnect</w:t>
      </w:r>
      <w:proofErr w:type="spellEnd"/>
      <w:r>
        <w:rPr>
          <w:rStyle w:val="Strong"/>
          <w:color w:val="000000"/>
        </w:rPr>
        <w:t> and </w:t>
      </w:r>
      <w:proofErr w:type="spellStart"/>
      <w:r>
        <w:rPr>
          <w:rStyle w:val="HTMLCode"/>
          <w:b/>
          <w:bCs/>
          <w:color w:val="000000"/>
        </w:rPr>
        <w:t>fbGateYes</w:t>
      </w:r>
      <w:proofErr w:type="spellEnd"/>
      <w:r>
        <w:rPr>
          <w:rStyle w:val="Strong"/>
          <w:color w:val="000000"/>
        </w:rPr>
        <w:t>: gets a fresh ID token via </w:t>
      </w:r>
      <w:r>
        <w:rPr>
          <w:rStyle w:val="HTMLCode"/>
          <w:b/>
          <w:bCs/>
          <w:color w:val="000000"/>
        </w:rPr>
        <w:t>window._</w:t>
      </w:r>
      <w:proofErr w:type="spellStart"/>
      <w:r>
        <w:rPr>
          <w:rStyle w:val="HTMLCode"/>
          <w:b/>
          <w:bCs/>
          <w:color w:val="000000"/>
        </w:rPr>
        <w:t>bbGetToken</w:t>
      </w:r>
      <w:proofErr w:type="spellEnd"/>
      <w:r>
        <w:rPr>
          <w:rStyle w:val="HTMLCode"/>
          <w:b/>
          <w:bCs/>
          <w:color w:val="000000"/>
        </w:rPr>
        <w:t>()</w:t>
      </w:r>
      <w:r>
        <w:rPr>
          <w:rStyle w:val="Strong"/>
          <w:color w:val="000000"/>
        </w:rPr>
        <w:t>, fetches the CF URL with </w:t>
      </w:r>
      <w:r>
        <w:rPr>
          <w:rStyle w:val="HTMLCode"/>
          <w:b/>
          <w:bCs/>
          <w:color w:val="000000"/>
        </w:rPr>
        <w:t>Authorization: Bearer</w:t>
      </w:r>
      <w:r>
        <w:rPr>
          <w:rStyle w:val="Strong"/>
          <w:color w:val="000000"/>
        </w:rPr>
        <w:t>, receives </w:t>
      </w:r>
      <w:r>
        <w:rPr>
          <w:rStyle w:val="HTMLCode"/>
          <w:b/>
          <w:bCs/>
          <w:color w:val="000000"/>
        </w:rPr>
        <w:t xml:space="preserve">{ </w:t>
      </w:r>
      <w:proofErr w:type="spellStart"/>
      <w:r>
        <w:rPr>
          <w:rStyle w:val="HTMLCode"/>
          <w:b/>
          <w:bCs/>
          <w:color w:val="000000"/>
        </w:rPr>
        <w:t>url</w:t>
      </w:r>
      <w:proofErr w:type="spellEnd"/>
      <w:r>
        <w:rPr>
          <w:rStyle w:val="HTMLCode"/>
          <w:b/>
          <w:bCs/>
          <w:color w:val="000000"/>
        </w:rPr>
        <w:t xml:space="preserve"> }</w:t>
      </w:r>
      <w:r>
        <w:rPr>
          <w:rStyle w:val="Strong"/>
          <w:color w:val="000000"/>
        </w:rPr>
        <w:t>, navigates to it. Guards against </w:t>
      </w:r>
      <w:r>
        <w:rPr>
          <w:rStyle w:val="HTMLCode"/>
          <w:b/>
          <w:bCs/>
          <w:color w:val="000000"/>
        </w:rPr>
        <w:t>_</w:t>
      </w:r>
      <w:proofErr w:type="spellStart"/>
      <w:r>
        <w:rPr>
          <w:rStyle w:val="HTMLCode"/>
          <w:b/>
          <w:bCs/>
          <w:color w:val="000000"/>
        </w:rPr>
        <w:t>bbGetToken</w:t>
      </w:r>
      <w:proofErr w:type="spellEnd"/>
      <w:r>
        <w:rPr>
          <w:rStyle w:val="Strong"/>
          <w:color w:val="000000"/>
        </w:rPr>
        <w:t> not yet set (module not loaded) with a "Please wait" toast. Replaced </w:t>
      </w:r>
      <w:r>
        <w:rPr>
          <w:rStyle w:val="HTMLCode"/>
          <w:b/>
          <w:bCs/>
          <w:color w:val="000000"/>
        </w:rPr>
        <w:t>onclick="window.location.href='${connectUrl}'"</w:t>
      </w:r>
      <w:r>
        <w:rPr>
          <w:rStyle w:val="Strong"/>
          <w:color w:val="000000"/>
        </w:rPr>
        <w:t> → </w:t>
      </w:r>
      <w:r>
        <w:rPr>
          <w:rStyle w:val="HTMLCode"/>
          <w:b/>
          <w:bCs/>
          <w:color w:val="000000"/>
        </w:rPr>
        <w:t>onclick="reconnectPlatform('${platformId}')"</w:t>
      </w:r>
      <w:r>
        <w:rPr>
          <w:rStyle w:val="Strong"/>
          <w:color w:val="000000"/>
        </w:rPr>
        <w:t> in the expired/error branch of </w:t>
      </w:r>
      <w:proofErr w:type="spellStart"/>
      <w:r>
        <w:rPr>
          <w:rStyle w:val="HTMLCode"/>
          <w:b/>
          <w:bCs/>
          <w:color w:val="000000"/>
        </w:rPr>
        <w:t>renderPlatform</w:t>
      </w:r>
      <w:proofErr w:type="spellEnd"/>
      <w:r>
        <w:rPr>
          <w:rStyle w:val="HTMLCode"/>
          <w:b/>
          <w:bCs/>
          <w:color w:val="000000"/>
        </w:rPr>
        <w:t>()</w:t>
      </w:r>
      <w:r>
        <w:rPr>
          <w:rStyle w:val="Strong"/>
          <w:color w:val="000000"/>
        </w:rPr>
        <w:t>. No changes to any Cloud Function. | | Jul 4, 2026 | </w:t>
      </w:r>
      <w:r>
        <w:rPr>
          <w:rStyle w:val="HTMLCode"/>
          <w:b/>
          <w:bCs/>
          <w:color w:val="000000"/>
        </w:rPr>
        <w:t>BlastyBiz.html</w:t>
      </w:r>
      <w:r>
        <w:rPr>
          <w:rStyle w:val="Strong"/>
          <w:color w:val="000000"/>
        </w:rPr>
        <w:t xml:space="preserve"> — Backward </w:t>
      </w:r>
      <w:proofErr w:type="spellStart"/>
      <w:r>
        <w:rPr>
          <w:rStyle w:val="Strong"/>
          <w:color w:val="000000"/>
        </w:rPr>
        <w:t>compat</w:t>
      </w:r>
      <w:proofErr w:type="spellEnd"/>
      <w:r>
        <w:rPr>
          <w:rStyle w:val="Strong"/>
          <w:color w:val="000000"/>
        </w:rPr>
        <w:t xml:space="preserve"> stripped (</w:t>
      </w:r>
      <w:proofErr w:type="spellStart"/>
      <w:r>
        <w:rPr>
          <w:rStyle w:val="Strong"/>
          <w:color w:val="000000"/>
        </w:rPr>
        <w:t>subcollection</w:t>
      </w:r>
      <w:proofErr w:type="spellEnd"/>
      <w:r>
        <w:rPr>
          <w:rStyle w:val="Strong"/>
          <w:color w:val="000000"/>
        </w:rPr>
        <w:t xml:space="preserve">-only) | Removed all array-field fallbacks now that every user is on the </w:t>
      </w:r>
      <w:proofErr w:type="spellStart"/>
      <w:r>
        <w:rPr>
          <w:rStyle w:val="Strong"/>
          <w:color w:val="000000"/>
        </w:rPr>
        <w:t>subcollection</w:t>
      </w:r>
      <w:proofErr w:type="spellEnd"/>
      <w:r>
        <w:rPr>
          <w:rStyle w:val="Strong"/>
          <w:color w:val="000000"/>
        </w:rPr>
        <w:t xml:space="preserve"> schema. 7 spots cleaned: (1) </w:t>
      </w:r>
      <w:proofErr w:type="spellStart"/>
      <w:r>
        <w:rPr>
          <w:rStyle w:val="HTMLCode"/>
          <w:b/>
          <w:bCs/>
          <w:color w:val="000000"/>
        </w:rPr>
        <w:t>refreshPhotoGridForScope</w:t>
      </w:r>
      <w:proofErr w:type="spellEnd"/>
      <w:r>
        <w:rPr>
          <w:rStyle w:val="Strong"/>
          <w:color w:val="000000"/>
        </w:rPr>
        <w:t> — removed </w:t>
      </w:r>
      <w:proofErr w:type="spellStart"/>
      <w:r>
        <w:rPr>
          <w:rStyle w:val="HTMLCode"/>
          <w:b/>
          <w:bCs/>
          <w:color w:val="000000"/>
        </w:rPr>
        <w:t>cam.photos</w:t>
      </w:r>
      <w:proofErr w:type="spellEnd"/>
      <w:r>
        <w:rPr>
          <w:rStyle w:val="HTMLCode"/>
          <w:b/>
          <w:bCs/>
          <w:color w:val="000000"/>
        </w:rPr>
        <w:t xml:space="preserve"> || []</w:t>
      </w:r>
      <w:r>
        <w:rPr>
          <w:rStyle w:val="Strong"/>
          <w:color w:val="000000"/>
        </w:rPr>
        <w:t xml:space="preserve"> fallback when </w:t>
      </w:r>
      <w:proofErr w:type="spellStart"/>
      <w:r>
        <w:rPr>
          <w:rStyle w:val="Strong"/>
          <w:color w:val="000000"/>
        </w:rPr>
        <w:t>subcollection</w:t>
      </w:r>
      <w:proofErr w:type="spellEnd"/>
      <w:r>
        <w:rPr>
          <w:rStyle w:val="Strong"/>
          <w:color w:val="000000"/>
        </w:rPr>
        <w:t xml:space="preserve"> returns empty (now yields </w:t>
      </w:r>
      <w:r>
        <w:rPr>
          <w:rStyle w:val="HTMLCode"/>
          <w:b/>
          <w:bCs/>
          <w:color w:val="000000"/>
        </w:rPr>
        <w:t>[]</w:t>
      </w:r>
      <w:r>
        <w:rPr>
          <w:rStyle w:val="Strong"/>
          <w:color w:val="000000"/>
        </w:rPr>
        <w:t>). (2) </w:t>
      </w:r>
      <w:proofErr w:type="spellStart"/>
      <w:r>
        <w:rPr>
          <w:rStyle w:val="HTMLCode"/>
          <w:b/>
          <w:bCs/>
          <w:color w:val="000000"/>
        </w:rPr>
        <w:t>submitFactoid</w:t>
      </w:r>
      <w:proofErr w:type="spellEnd"/>
      <w:r>
        <w:rPr>
          <w:rStyle w:val="Strong"/>
          <w:color w:val="000000"/>
        </w:rPr>
        <w:t> global branch — removed </w:t>
      </w:r>
      <w:r>
        <w:rPr>
          <w:rStyle w:val="HTMLCode"/>
          <w:b/>
          <w:bCs/>
          <w:color w:val="000000"/>
        </w:rPr>
        <w:t>window._</w:t>
      </w:r>
      <w:proofErr w:type="spellStart"/>
      <w:r>
        <w:rPr>
          <w:rStyle w:val="HTMLCode"/>
          <w:b/>
          <w:bCs/>
          <w:color w:val="000000"/>
        </w:rPr>
        <w:t>globalFactoids</w:t>
      </w:r>
      <w:proofErr w:type="spellEnd"/>
      <w:r>
        <w:rPr>
          <w:rStyle w:val="HTMLCode"/>
          <w:b/>
          <w:bCs/>
          <w:color w:val="000000"/>
        </w:rPr>
        <w:t xml:space="preserve"> = window._</w:t>
      </w:r>
      <w:proofErr w:type="spellStart"/>
      <w:r>
        <w:rPr>
          <w:rStyle w:val="HTMLCode"/>
          <w:b/>
          <w:bCs/>
          <w:color w:val="000000"/>
        </w:rPr>
        <w:t>globalFactoids</w:t>
      </w:r>
      <w:proofErr w:type="spellEnd"/>
      <w:r>
        <w:rPr>
          <w:rStyle w:val="HTMLCode"/>
          <w:b/>
          <w:bCs/>
          <w:color w:val="000000"/>
        </w:rPr>
        <w:t xml:space="preserve"> || []</w:t>
      </w:r>
      <w:r>
        <w:rPr>
          <w:rStyle w:val="Strong"/>
          <w:color w:val="000000"/>
        </w:rPr>
        <w:t> guard (array already initialized at startup). (3) </w:t>
      </w:r>
      <w:proofErr w:type="spellStart"/>
      <w:r>
        <w:rPr>
          <w:rStyle w:val="HTMLCode"/>
          <w:b/>
          <w:bCs/>
          <w:color w:val="000000"/>
        </w:rPr>
        <w:t>submitFactoid</w:t>
      </w:r>
      <w:proofErr w:type="spellEnd"/>
      <w:r>
        <w:rPr>
          <w:rStyle w:val="Strong"/>
          <w:color w:val="000000"/>
        </w:rPr>
        <w:t> campaign branch — removed </w:t>
      </w:r>
      <w:r>
        <w:rPr>
          <w:rStyle w:val="HTMLCode"/>
          <w:b/>
          <w:bCs/>
          <w:color w:val="000000"/>
        </w:rPr>
        <w:t>if (!</w:t>
      </w:r>
      <w:proofErr w:type="spellStart"/>
      <w:r>
        <w:rPr>
          <w:rStyle w:val="HTMLCode"/>
          <w:b/>
          <w:bCs/>
          <w:color w:val="000000"/>
        </w:rPr>
        <w:t>cam.factoids</w:t>
      </w:r>
      <w:proofErr w:type="spellEnd"/>
      <w:r>
        <w:rPr>
          <w:rStyle w:val="HTMLCode"/>
          <w:b/>
          <w:bCs/>
          <w:color w:val="000000"/>
        </w:rPr>
        <w:t xml:space="preserve">) </w:t>
      </w:r>
      <w:proofErr w:type="spellStart"/>
      <w:r>
        <w:rPr>
          <w:rStyle w:val="HTMLCode"/>
          <w:b/>
          <w:bCs/>
          <w:color w:val="000000"/>
        </w:rPr>
        <w:t>cam.factoids</w:t>
      </w:r>
      <w:proofErr w:type="spellEnd"/>
      <w:r>
        <w:rPr>
          <w:rStyle w:val="HTMLCode"/>
          <w:b/>
          <w:bCs/>
          <w:color w:val="000000"/>
        </w:rPr>
        <w:t xml:space="preserve"> = []; </w:t>
      </w:r>
      <w:proofErr w:type="spellStart"/>
      <w:r>
        <w:rPr>
          <w:rStyle w:val="HTMLCode"/>
          <w:b/>
          <w:bCs/>
          <w:color w:val="000000"/>
        </w:rPr>
        <w:t>cam.factoids.push</w:t>
      </w:r>
      <w:proofErr w:type="spellEnd"/>
      <w:r>
        <w:rPr>
          <w:rStyle w:val="HTMLCode"/>
          <w:b/>
          <w:bCs/>
          <w:color w:val="000000"/>
        </w:rPr>
        <w:t>(...)</w:t>
      </w:r>
      <w:r>
        <w:rPr>
          <w:rStyle w:val="Strong"/>
          <w:color w:val="000000"/>
        </w:rPr>
        <w:t> (</w:t>
      </w:r>
      <w:proofErr w:type="spellStart"/>
      <w:r>
        <w:rPr>
          <w:rStyle w:val="Strong"/>
          <w:color w:val="000000"/>
        </w:rPr>
        <w:t>subcollection</w:t>
      </w:r>
      <w:proofErr w:type="spellEnd"/>
      <w:r>
        <w:rPr>
          <w:rStyle w:val="Strong"/>
          <w:color w:val="000000"/>
        </w:rPr>
        <w:t xml:space="preserve"> is the write target; no in-memory array sync). (4) </w:t>
      </w:r>
      <w:proofErr w:type="spellStart"/>
      <w:r>
        <w:rPr>
          <w:rStyle w:val="HTMLCode"/>
          <w:b/>
          <w:bCs/>
          <w:color w:val="000000"/>
        </w:rPr>
        <w:t>selectCampaign</w:t>
      </w:r>
      <w:proofErr w:type="spellEnd"/>
      <w:r>
        <w:rPr>
          <w:rStyle w:val="Strong"/>
          <w:color w:val="000000"/>
        </w:rPr>
        <w:t> images block — removed </w:t>
      </w:r>
      <w:proofErr w:type="spellStart"/>
      <w:r>
        <w:rPr>
          <w:rStyle w:val="HTMLCode"/>
          <w:b/>
          <w:bCs/>
          <w:color w:val="000000"/>
        </w:rPr>
        <w:t>cam.photos</w:t>
      </w:r>
      <w:proofErr w:type="spellEnd"/>
      <w:r>
        <w:rPr>
          <w:rStyle w:val="HTMLCode"/>
          <w:b/>
          <w:bCs/>
          <w:color w:val="000000"/>
        </w:rPr>
        <w:t xml:space="preserve"> || []</w:t>
      </w:r>
      <w:r>
        <w:rPr>
          <w:rStyle w:val="Strong"/>
          <w:color w:val="000000"/>
        </w:rPr>
        <w:t xml:space="preserve"> fallback on empty </w:t>
      </w:r>
      <w:proofErr w:type="spellStart"/>
      <w:r>
        <w:rPr>
          <w:rStyle w:val="Strong"/>
          <w:color w:val="000000"/>
        </w:rPr>
        <w:t>subcollection</w:t>
      </w:r>
      <w:proofErr w:type="spellEnd"/>
      <w:r>
        <w:rPr>
          <w:rStyle w:val="Strong"/>
          <w:color w:val="000000"/>
        </w:rPr>
        <w:t xml:space="preserve"> and on </w:t>
      </w:r>
      <w:r>
        <w:rPr>
          <w:rStyle w:val="HTMLCode"/>
          <w:b/>
          <w:bCs/>
          <w:color w:val="000000"/>
        </w:rPr>
        <w:t>_</w:t>
      </w:r>
      <w:proofErr w:type="spellStart"/>
      <w:r>
        <w:rPr>
          <w:rStyle w:val="HTMLCode"/>
          <w:b/>
          <w:bCs/>
          <w:color w:val="000000"/>
        </w:rPr>
        <w:t>bbLoadCampaignImages</w:t>
      </w:r>
      <w:proofErr w:type="spellEnd"/>
      <w:r>
        <w:rPr>
          <w:rStyle w:val="Strong"/>
          <w:color w:val="000000"/>
        </w:rPr>
        <w:t> not being available (both now yield </w:t>
      </w:r>
      <w:r>
        <w:rPr>
          <w:rStyle w:val="HTMLCode"/>
          <w:b/>
          <w:bCs/>
          <w:color w:val="000000"/>
        </w:rPr>
        <w:t>[]</w:t>
      </w:r>
      <w:r>
        <w:rPr>
          <w:rStyle w:val="Strong"/>
          <w:color w:val="000000"/>
        </w:rPr>
        <w:t>). (5) </w:t>
      </w:r>
      <w:proofErr w:type="spellStart"/>
      <w:r>
        <w:rPr>
          <w:rStyle w:val="HTMLCode"/>
          <w:b/>
          <w:bCs/>
          <w:color w:val="000000"/>
        </w:rPr>
        <w:t>selectCampaign</w:t>
      </w:r>
      <w:proofErr w:type="spellEnd"/>
      <w:r>
        <w:rPr>
          <w:rStyle w:val="Strong"/>
          <w:color w:val="000000"/>
        </w:rPr>
        <w:t> factoids block — removed </w:t>
      </w:r>
      <w:r>
        <w:rPr>
          <w:rStyle w:val="HTMLCode"/>
          <w:b/>
          <w:bCs/>
          <w:color w:val="000000"/>
        </w:rPr>
        <w:t>if (</w:t>
      </w:r>
      <w:proofErr w:type="spellStart"/>
      <w:r>
        <w:rPr>
          <w:rStyle w:val="HTMLCode"/>
          <w:b/>
          <w:bCs/>
          <w:color w:val="000000"/>
        </w:rPr>
        <w:t>facts.length</w:t>
      </w:r>
      <w:proofErr w:type="spellEnd"/>
      <w:r>
        <w:rPr>
          <w:rStyle w:val="HTMLCode"/>
          <w:b/>
          <w:bCs/>
          <w:color w:val="000000"/>
        </w:rPr>
        <w:t xml:space="preserve"> === 0) return</w:t>
      </w:r>
      <w:r>
        <w:rPr>
          <w:rStyle w:val="Strong"/>
          <w:color w:val="000000"/>
        </w:rPr>
        <w:t> guard that preserved stale </w:t>
      </w:r>
      <w:proofErr w:type="spellStart"/>
      <w:r>
        <w:rPr>
          <w:rStyle w:val="HTMLCode"/>
          <w:b/>
          <w:bCs/>
          <w:color w:val="000000"/>
        </w:rPr>
        <w:t>cam.factoids</w:t>
      </w:r>
      <w:proofErr w:type="spellEnd"/>
      <w:r>
        <w:rPr>
          <w:rStyle w:val="Strong"/>
          <w:color w:val="000000"/>
        </w:rPr>
        <w:t xml:space="preserve"> (now always overwrites with </w:t>
      </w:r>
      <w:proofErr w:type="spellStart"/>
      <w:r>
        <w:rPr>
          <w:rStyle w:val="Strong"/>
          <w:color w:val="000000"/>
        </w:rPr>
        <w:t>subcollection</w:t>
      </w:r>
      <w:proofErr w:type="spellEnd"/>
      <w:r>
        <w:rPr>
          <w:rStyle w:val="Strong"/>
          <w:color w:val="000000"/>
        </w:rPr>
        <w:t xml:space="preserve"> result). (6) </w:t>
      </w:r>
      <w:r>
        <w:rPr>
          <w:rStyle w:val="HTMLCode"/>
          <w:b/>
          <w:bCs/>
          <w:color w:val="000000"/>
        </w:rPr>
        <w:t>_</w:t>
      </w:r>
      <w:proofErr w:type="spellStart"/>
      <w:r>
        <w:rPr>
          <w:rStyle w:val="HTMLCode"/>
          <w:b/>
          <w:bCs/>
          <w:color w:val="000000"/>
        </w:rPr>
        <w:t>bbUploadPhoto</w:t>
      </w:r>
      <w:proofErr w:type="spellEnd"/>
      <w:r>
        <w:rPr>
          <w:rStyle w:val="Strong"/>
          <w:color w:val="000000"/>
        </w:rPr>
        <w:t> campaign branch — removed </w:t>
      </w:r>
      <w:proofErr w:type="spellStart"/>
      <w:r>
        <w:rPr>
          <w:rStyle w:val="HTMLCode"/>
          <w:b/>
          <w:bCs/>
          <w:color w:val="000000"/>
        </w:rPr>
        <w:t>cam.photos.push</w:t>
      </w:r>
      <w:proofErr w:type="spellEnd"/>
      <w:r>
        <w:rPr>
          <w:rStyle w:val="HTMLCode"/>
          <w:b/>
          <w:bCs/>
          <w:color w:val="000000"/>
        </w:rPr>
        <w:t>(...)</w:t>
      </w:r>
      <w:r>
        <w:rPr>
          <w:rStyle w:val="Strong"/>
          <w:color w:val="000000"/>
        </w:rPr>
        <w:t xml:space="preserve"> sync after </w:t>
      </w:r>
      <w:proofErr w:type="spellStart"/>
      <w:r>
        <w:rPr>
          <w:rStyle w:val="Strong"/>
          <w:color w:val="000000"/>
        </w:rPr>
        <w:t>subcollection</w:t>
      </w:r>
      <w:proofErr w:type="spellEnd"/>
      <w:r>
        <w:rPr>
          <w:rStyle w:val="Strong"/>
          <w:color w:val="000000"/>
        </w:rPr>
        <w:t xml:space="preserve"> write. (7) </w:t>
      </w:r>
      <w:r>
        <w:rPr>
          <w:rStyle w:val="HTMLCode"/>
          <w:b/>
          <w:bCs/>
          <w:color w:val="000000"/>
        </w:rPr>
        <w:t>_</w:t>
      </w:r>
      <w:proofErr w:type="spellStart"/>
      <w:r>
        <w:rPr>
          <w:rStyle w:val="HTMLCode"/>
          <w:b/>
          <w:bCs/>
          <w:color w:val="000000"/>
        </w:rPr>
        <w:t>bbDeletePhoto</w:t>
      </w:r>
      <w:proofErr w:type="spellEnd"/>
      <w:r>
        <w:rPr>
          <w:rStyle w:val="Strong"/>
          <w:color w:val="000000"/>
        </w:rPr>
        <w:t> campaign branch — removed </w:t>
      </w:r>
      <w:proofErr w:type="spellStart"/>
      <w:r>
        <w:rPr>
          <w:rStyle w:val="HTMLCode"/>
          <w:b/>
          <w:bCs/>
          <w:color w:val="000000"/>
        </w:rPr>
        <w:t>cam.photos.filter</w:t>
      </w:r>
      <w:proofErr w:type="spellEnd"/>
      <w:r>
        <w:rPr>
          <w:rStyle w:val="HTMLCode"/>
          <w:b/>
          <w:bCs/>
          <w:color w:val="000000"/>
        </w:rPr>
        <w:t>(...)</w:t>
      </w:r>
      <w:r>
        <w:rPr>
          <w:rStyle w:val="Strong"/>
          <w:color w:val="000000"/>
        </w:rPr>
        <w:t xml:space="preserve"> sync after </w:t>
      </w:r>
      <w:proofErr w:type="spellStart"/>
      <w:r>
        <w:rPr>
          <w:rStyle w:val="Strong"/>
          <w:color w:val="000000"/>
        </w:rPr>
        <w:t>subcollection</w:t>
      </w:r>
      <w:proofErr w:type="spellEnd"/>
      <w:r>
        <w:rPr>
          <w:rStyle w:val="Strong"/>
          <w:color w:val="000000"/>
        </w:rPr>
        <w:t xml:space="preserve"> delete. Deployed and curl-verified: zero </w:t>
      </w:r>
      <w:proofErr w:type="spellStart"/>
      <w:r>
        <w:rPr>
          <w:rStyle w:val="HTMLCode"/>
          <w:b/>
          <w:bCs/>
          <w:color w:val="000000"/>
        </w:rPr>
        <w:t>cam.photos</w:t>
      </w:r>
      <w:proofErr w:type="spellEnd"/>
      <w:r>
        <w:rPr>
          <w:rStyle w:val="Strong"/>
          <w:color w:val="000000"/>
        </w:rPr>
        <w:t>, </w:t>
      </w:r>
      <w:proofErr w:type="spellStart"/>
      <w:r>
        <w:rPr>
          <w:rStyle w:val="HTMLCode"/>
          <w:b/>
          <w:bCs/>
          <w:color w:val="000000"/>
        </w:rPr>
        <w:t>biz.globalFactoids</w:t>
      </w:r>
      <w:proofErr w:type="spellEnd"/>
      <w:r>
        <w:rPr>
          <w:rStyle w:val="Strong"/>
          <w:color w:val="000000"/>
        </w:rPr>
        <w:t>, </w:t>
      </w:r>
      <w:proofErr w:type="spellStart"/>
      <w:r>
        <w:rPr>
          <w:rStyle w:val="HTMLCode"/>
          <w:b/>
          <w:bCs/>
          <w:color w:val="000000"/>
        </w:rPr>
        <w:t>globalFactoids</w:t>
      </w:r>
      <w:proofErr w:type="spellEnd"/>
      <w:r>
        <w:rPr>
          <w:rStyle w:val="HTMLCode"/>
          <w:b/>
          <w:bCs/>
          <w:color w:val="000000"/>
        </w:rPr>
        <w:t xml:space="preserve"> \|\| []</w:t>
      </w:r>
      <w:r>
        <w:rPr>
          <w:rStyle w:val="Strong"/>
          <w:color w:val="000000"/>
        </w:rPr>
        <w:t> (</w:t>
      </w:r>
      <w:proofErr w:type="spellStart"/>
      <w:r>
        <w:rPr>
          <w:rStyle w:val="Strong"/>
          <w:color w:val="000000"/>
        </w:rPr>
        <w:t>Firestore</w:t>
      </w:r>
      <w:proofErr w:type="spellEnd"/>
      <w:r>
        <w:rPr>
          <w:rStyle w:val="Strong"/>
          <w:color w:val="000000"/>
        </w:rPr>
        <w:t xml:space="preserve"> fallback form), or "fallback" comment references remain in deployed HTML. | | Jul 4, 2026 | </w:t>
      </w:r>
      <w:r>
        <w:rPr>
          <w:rStyle w:val="HTMLCode"/>
          <w:b/>
          <w:bCs/>
          <w:color w:val="000000"/>
        </w:rPr>
        <w:t>BlastyBiz.html</w:t>
      </w:r>
      <w:r>
        <w:rPr>
          <w:rStyle w:val="Strong"/>
          <w:color w:val="000000"/>
        </w:rPr>
        <w:t> + </w:t>
      </w:r>
      <w:r>
        <w:rPr>
          <w:rStyle w:val="HTMLCode"/>
          <w:b/>
          <w:bCs/>
          <w:color w:val="000000"/>
        </w:rPr>
        <w:t>firestore.rules</w:t>
      </w:r>
      <w:r>
        <w:rPr>
          <w:rStyle w:val="Strong"/>
          <w:color w:val="000000"/>
        </w:rPr>
        <w:t xml:space="preserve"> — Facts &amp; images </w:t>
      </w:r>
      <w:proofErr w:type="spellStart"/>
      <w:r>
        <w:rPr>
          <w:rStyle w:val="Strong"/>
          <w:color w:val="000000"/>
        </w:rPr>
        <w:t>subcollection</w:t>
      </w:r>
      <w:proofErr w:type="spellEnd"/>
      <w:r>
        <w:rPr>
          <w:rStyle w:val="Strong"/>
          <w:color w:val="000000"/>
        </w:rPr>
        <w:t xml:space="preserve"> architecture | Schema implemented: </w:t>
      </w:r>
      <w:r>
        <w:rPr>
          <w:rStyle w:val="HTMLCode"/>
          <w:b/>
          <w:bCs/>
          <w:color w:val="000000"/>
        </w:rPr>
        <w:t>users/{uid}/businesses/{bizId}/facts/{factId}</w:t>
      </w:r>
      <w:r>
        <w:rPr>
          <w:rStyle w:val="Strong"/>
          <w:color w:val="000000"/>
        </w:rPr>
        <w:t> (global factoids), </w:t>
      </w:r>
      <w:r>
        <w:rPr>
          <w:rStyle w:val="HTMLCode"/>
          <w:b/>
          <w:bCs/>
          <w:color w:val="000000"/>
        </w:rPr>
        <w:t>users/{uid}/businesses/{bizId}/images/{imageId}</w:t>
      </w:r>
      <w:r>
        <w:rPr>
          <w:rStyle w:val="Strong"/>
          <w:color w:val="000000"/>
        </w:rPr>
        <w:t> (global business images), </w:t>
      </w:r>
      <w:r>
        <w:rPr>
          <w:rStyle w:val="HTMLCode"/>
          <w:b/>
          <w:bCs/>
          <w:color w:val="000000"/>
        </w:rPr>
        <w:t>users/{uid}/businesses/{bizId}/campaigns/{campId}/facts/{factId}</w:t>
      </w:r>
      <w:r>
        <w:rPr>
          <w:rStyle w:val="Strong"/>
          <w:color w:val="000000"/>
        </w:rPr>
        <w:t> (campaign factoids), </w:t>
      </w:r>
      <w:r>
        <w:rPr>
          <w:rStyle w:val="HTMLCode"/>
          <w:b/>
          <w:bCs/>
          <w:color w:val="000000"/>
        </w:rPr>
        <w:t>users/{uid}/businesses/{bizId}/campaigns/{campId}/images/{imageId}</w:t>
      </w:r>
      <w:r>
        <w:rPr>
          <w:rStyle w:val="Strong"/>
          <w:color w:val="000000"/>
        </w:rPr>
        <w:t> (campaign photos). Also added future-ready rules for </w:t>
      </w:r>
      <w:r>
        <w:rPr>
          <w:rStyle w:val="HTMLCode"/>
          <w:b/>
          <w:bCs/>
          <w:color w:val="000000"/>
        </w:rPr>
        <w:t>campaigns/{</w:t>
      </w:r>
      <w:proofErr w:type="spellStart"/>
      <w:r>
        <w:rPr>
          <w:rStyle w:val="HTMLCode"/>
          <w:b/>
          <w:bCs/>
          <w:color w:val="000000"/>
        </w:rPr>
        <w:t>campId</w:t>
      </w:r>
      <w:proofErr w:type="spellEnd"/>
      <w:r>
        <w:rPr>
          <w:rStyle w:val="HTMLCode"/>
          <w:b/>
          <w:bCs/>
          <w:color w:val="000000"/>
        </w:rPr>
        <w:t>}/documents/</w:t>
      </w:r>
      <w:r>
        <w:rPr>
          <w:rStyle w:val="Strong"/>
          <w:color w:val="000000"/>
        </w:rPr>
        <w:t>, </w:t>
      </w:r>
      <w:r>
        <w:rPr>
          <w:rStyle w:val="HTMLCode"/>
          <w:b/>
          <w:bCs/>
          <w:color w:val="000000"/>
        </w:rPr>
        <w:t>copy/</w:t>
      </w:r>
      <w:r>
        <w:rPr>
          <w:rStyle w:val="Strong"/>
          <w:color w:val="000000"/>
        </w:rPr>
        <w:t>, </w:t>
      </w:r>
      <w:r>
        <w:rPr>
          <w:rStyle w:val="HTMLCode"/>
          <w:b/>
          <w:bCs/>
          <w:color w:val="000000"/>
        </w:rPr>
        <w:t>advertising/</w:t>
      </w:r>
      <w:r>
        <w:rPr>
          <w:rStyle w:val="Strong"/>
          <w:color w:val="000000"/>
        </w:rPr>
        <w:t>. Changes — 2 files: (1) </w:t>
      </w:r>
      <w:r>
        <w:rPr>
          <w:rStyle w:val="HTMLCode"/>
          <w:b/>
          <w:bCs/>
          <w:color w:val="000000"/>
        </w:rPr>
        <w:t>BlastyBiz.html</w:t>
      </w:r>
      <w:r>
        <w:rPr>
          <w:rStyle w:val="Strong"/>
          <w:color w:val="000000"/>
        </w:rPr>
        <w:t xml:space="preserve"> — Module script: added 11 new </w:t>
      </w:r>
      <w:proofErr w:type="spellStart"/>
      <w:r>
        <w:rPr>
          <w:rStyle w:val="Strong"/>
          <w:color w:val="000000"/>
        </w:rPr>
        <w:t>subcollection</w:t>
      </w:r>
      <w:proofErr w:type="spellEnd"/>
      <w:r>
        <w:rPr>
          <w:rStyle w:val="Strong"/>
          <w:color w:val="000000"/>
        </w:rPr>
        <w:t xml:space="preserve"> helpers (</w:t>
      </w:r>
      <w:r>
        <w:rPr>
          <w:rStyle w:val="HTMLCode"/>
          <w:b/>
          <w:bCs/>
          <w:color w:val="000000"/>
        </w:rPr>
        <w:t>_bbSaveGlobalFact</w:t>
      </w:r>
      <w:r>
        <w:rPr>
          <w:rStyle w:val="Strong"/>
          <w:color w:val="000000"/>
        </w:rPr>
        <w:t>, </w:t>
      </w:r>
      <w:r>
        <w:rPr>
          <w:rStyle w:val="HTMLCode"/>
          <w:b/>
          <w:bCs/>
          <w:color w:val="000000"/>
        </w:rPr>
        <w:t>_bbDeleteGlobalFact</w:t>
      </w:r>
      <w:r>
        <w:rPr>
          <w:rStyle w:val="Strong"/>
          <w:color w:val="000000"/>
        </w:rPr>
        <w:t>, </w:t>
      </w:r>
      <w:r>
        <w:rPr>
          <w:rStyle w:val="HTMLCode"/>
          <w:b/>
          <w:bCs/>
          <w:color w:val="000000"/>
        </w:rPr>
        <w:t>_bbLoadGlobalFacts</w:t>
      </w:r>
      <w:r>
        <w:rPr>
          <w:rStyle w:val="Strong"/>
          <w:color w:val="000000"/>
        </w:rPr>
        <w:t>, </w:t>
      </w:r>
      <w:r>
        <w:rPr>
          <w:rStyle w:val="HTMLCode"/>
          <w:b/>
          <w:bCs/>
          <w:color w:val="000000"/>
        </w:rPr>
        <w:t>_bbSaveGlobalImage</w:t>
      </w:r>
      <w:r>
        <w:rPr>
          <w:rStyle w:val="Strong"/>
          <w:color w:val="000000"/>
        </w:rPr>
        <w:t>, </w:t>
      </w:r>
      <w:r>
        <w:rPr>
          <w:rStyle w:val="HTMLCode"/>
          <w:b/>
          <w:bCs/>
          <w:color w:val="000000"/>
        </w:rPr>
        <w:t>_bbLoadGlobalImages</w:t>
      </w:r>
      <w:r>
        <w:rPr>
          <w:rStyle w:val="Strong"/>
          <w:color w:val="000000"/>
        </w:rPr>
        <w:t>, </w:t>
      </w:r>
      <w:r>
        <w:rPr>
          <w:rStyle w:val="HTMLCode"/>
          <w:b/>
          <w:bCs/>
          <w:color w:val="000000"/>
        </w:rPr>
        <w:t>_bbDeleteGlobalImage</w:t>
      </w:r>
      <w:r>
        <w:rPr>
          <w:rStyle w:val="Strong"/>
          <w:color w:val="000000"/>
        </w:rPr>
        <w:t>, </w:t>
      </w:r>
      <w:r>
        <w:rPr>
          <w:rStyle w:val="HTMLCode"/>
          <w:b/>
          <w:bCs/>
          <w:color w:val="000000"/>
        </w:rPr>
        <w:t>_bbLoadCampaignFactoids</w:t>
      </w:r>
      <w:r>
        <w:rPr>
          <w:rStyle w:val="Strong"/>
          <w:color w:val="000000"/>
        </w:rPr>
        <w:t>, </w:t>
      </w:r>
      <w:r>
        <w:rPr>
          <w:rStyle w:val="HTMLCode"/>
          <w:b/>
          <w:bCs/>
          <w:color w:val="000000"/>
        </w:rPr>
        <w:t>_bbSaveCampaignFact</w:t>
      </w:r>
      <w:r>
        <w:rPr>
          <w:rStyle w:val="Strong"/>
          <w:color w:val="000000"/>
        </w:rPr>
        <w:t>, </w:t>
      </w:r>
      <w:r>
        <w:rPr>
          <w:rStyle w:val="HTMLCode"/>
          <w:b/>
          <w:bCs/>
          <w:color w:val="000000"/>
        </w:rPr>
        <w:t>_bbLoadCampaignImages</w:t>
      </w:r>
      <w:r>
        <w:rPr>
          <w:rStyle w:val="Strong"/>
          <w:color w:val="000000"/>
        </w:rPr>
        <w:t>, </w:t>
      </w:r>
      <w:r>
        <w:rPr>
          <w:rStyle w:val="HTMLCode"/>
          <w:b/>
          <w:bCs/>
          <w:color w:val="000000"/>
        </w:rPr>
        <w:t>_bbSaveCampaignImage</w:t>
      </w:r>
      <w:r>
        <w:rPr>
          <w:rStyle w:val="Strong"/>
          <w:color w:val="000000"/>
        </w:rPr>
        <w:t>, </w:t>
      </w:r>
      <w:r>
        <w:rPr>
          <w:rStyle w:val="HTMLCode"/>
          <w:b/>
          <w:bCs/>
          <w:color w:val="000000"/>
        </w:rPr>
        <w:t>_bbDeleteCampaignImage</w:t>
      </w:r>
      <w:r>
        <w:rPr>
          <w:rStyle w:val="Strong"/>
          <w:color w:val="000000"/>
        </w:rPr>
        <w:t>). Moved </w:t>
      </w:r>
      <w:r>
        <w:rPr>
          <w:rStyle w:val="HTMLCode"/>
          <w:b/>
          <w:bCs/>
          <w:color w:val="000000"/>
        </w:rPr>
        <w:t>_saveInsightToFirestore</w:t>
      </w:r>
      <w:r>
        <w:rPr>
          <w:rStyle w:val="Strong"/>
          <w:color w:val="000000"/>
        </w:rPr>
        <w:t> and </w:t>
      </w:r>
      <w:r>
        <w:rPr>
          <w:rStyle w:val="HTMLCode"/>
          <w:b/>
          <w:bCs/>
          <w:color w:val="000000"/>
        </w:rPr>
        <w:t>_saveGlobalFactoidsToFirestore</w:t>
      </w:r>
      <w:r>
        <w:rPr>
          <w:rStyle w:val="Strong"/>
          <w:color w:val="000000"/>
        </w:rPr>
        <w:t> into module scope (they referenced module-scoped </w:t>
      </w:r>
      <w:proofErr w:type="spellStart"/>
      <w:r>
        <w:rPr>
          <w:rStyle w:val="HTMLCode"/>
          <w:b/>
          <w:bCs/>
          <w:color w:val="000000"/>
        </w:rPr>
        <w:t>activeBizId</w:t>
      </w:r>
      <w:proofErr w:type="spellEnd"/>
      <w:r>
        <w:rPr>
          <w:rStyle w:val="Strong"/>
          <w:color w:val="000000"/>
        </w:rPr>
        <w:t> which was inaccessible from the plain script — both were dead code before this fix). Updated startup load: two-tier </w:t>
      </w:r>
      <w:proofErr w:type="spellStart"/>
      <w:r>
        <w:rPr>
          <w:rStyle w:val="HTMLCode"/>
          <w:b/>
          <w:bCs/>
          <w:color w:val="000000"/>
        </w:rPr>
        <w:t>globalFactoids</w:t>
      </w:r>
      <w:proofErr w:type="spellEnd"/>
      <w:r>
        <w:rPr>
          <w:rStyle w:val="Strong"/>
          <w:color w:val="000000"/>
        </w:rPr>
        <w:t> load (</w:t>
      </w:r>
      <w:proofErr w:type="spellStart"/>
      <w:r>
        <w:rPr>
          <w:rStyle w:val="Strong"/>
          <w:color w:val="000000"/>
        </w:rPr>
        <w:t>subcollection</w:t>
      </w:r>
      <w:proofErr w:type="spellEnd"/>
      <w:r>
        <w:rPr>
          <w:rStyle w:val="Strong"/>
          <w:color w:val="000000"/>
        </w:rPr>
        <w:t xml:space="preserve"> first, </w:t>
      </w:r>
      <w:proofErr w:type="spellStart"/>
      <w:r>
        <w:rPr>
          <w:rStyle w:val="HTMLCode"/>
          <w:b/>
          <w:bCs/>
          <w:color w:val="000000"/>
        </w:rPr>
        <w:t>biz.globalFactoids</w:t>
      </w:r>
      <w:proofErr w:type="spellEnd"/>
      <w:r>
        <w:rPr>
          <w:rStyle w:val="Strong"/>
          <w:color w:val="000000"/>
        </w:rPr>
        <w:t> array fallback); global images loaded from </w:t>
      </w:r>
      <w:r>
        <w:rPr>
          <w:rStyle w:val="HTMLCode"/>
          <w:b/>
          <w:bCs/>
          <w:color w:val="000000"/>
        </w:rPr>
        <w:t>images/</w:t>
      </w:r>
      <w:r>
        <w:rPr>
          <w:rStyle w:val="Strong"/>
          <w:color w:val="000000"/>
        </w:rPr>
        <w:t> </w:t>
      </w:r>
      <w:proofErr w:type="spellStart"/>
      <w:r>
        <w:rPr>
          <w:rStyle w:val="Strong"/>
          <w:color w:val="000000"/>
        </w:rPr>
        <w:t>subcollection</w:t>
      </w:r>
      <w:proofErr w:type="spellEnd"/>
      <w:r>
        <w:rPr>
          <w:rStyle w:val="Strong"/>
          <w:color w:val="000000"/>
        </w:rPr>
        <w:t xml:space="preserve"> on startup. Updated </w:t>
      </w:r>
      <w:proofErr w:type="spellStart"/>
      <w:r>
        <w:rPr>
          <w:rStyle w:val="HTMLCode"/>
          <w:b/>
          <w:bCs/>
          <w:color w:val="000000"/>
        </w:rPr>
        <w:t>submitFactoid</w:t>
      </w:r>
      <w:proofErr w:type="spellEnd"/>
      <w:r>
        <w:rPr>
          <w:rStyle w:val="HTMLCode"/>
          <w:b/>
          <w:bCs/>
          <w:color w:val="000000"/>
        </w:rPr>
        <w:t>()</w:t>
      </w:r>
      <w:r>
        <w:rPr>
          <w:rStyle w:val="Strong"/>
          <w:color w:val="000000"/>
        </w:rPr>
        <w:t> to call </w:t>
      </w:r>
      <w:r>
        <w:rPr>
          <w:rStyle w:val="HTMLCode"/>
          <w:b/>
          <w:bCs/>
          <w:color w:val="000000"/>
        </w:rPr>
        <w:t>_</w:t>
      </w:r>
      <w:proofErr w:type="spellStart"/>
      <w:r>
        <w:rPr>
          <w:rStyle w:val="HTMLCode"/>
          <w:b/>
          <w:bCs/>
          <w:color w:val="000000"/>
        </w:rPr>
        <w:t>bbSaveGlobalFact</w:t>
      </w:r>
      <w:proofErr w:type="spellEnd"/>
      <w:r>
        <w:rPr>
          <w:rStyle w:val="HTMLCode"/>
          <w:b/>
          <w:bCs/>
          <w:color w:val="000000"/>
        </w:rPr>
        <w:t>()</w:t>
      </w:r>
      <w:r>
        <w:rPr>
          <w:rStyle w:val="Strong"/>
          <w:color w:val="000000"/>
        </w:rPr>
        <w:t> (global) or </w:t>
      </w:r>
      <w:r>
        <w:rPr>
          <w:rStyle w:val="HTMLCode"/>
          <w:b/>
          <w:bCs/>
          <w:color w:val="000000"/>
        </w:rPr>
        <w:t>_</w:t>
      </w:r>
      <w:proofErr w:type="spellStart"/>
      <w:r>
        <w:rPr>
          <w:rStyle w:val="HTMLCode"/>
          <w:b/>
          <w:bCs/>
          <w:color w:val="000000"/>
        </w:rPr>
        <w:t>bbSaveCampaignFact</w:t>
      </w:r>
      <w:proofErr w:type="spellEnd"/>
      <w:r>
        <w:rPr>
          <w:rStyle w:val="HTMLCode"/>
          <w:b/>
          <w:bCs/>
          <w:color w:val="000000"/>
        </w:rPr>
        <w:t>()</w:t>
      </w:r>
      <w:r>
        <w:rPr>
          <w:rStyle w:val="Strong"/>
          <w:color w:val="000000"/>
        </w:rPr>
        <w:t> (campaign) directly — no longer saves the entire array. </w:t>
      </w:r>
      <w:proofErr w:type="spellStart"/>
      <w:r>
        <w:rPr>
          <w:rStyle w:val="HTMLCode"/>
          <w:b/>
          <w:bCs/>
          <w:color w:val="000000"/>
        </w:rPr>
        <w:t>selectCampaign</w:t>
      </w:r>
      <w:proofErr w:type="spellEnd"/>
      <w:r>
        <w:rPr>
          <w:rStyle w:val="HTMLCode"/>
          <w:b/>
          <w:bCs/>
          <w:color w:val="000000"/>
        </w:rPr>
        <w:t>()</w:t>
      </w:r>
      <w:r>
        <w:rPr>
          <w:rStyle w:val="Strong"/>
          <w:color w:val="000000"/>
        </w:rPr>
        <w:t xml:space="preserve"> now loads campaign images from </w:t>
      </w:r>
      <w:proofErr w:type="spellStart"/>
      <w:r>
        <w:rPr>
          <w:rStyle w:val="Strong"/>
          <w:color w:val="000000"/>
        </w:rPr>
        <w:t>subcollection</w:t>
      </w:r>
      <w:proofErr w:type="spellEnd"/>
      <w:r>
        <w:rPr>
          <w:rStyle w:val="Strong"/>
          <w:color w:val="000000"/>
        </w:rPr>
        <w:t xml:space="preserve"> with </w:t>
      </w:r>
      <w:proofErr w:type="spellStart"/>
      <w:r>
        <w:rPr>
          <w:rStyle w:val="HTMLCode"/>
          <w:b/>
          <w:bCs/>
          <w:color w:val="000000"/>
        </w:rPr>
        <w:t>cam.photos</w:t>
      </w:r>
      <w:proofErr w:type="spellEnd"/>
      <w:r>
        <w:rPr>
          <w:rStyle w:val="Strong"/>
          <w:color w:val="000000"/>
        </w:rPr>
        <w:t xml:space="preserve"> array fallback; also loads campaign factoids from </w:t>
      </w:r>
      <w:proofErr w:type="spellStart"/>
      <w:r>
        <w:rPr>
          <w:rStyle w:val="Strong"/>
          <w:color w:val="000000"/>
        </w:rPr>
        <w:t>subcollection</w:t>
      </w:r>
      <w:proofErr w:type="spellEnd"/>
      <w:r>
        <w:rPr>
          <w:rStyle w:val="Strong"/>
          <w:color w:val="000000"/>
        </w:rPr>
        <w:t xml:space="preserve"> with </w:t>
      </w:r>
      <w:proofErr w:type="spellStart"/>
      <w:r>
        <w:rPr>
          <w:rStyle w:val="HTMLCode"/>
          <w:b/>
          <w:bCs/>
          <w:color w:val="000000"/>
        </w:rPr>
        <w:t>cam.factoids</w:t>
      </w:r>
      <w:proofErr w:type="spellEnd"/>
      <w:r>
        <w:rPr>
          <w:rStyle w:val="Strong"/>
          <w:color w:val="000000"/>
        </w:rPr>
        <w:t> fallback. </w:t>
      </w:r>
      <w:r>
        <w:rPr>
          <w:rStyle w:val="HTMLCode"/>
          <w:b/>
          <w:bCs/>
          <w:color w:val="000000"/>
        </w:rPr>
        <w:t>_</w:t>
      </w:r>
      <w:proofErr w:type="spellStart"/>
      <w:r>
        <w:rPr>
          <w:rStyle w:val="HTMLCode"/>
          <w:b/>
          <w:bCs/>
          <w:color w:val="000000"/>
        </w:rPr>
        <w:t>bbUploadPhoto</w:t>
      </w:r>
      <w:proofErr w:type="spellEnd"/>
      <w:r>
        <w:rPr>
          <w:rStyle w:val="Strong"/>
          <w:color w:val="000000"/>
        </w:rPr>
        <w:t> made scope-aware: global scope → </w:t>
      </w:r>
      <w:r>
        <w:rPr>
          <w:rStyle w:val="HTMLCode"/>
          <w:b/>
          <w:bCs/>
          <w:color w:val="000000"/>
        </w:rPr>
        <w:t>images/</w:t>
      </w:r>
      <w:r>
        <w:rPr>
          <w:rStyle w:val="Strong"/>
          <w:color w:val="000000"/>
        </w:rPr>
        <w:t> </w:t>
      </w:r>
      <w:proofErr w:type="spellStart"/>
      <w:r>
        <w:rPr>
          <w:rStyle w:val="Strong"/>
          <w:color w:val="000000"/>
        </w:rPr>
        <w:t>subcollection</w:t>
      </w:r>
      <w:proofErr w:type="spellEnd"/>
      <w:r>
        <w:rPr>
          <w:rStyle w:val="Strong"/>
          <w:color w:val="000000"/>
        </w:rPr>
        <w:t>; campaign scope → </w:t>
      </w:r>
      <w:r>
        <w:rPr>
          <w:rStyle w:val="HTMLCode"/>
          <w:b/>
          <w:bCs/>
          <w:color w:val="000000"/>
        </w:rPr>
        <w:t>campaigns/{</w:t>
      </w:r>
      <w:proofErr w:type="spellStart"/>
      <w:r>
        <w:rPr>
          <w:rStyle w:val="HTMLCode"/>
          <w:b/>
          <w:bCs/>
          <w:color w:val="000000"/>
        </w:rPr>
        <w:t>campId</w:t>
      </w:r>
      <w:proofErr w:type="spellEnd"/>
      <w:r>
        <w:rPr>
          <w:rStyle w:val="HTMLCode"/>
          <w:b/>
          <w:bCs/>
          <w:color w:val="000000"/>
        </w:rPr>
        <w:t>}/images/</w:t>
      </w:r>
      <w:r>
        <w:rPr>
          <w:rStyle w:val="Strong"/>
          <w:color w:val="000000"/>
        </w:rPr>
        <w:t> </w:t>
      </w:r>
      <w:proofErr w:type="spellStart"/>
      <w:r>
        <w:rPr>
          <w:rStyle w:val="Strong"/>
          <w:color w:val="000000"/>
        </w:rPr>
        <w:t>subcollection</w:t>
      </w:r>
      <w:proofErr w:type="spellEnd"/>
      <w:r>
        <w:rPr>
          <w:rStyle w:val="Strong"/>
          <w:color w:val="000000"/>
        </w:rPr>
        <w:t xml:space="preserve">; guard blocks campaign </w:t>
      </w:r>
      <w:r>
        <w:rPr>
          <w:rStyle w:val="Strong"/>
          <w:color w:val="000000"/>
        </w:rPr>
        <w:lastRenderedPageBreak/>
        <w:t>upload when no campaign is selected. </w:t>
      </w:r>
      <w:r>
        <w:rPr>
          <w:rStyle w:val="HTMLCode"/>
          <w:b/>
          <w:bCs/>
          <w:color w:val="000000"/>
        </w:rPr>
        <w:t>_</w:t>
      </w:r>
      <w:proofErr w:type="spellStart"/>
      <w:r>
        <w:rPr>
          <w:rStyle w:val="HTMLCode"/>
          <w:b/>
          <w:bCs/>
          <w:color w:val="000000"/>
        </w:rPr>
        <w:t>bbDeletePhoto</w:t>
      </w:r>
      <w:proofErr w:type="spellEnd"/>
      <w:r>
        <w:rPr>
          <w:rStyle w:val="Strong"/>
          <w:color w:val="000000"/>
        </w:rPr>
        <w:t> made scope-aware: calls </w:t>
      </w:r>
      <w:r>
        <w:rPr>
          <w:rStyle w:val="HTMLCode"/>
          <w:b/>
          <w:bCs/>
          <w:color w:val="000000"/>
        </w:rPr>
        <w:t>_</w:t>
      </w:r>
      <w:proofErr w:type="spellStart"/>
      <w:r>
        <w:rPr>
          <w:rStyle w:val="HTMLCode"/>
          <w:b/>
          <w:bCs/>
          <w:color w:val="000000"/>
        </w:rPr>
        <w:t>bbDeleteGlobalImage</w:t>
      </w:r>
      <w:proofErr w:type="spellEnd"/>
      <w:r>
        <w:rPr>
          <w:rStyle w:val="Strong"/>
          <w:color w:val="000000"/>
        </w:rPr>
        <w:t> or </w:t>
      </w:r>
      <w:r>
        <w:rPr>
          <w:rStyle w:val="HTMLCode"/>
          <w:b/>
          <w:bCs/>
          <w:color w:val="000000"/>
        </w:rPr>
        <w:t>_</w:t>
      </w:r>
      <w:proofErr w:type="spellStart"/>
      <w:r>
        <w:rPr>
          <w:rStyle w:val="HTMLCode"/>
          <w:b/>
          <w:bCs/>
          <w:color w:val="000000"/>
        </w:rPr>
        <w:t>bbDeleteCampaignImage</w:t>
      </w:r>
      <w:proofErr w:type="spellEnd"/>
      <w:r>
        <w:rPr>
          <w:rStyle w:val="Strong"/>
          <w:color w:val="000000"/>
        </w:rPr>
        <w:t> depending on </w:t>
      </w:r>
      <w:proofErr w:type="spellStart"/>
      <w:r>
        <w:rPr>
          <w:rStyle w:val="HTMLCode"/>
          <w:b/>
          <w:bCs/>
          <w:color w:val="000000"/>
        </w:rPr>
        <w:t>item.scope</w:t>
      </w:r>
      <w:proofErr w:type="spellEnd"/>
      <w:r>
        <w:rPr>
          <w:rStyle w:val="Strong"/>
          <w:color w:val="000000"/>
        </w:rPr>
        <w:t>. Plain script: added </w:t>
      </w:r>
      <w:r>
        <w:rPr>
          <w:rStyle w:val="HTMLCode"/>
          <w:b/>
          <w:bCs/>
          <w:color w:val="000000"/>
        </w:rPr>
        <w:t xml:space="preserve">let </w:t>
      </w:r>
      <w:proofErr w:type="spellStart"/>
      <w:r>
        <w:rPr>
          <w:rStyle w:val="HTMLCode"/>
          <w:b/>
          <w:bCs/>
          <w:color w:val="000000"/>
        </w:rPr>
        <w:t>photoScope</w:t>
      </w:r>
      <w:proofErr w:type="spellEnd"/>
      <w:r>
        <w:rPr>
          <w:rStyle w:val="HTMLCode"/>
          <w:b/>
          <w:bCs/>
          <w:color w:val="000000"/>
        </w:rPr>
        <w:t xml:space="preserve"> = 'campaign'</w:t>
      </w:r>
      <w:r>
        <w:rPr>
          <w:rStyle w:val="Strong"/>
          <w:color w:val="000000"/>
        </w:rPr>
        <w:t>, </w:t>
      </w:r>
      <w:r>
        <w:rPr>
          <w:rStyle w:val="HTMLCode"/>
          <w:b/>
          <w:bCs/>
          <w:color w:val="000000"/>
        </w:rPr>
        <w:t>window._</w:t>
      </w:r>
      <w:proofErr w:type="spellStart"/>
      <w:r>
        <w:rPr>
          <w:rStyle w:val="HTMLCode"/>
          <w:b/>
          <w:bCs/>
          <w:color w:val="000000"/>
        </w:rPr>
        <w:t>globalImages</w:t>
      </w:r>
      <w:proofErr w:type="spellEnd"/>
      <w:r>
        <w:rPr>
          <w:rStyle w:val="HTMLCode"/>
          <w:b/>
          <w:bCs/>
          <w:color w:val="000000"/>
        </w:rPr>
        <w:t xml:space="preserve"> = []</w:t>
      </w:r>
      <w:r>
        <w:rPr>
          <w:rStyle w:val="Strong"/>
          <w:color w:val="000000"/>
        </w:rPr>
        <w:t>; added </w:t>
      </w:r>
      <w:proofErr w:type="spellStart"/>
      <w:r>
        <w:rPr>
          <w:rStyle w:val="HTMLCode"/>
          <w:b/>
          <w:bCs/>
          <w:color w:val="000000"/>
        </w:rPr>
        <w:t>refreshPhotoGridForScope</w:t>
      </w:r>
      <w:proofErr w:type="spellEnd"/>
      <w:r>
        <w:rPr>
          <w:rStyle w:val="HTMLCode"/>
          <w:b/>
          <w:bCs/>
          <w:color w:val="000000"/>
        </w:rPr>
        <w:t>()</w:t>
      </w:r>
      <w:r>
        <w:rPr>
          <w:rStyle w:val="Strong"/>
          <w:color w:val="000000"/>
        </w:rPr>
        <w:t> + </w:t>
      </w:r>
      <w:proofErr w:type="spellStart"/>
      <w:r>
        <w:rPr>
          <w:rStyle w:val="HTMLCode"/>
          <w:b/>
          <w:bCs/>
          <w:color w:val="000000"/>
        </w:rPr>
        <w:t>setPhotoScope</w:t>
      </w:r>
      <w:proofErr w:type="spellEnd"/>
      <w:r>
        <w:rPr>
          <w:rStyle w:val="HTMLCode"/>
          <w:b/>
          <w:bCs/>
          <w:color w:val="000000"/>
        </w:rPr>
        <w:t>()</w:t>
      </w:r>
      <w:r>
        <w:rPr>
          <w:rStyle w:val="Strong"/>
          <w:color w:val="000000"/>
        </w:rPr>
        <w:t> functions; added Campaign/Global scope toggle buttons to the Photos card UI (</w:t>
      </w:r>
      <w:r>
        <w:rPr>
          <w:rStyle w:val="HTMLCode"/>
          <w:b/>
          <w:bCs/>
          <w:color w:val="000000"/>
        </w:rPr>
        <w:t>#scope-photo-campaign</w:t>
      </w:r>
      <w:r>
        <w:rPr>
          <w:rStyle w:val="Strong"/>
          <w:color w:val="000000"/>
        </w:rPr>
        <w:t>, </w:t>
      </w:r>
      <w:r>
        <w:rPr>
          <w:rStyle w:val="HTMLCode"/>
          <w:b/>
          <w:bCs/>
          <w:color w:val="000000"/>
        </w:rPr>
        <w:t>#scope-photo-global</w:t>
      </w:r>
      <w:r>
        <w:rPr>
          <w:rStyle w:val="Strong"/>
          <w:color w:val="000000"/>
        </w:rPr>
        <w:t>, </w:t>
      </w:r>
      <w:r>
        <w:rPr>
          <w:rStyle w:val="HTMLCode"/>
          <w:b/>
          <w:bCs/>
          <w:color w:val="000000"/>
        </w:rPr>
        <w:t>#photo-scope-hint</w:t>
      </w:r>
      <w:r>
        <w:rPr>
          <w:rStyle w:val="Strong"/>
          <w:color w:val="000000"/>
        </w:rPr>
        <w:t>). (2) </w:t>
      </w:r>
      <w:proofErr w:type="spellStart"/>
      <w:r>
        <w:rPr>
          <w:rStyle w:val="HTMLCode"/>
          <w:b/>
          <w:bCs/>
          <w:color w:val="000000"/>
        </w:rPr>
        <w:t>firestore.rules</w:t>
      </w:r>
      <w:proofErr w:type="spellEnd"/>
      <w:r>
        <w:rPr>
          <w:rStyle w:val="Strong"/>
          <w:color w:val="000000"/>
        </w:rPr>
        <w:t xml:space="preserve"> — Added </w:t>
      </w:r>
      <w:proofErr w:type="spellStart"/>
      <w:r>
        <w:rPr>
          <w:rStyle w:val="Strong"/>
          <w:color w:val="000000"/>
        </w:rPr>
        <w:t>subcollection</w:t>
      </w:r>
      <w:proofErr w:type="spellEnd"/>
      <w:r>
        <w:rPr>
          <w:rStyle w:val="Strong"/>
          <w:color w:val="000000"/>
        </w:rPr>
        <w:t xml:space="preserve"> rules for </w:t>
      </w:r>
      <w:r>
        <w:rPr>
          <w:rStyle w:val="HTMLCode"/>
          <w:b/>
          <w:bCs/>
          <w:color w:val="000000"/>
        </w:rPr>
        <w:t>facts/</w:t>
      </w:r>
      <w:r>
        <w:rPr>
          <w:rStyle w:val="Strong"/>
          <w:color w:val="000000"/>
        </w:rPr>
        <w:t> and </w:t>
      </w:r>
      <w:r>
        <w:rPr>
          <w:rStyle w:val="HTMLCode"/>
          <w:b/>
          <w:bCs/>
          <w:color w:val="000000"/>
        </w:rPr>
        <w:t>images/</w:t>
      </w:r>
      <w:r>
        <w:rPr>
          <w:rStyle w:val="Strong"/>
          <w:color w:val="000000"/>
        </w:rPr>
        <w:t> under businesses (with </w:t>
      </w:r>
      <w:proofErr w:type="spellStart"/>
      <w:r>
        <w:rPr>
          <w:rStyle w:val="HTMLCode"/>
          <w:b/>
          <w:bCs/>
          <w:color w:val="000000"/>
        </w:rPr>
        <w:t>bizId</w:t>
      </w:r>
      <w:proofErr w:type="spellEnd"/>
      <w:r>
        <w:rPr>
          <w:rStyle w:val="Strong"/>
          <w:color w:val="000000"/>
        </w:rPr>
        <w:t> path-segment validation on create); added </w:t>
      </w:r>
      <w:r>
        <w:rPr>
          <w:rStyle w:val="HTMLCode"/>
          <w:b/>
          <w:bCs/>
          <w:color w:val="000000"/>
        </w:rPr>
        <w:t>facts/</w:t>
      </w:r>
      <w:r>
        <w:rPr>
          <w:rStyle w:val="Strong"/>
          <w:color w:val="000000"/>
        </w:rPr>
        <w:t>, </w:t>
      </w:r>
      <w:r>
        <w:rPr>
          <w:rStyle w:val="HTMLCode"/>
          <w:b/>
          <w:bCs/>
          <w:color w:val="000000"/>
        </w:rPr>
        <w:t>images/</w:t>
      </w:r>
      <w:r>
        <w:rPr>
          <w:rStyle w:val="Strong"/>
          <w:color w:val="000000"/>
        </w:rPr>
        <w:t>, </w:t>
      </w:r>
      <w:r>
        <w:rPr>
          <w:rStyle w:val="HTMLCode"/>
          <w:b/>
          <w:bCs/>
          <w:color w:val="000000"/>
        </w:rPr>
        <w:t>documents/</w:t>
      </w:r>
      <w:r>
        <w:rPr>
          <w:rStyle w:val="Strong"/>
          <w:color w:val="000000"/>
        </w:rPr>
        <w:t>, </w:t>
      </w:r>
      <w:r>
        <w:rPr>
          <w:rStyle w:val="HTMLCode"/>
          <w:b/>
          <w:bCs/>
          <w:color w:val="000000"/>
        </w:rPr>
        <w:t>copy/</w:t>
      </w:r>
      <w:r>
        <w:rPr>
          <w:rStyle w:val="Strong"/>
          <w:color w:val="000000"/>
        </w:rPr>
        <w:t>, </w:t>
      </w:r>
      <w:r>
        <w:rPr>
          <w:rStyle w:val="HTMLCode"/>
          <w:b/>
          <w:bCs/>
          <w:color w:val="000000"/>
        </w:rPr>
        <w:t>advertising/</w:t>
      </w:r>
      <w:r>
        <w:rPr>
          <w:rStyle w:val="Strong"/>
          <w:color w:val="000000"/>
        </w:rPr>
        <w:t> subcollection rules under campaigns (with </w:t>
      </w:r>
      <w:proofErr w:type="spellStart"/>
      <w:r>
        <w:rPr>
          <w:rStyle w:val="HTMLCode"/>
          <w:b/>
          <w:bCs/>
          <w:color w:val="000000"/>
        </w:rPr>
        <w:t>bizId</w:t>
      </w:r>
      <w:proofErr w:type="spellEnd"/>
      <w:r>
        <w:rPr>
          <w:rStyle w:val="Strong"/>
          <w:color w:val="000000"/>
        </w:rPr>
        <w:t> + </w:t>
      </w:r>
      <w:proofErr w:type="spellStart"/>
      <w:r>
        <w:rPr>
          <w:rStyle w:val="HTMLCode"/>
          <w:b/>
          <w:bCs/>
          <w:color w:val="000000"/>
        </w:rPr>
        <w:t>campaignId</w:t>
      </w:r>
      <w:proofErr w:type="spellEnd"/>
      <w:r>
        <w:rPr>
          <w:rStyle w:val="Strong"/>
          <w:color w:val="000000"/>
        </w:rPr>
        <w:t xml:space="preserve"> path-segment validation on create). Both files deployed and curl-verified live (all 20 new symbols present in deployed HTML). | | Jul 4, 2026 | </w:t>
      </w:r>
      <w:proofErr w:type="spellStart"/>
      <w:r>
        <w:rPr>
          <w:rStyle w:val="Strong"/>
          <w:color w:val="000000"/>
        </w:rPr>
        <w:t>Firestore</w:t>
      </w:r>
      <w:proofErr w:type="spellEnd"/>
      <w:r>
        <w:rPr>
          <w:rStyle w:val="Strong"/>
          <w:color w:val="000000"/>
        </w:rPr>
        <w:t xml:space="preserve"> live data — One-time business ID migration | Root cause: First-ever business for every user was saved to </w:t>
      </w:r>
      <w:r>
        <w:rPr>
          <w:rStyle w:val="HTMLCode"/>
          <w:b/>
          <w:bCs/>
          <w:color w:val="000000"/>
        </w:rPr>
        <w:t>businesses/{</w:t>
      </w:r>
      <w:proofErr w:type="spellStart"/>
      <w:r>
        <w:rPr>
          <w:rStyle w:val="HTMLCode"/>
          <w:b/>
          <w:bCs/>
          <w:color w:val="000000"/>
        </w:rPr>
        <w:t>user.uid</w:t>
      </w:r>
      <w:proofErr w:type="spellEnd"/>
      <w:r>
        <w:rPr>
          <w:rStyle w:val="HTMLCode"/>
          <w:b/>
          <w:bCs/>
          <w:color w:val="000000"/>
        </w:rPr>
        <w:t>}</w:t>
      </w:r>
      <w:r>
        <w:rPr>
          <w:rStyle w:val="Strong"/>
          <w:color w:val="000000"/>
        </w:rPr>
        <w:t xml:space="preserve"> (the user's Firebase </w:t>
      </w:r>
      <w:proofErr w:type="spellStart"/>
      <w:r>
        <w:rPr>
          <w:rStyle w:val="Strong"/>
          <w:color w:val="000000"/>
        </w:rPr>
        <w:t>Auth</w:t>
      </w:r>
      <w:proofErr w:type="spellEnd"/>
      <w:r>
        <w:rPr>
          <w:rStyle w:val="Strong"/>
          <w:color w:val="000000"/>
        </w:rPr>
        <w:t xml:space="preserve"> UID as the </w:t>
      </w:r>
      <w:proofErr w:type="spellStart"/>
      <w:r>
        <w:rPr>
          <w:rStyle w:val="Strong"/>
          <w:color w:val="000000"/>
        </w:rPr>
        <w:t>Firestore</w:t>
      </w:r>
      <w:proofErr w:type="spellEnd"/>
      <w:r>
        <w:rPr>
          <w:rStyle w:val="Strong"/>
          <w:color w:val="000000"/>
        </w:rPr>
        <w:t xml:space="preserve"> doc ID). This made the doc ID identical to the user's UID, conflating two distinct identifiers and making it impossible to enforce clean plan limits or support future multi-business migrations. Fix: Deployed a temporary </w:t>
      </w:r>
      <w:proofErr w:type="spellStart"/>
      <w:r>
        <w:rPr>
          <w:rStyle w:val="HTMLCode"/>
          <w:b/>
          <w:bCs/>
          <w:color w:val="000000"/>
        </w:rPr>
        <w:t>migrateBizIds</w:t>
      </w:r>
      <w:proofErr w:type="spellEnd"/>
      <w:r>
        <w:rPr>
          <w:rStyle w:val="Strong"/>
          <w:color w:val="000000"/>
        </w:rPr>
        <w:t xml:space="preserve"> Cloud Function (admin-gated), then ran it via the </w:t>
      </w:r>
      <w:proofErr w:type="spellStart"/>
      <w:r>
        <w:rPr>
          <w:rStyle w:val="Strong"/>
          <w:color w:val="000000"/>
        </w:rPr>
        <w:t>Firestore</w:t>
      </w:r>
      <w:proofErr w:type="spellEnd"/>
      <w:r>
        <w:rPr>
          <w:rStyle w:val="Strong"/>
          <w:color w:val="000000"/>
        </w:rPr>
        <w:t xml:space="preserve"> REST API using Firebase CLI credentials. The function: (1) found any business doc where </w:t>
      </w:r>
      <w:proofErr w:type="spellStart"/>
      <w:r>
        <w:rPr>
          <w:rStyle w:val="HTMLCode"/>
          <w:b/>
          <w:bCs/>
          <w:color w:val="000000"/>
        </w:rPr>
        <w:t>doc.id</w:t>
      </w:r>
      <w:proofErr w:type="spellEnd"/>
      <w:r>
        <w:rPr>
          <w:rStyle w:val="HTMLCode"/>
          <w:b/>
          <w:bCs/>
          <w:color w:val="000000"/>
        </w:rPr>
        <w:t xml:space="preserve"> === </w:t>
      </w:r>
      <w:proofErr w:type="spellStart"/>
      <w:r>
        <w:rPr>
          <w:rStyle w:val="HTMLCode"/>
          <w:b/>
          <w:bCs/>
          <w:color w:val="000000"/>
        </w:rPr>
        <w:t>data.uid</w:t>
      </w:r>
      <w:proofErr w:type="spellEnd"/>
      <w:r>
        <w:rPr>
          <w:rStyle w:val="Strong"/>
          <w:color w:val="000000"/>
        </w:rPr>
        <w:t>, (2) copied all data to a new auto-ID doc (</w:t>
      </w:r>
      <w:r>
        <w:rPr>
          <w:rStyle w:val="HTMLCode"/>
          <w:b/>
          <w:bCs/>
          <w:color w:val="000000"/>
        </w:rPr>
        <w:t>HjuKzX12WM60hPEmjKs7</w:t>
      </w:r>
      <w:r>
        <w:rPr>
          <w:rStyle w:val="Strong"/>
          <w:color w:val="000000"/>
        </w:rPr>
        <w:t>), (3) copied campaigns sub-collection (0 campaigns at time of migration), (4) updated </w:t>
      </w:r>
      <w:r>
        <w:rPr>
          <w:rStyle w:val="HTMLCode"/>
          <w:b/>
          <w:bCs/>
          <w:color w:val="000000"/>
        </w:rPr>
        <w:t>users/{</w:t>
      </w:r>
      <w:proofErr w:type="spellStart"/>
      <w:r>
        <w:rPr>
          <w:rStyle w:val="HTMLCode"/>
          <w:b/>
          <w:bCs/>
          <w:color w:val="000000"/>
        </w:rPr>
        <w:t>uid</w:t>
      </w:r>
      <w:proofErr w:type="spellEnd"/>
      <w:r>
        <w:rPr>
          <w:rStyle w:val="HTMLCode"/>
          <w:b/>
          <w:bCs/>
          <w:color w:val="000000"/>
        </w:rPr>
        <w:t>}.</w:t>
      </w:r>
      <w:proofErr w:type="spellStart"/>
      <w:r>
        <w:rPr>
          <w:rStyle w:val="HTMLCode"/>
          <w:b/>
          <w:bCs/>
          <w:color w:val="000000"/>
        </w:rPr>
        <w:t>businessIds</w:t>
      </w:r>
      <w:proofErr w:type="spellEnd"/>
      <w:r>
        <w:rPr>
          <w:rStyle w:val="Strong"/>
          <w:color w:val="000000"/>
        </w:rPr>
        <w:t> and </w:t>
      </w:r>
      <w:proofErr w:type="spellStart"/>
      <w:r>
        <w:rPr>
          <w:rStyle w:val="HTMLCode"/>
          <w:b/>
          <w:bCs/>
          <w:color w:val="000000"/>
        </w:rPr>
        <w:t>activeBusiness</w:t>
      </w:r>
      <w:proofErr w:type="spellEnd"/>
      <w:r>
        <w:rPr>
          <w:rStyle w:val="Strong"/>
          <w:color w:val="000000"/>
        </w:rPr>
        <w:t xml:space="preserve"> to point to the new ID, (5) deleted the old doc. 1 business migrated (Sunrise Bakery, </w:t>
      </w:r>
      <w:proofErr w:type="spellStart"/>
      <w:r>
        <w:rPr>
          <w:rStyle w:val="Strong"/>
          <w:color w:val="000000"/>
        </w:rPr>
        <w:t>uid</w:t>
      </w:r>
      <w:proofErr w:type="spellEnd"/>
      <w:r>
        <w:rPr>
          <w:rStyle w:val="Strong"/>
          <w:color w:val="000000"/>
        </w:rPr>
        <w:t> </w:t>
      </w:r>
      <w:r>
        <w:rPr>
          <w:rStyle w:val="HTMLCode"/>
          <w:b/>
          <w:bCs/>
          <w:color w:val="000000"/>
        </w:rPr>
        <w:t>LkoojF8rzRZBneRDGZqrFoCco9z2</w:t>
      </w:r>
      <w:r>
        <w:rPr>
          <w:rStyle w:val="Strong"/>
          <w:color w:val="000000"/>
        </w:rPr>
        <w:t>). Migration function then deleted from GCP. </w:t>
      </w:r>
      <w:r>
        <w:rPr>
          <w:rStyle w:val="HTMLCode"/>
          <w:b/>
          <w:bCs/>
          <w:color w:val="000000"/>
        </w:rPr>
        <w:t>functions/</w:t>
      </w:r>
      <w:proofErr w:type="spellStart"/>
      <w:r>
        <w:rPr>
          <w:rStyle w:val="HTMLCode"/>
          <w:b/>
          <w:bCs/>
          <w:color w:val="000000"/>
        </w:rPr>
        <w:t>index.js</w:t>
      </w:r>
      <w:proofErr w:type="spellEnd"/>
      <w:r>
        <w:rPr>
          <w:rStyle w:val="Strong"/>
          <w:color w:val="000000"/>
        </w:rPr>
        <w:t> cleaned up — no trace of migration CF remains. | | Jul 4, 2026 | </w:t>
      </w:r>
      <w:r>
        <w:rPr>
          <w:rStyle w:val="HTMLCode"/>
          <w:b/>
          <w:bCs/>
          <w:color w:val="000000"/>
        </w:rPr>
        <w:t>firestore.rules</w:t>
      </w:r>
      <w:r>
        <w:rPr>
          <w:rStyle w:val="Strong"/>
          <w:color w:val="000000"/>
        </w:rPr>
        <w:t>, </w:t>
      </w:r>
      <w:r>
        <w:rPr>
          <w:rStyle w:val="HTMLCode"/>
          <w:b/>
          <w:bCs/>
          <w:color w:val="000000"/>
        </w:rPr>
        <w:t>BlastyBiz.html</w:t>
      </w:r>
      <w:r>
        <w:rPr>
          <w:rStyle w:val="Strong"/>
          <w:color w:val="000000"/>
        </w:rPr>
        <w:t>, </w:t>
      </w:r>
      <w:r>
        <w:rPr>
          <w:rStyle w:val="HTMLCode"/>
          <w:b/>
          <w:bCs/>
          <w:color w:val="000000"/>
        </w:rPr>
        <w:t>BlastyBiz-Dashboard.html</w:t>
      </w:r>
      <w:r>
        <w:rPr>
          <w:rStyle w:val="Strong"/>
          <w:color w:val="000000"/>
        </w:rPr>
        <w:t>, </w:t>
      </w:r>
      <w:r>
        <w:rPr>
          <w:rStyle w:val="HTMLCode"/>
          <w:b/>
          <w:bCs/>
          <w:color w:val="000000"/>
        </w:rPr>
        <w:t>BlastyBiz-Onboarding.html</w:t>
      </w:r>
      <w:r>
        <w:rPr>
          <w:rStyle w:val="Strong"/>
          <w:color w:val="000000"/>
        </w:rPr>
        <w:t>, </w:t>
      </w:r>
      <w:r>
        <w:rPr>
          <w:rStyle w:val="HTMLCode"/>
          <w:b/>
          <w:bCs/>
          <w:color w:val="000000"/>
        </w:rPr>
        <w:t>BlastyBiz-Admin.html</w:t>
      </w:r>
      <w:r>
        <w:rPr>
          <w:rStyle w:val="Strong"/>
          <w:color w:val="000000"/>
        </w:rPr>
        <w:t xml:space="preserve"> — Hierarchical </w:t>
      </w:r>
      <w:proofErr w:type="spellStart"/>
      <w:r>
        <w:rPr>
          <w:rStyle w:val="Strong"/>
          <w:color w:val="000000"/>
        </w:rPr>
        <w:t>Firestore</w:t>
      </w:r>
      <w:proofErr w:type="spellEnd"/>
      <w:r>
        <w:rPr>
          <w:rStyle w:val="Strong"/>
          <w:color w:val="000000"/>
        </w:rPr>
        <w:t xml:space="preserve"> data model refactor | Root cause: Campaigns were stored as an embedded array field (</w:t>
      </w:r>
      <w:r>
        <w:rPr>
          <w:rStyle w:val="HTMLCode"/>
          <w:b/>
          <w:bCs/>
          <w:color w:val="000000"/>
        </w:rPr>
        <w:t>campaigns[]</w:t>
      </w:r>
      <w:r>
        <w:rPr>
          <w:rStyle w:val="Strong"/>
          <w:color w:val="000000"/>
        </w:rPr>
        <w:t>) inside the </w:t>
      </w:r>
      <w:r>
        <w:rPr>
          <w:rStyle w:val="HTMLCode"/>
          <w:b/>
          <w:bCs/>
          <w:color w:val="000000"/>
        </w:rPr>
        <w:t>businesses/{</w:t>
      </w:r>
      <w:proofErr w:type="spellStart"/>
      <w:r>
        <w:rPr>
          <w:rStyle w:val="HTMLCode"/>
          <w:b/>
          <w:bCs/>
          <w:color w:val="000000"/>
        </w:rPr>
        <w:t>bizId</w:t>
      </w:r>
      <w:proofErr w:type="spellEnd"/>
      <w:r>
        <w:rPr>
          <w:rStyle w:val="HTMLCode"/>
          <w:b/>
          <w:bCs/>
          <w:color w:val="000000"/>
        </w:rPr>
        <w:t>}</w:t>
      </w:r>
      <w:r>
        <w:rPr>
          <w:rStyle w:val="Strong"/>
          <w:color w:val="000000"/>
        </w:rPr>
        <w:t xml:space="preserve"> document. This violated </w:t>
      </w:r>
      <w:proofErr w:type="spellStart"/>
      <w:r>
        <w:rPr>
          <w:rStyle w:val="Strong"/>
          <w:color w:val="000000"/>
        </w:rPr>
        <w:t>Firestore</w:t>
      </w:r>
      <w:proofErr w:type="spellEnd"/>
      <w:r>
        <w:rPr>
          <w:rStyle w:val="Strong"/>
          <w:color w:val="000000"/>
        </w:rPr>
        <w:t xml:space="preserve"> best practices (large unbounded arrays, no per-campaign security rules, no sub-collection indexing), and blocked the plan-limit architecture (Starter=1 biz, Pro=3 biz, Agency=10 biz) since there was no </w:t>
      </w:r>
      <w:proofErr w:type="spellStart"/>
      <w:r>
        <w:rPr>
          <w:rStyle w:val="HTMLCode"/>
          <w:b/>
          <w:bCs/>
          <w:color w:val="000000"/>
        </w:rPr>
        <w:t>businessIds</w:t>
      </w:r>
      <w:proofErr w:type="spellEnd"/>
      <w:r>
        <w:rPr>
          <w:rStyle w:val="HTMLCode"/>
          <w:b/>
          <w:bCs/>
          <w:color w:val="000000"/>
        </w:rPr>
        <w:t>[]</w:t>
      </w:r>
      <w:r>
        <w:rPr>
          <w:rStyle w:val="Strong"/>
          <w:color w:val="000000"/>
        </w:rPr>
        <w:t> field on the user doc to count against. Fix — 5 files changed: (1) </w:t>
      </w:r>
      <w:proofErr w:type="spellStart"/>
      <w:r>
        <w:rPr>
          <w:rStyle w:val="HTMLCode"/>
          <w:b/>
          <w:bCs/>
          <w:color w:val="000000"/>
        </w:rPr>
        <w:t>firestore.rules</w:t>
      </w:r>
      <w:proofErr w:type="spellEnd"/>
      <w:r>
        <w:rPr>
          <w:rStyle w:val="Strong"/>
          <w:color w:val="000000"/>
        </w:rPr>
        <w:t> — added </w:t>
      </w:r>
      <w:r>
        <w:rPr>
          <w:rStyle w:val="HTMLCode"/>
          <w:b/>
          <w:bCs/>
          <w:color w:val="000000"/>
        </w:rPr>
        <w:t>businesses/{</w:t>
      </w:r>
      <w:proofErr w:type="spellStart"/>
      <w:r>
        <w:rPr>
          <w:rStyle w:val="HTMLCode"/>
          <w:b/>
          <w:bCs/>
          <w:color w:val="000000"/>
        </w:rPr>
        <w:t>bizId</w:t>
      </w:r>
      <w:proofErr w:type="spellEnd"/>
      <w:r>
        <w:rPr>
          <w:rStyle w:val="HTMLCode"/>
          <w:b/>
          <w:bCs/>
          <w:color w:val="000000"/>
        </w:rPr>
        <w:t>}/campaigns/{</w:t>
      </w:r>
      <w:proofErr w:type="spellStart"/>
      <w:r>
        <w:rPr>
          <w:rStyle w:val="HTMLCode"/>
          <w:b/>
          <w:bCs/>
          <w:color w:val="000000"/>
        </w:rPr>
        <w:t>campId</w:t>
      </w:r>
      <w:proofErr w:type="spellEnd"/>
      <w:r>
        <w:rPr>
          <w:rStyle w:val="HTMLCode"/>
          <w:b/>
          <w:bCs/>
          <w:color w:val="000000"/>
        </w:rPr>
        <w:t>}</w:t>
      </w:r>
      <w:r>
        <w:rPr>
          <w:rStyle w:val="Strong"/>
          <w:color w:val="000000"/>
        </w:rPr>
        <w:t> match block: create requires </w:t>
      </w:r>
      <w:proofErr w:type="spellStart"/>
      <w:r>
        <w:rPr>
          <w:rStyle w:val="HTMLCode"/>
          <w:b/>
          <w:bCs/>
          <w:color w:val="000000"/>
        </w:rPr>
        <w:t>request.resource.data.uid</w:t>
      </w:r>
      <w:proofErr w:type="spellEnd"/>
      <w:r>
        <w:rPr>
          <w:rStyle w:val="HTMLCode"/>
          <w:b/>
          <w:bCs/>
          <w:color w:val="000000"/>
        </w:rPr>
        <w:t xml:space="preserve"> == </w:t>
      </w:r>
      <w:proofErr w:type="spellStart"/>
      <w:r>
        <w:rPr>
          <w:rStyle w:val="HTMLCode"/>
          <w:b/>
          <w:bCs/>
          <w:color w:val="000000"/>
        </w:rPr>
        <w:t>request.auth.uid</w:t>
      </w:r>
      <w:proofErr w:type="spellEnd"/>
      <w:r>
        <w:rPr>
          <w:rStyle w:val="Strong"/>
          <w:color w:val="000000"/>
        </w:rPr>
        <w:t>; read/update/delete require </w:t>
      </w:r>
      <w:proofErr w:type="spellStart"/>
      <w:r>
        <w:rPr>
          <w:rStyle w:val="HTMLCode"/>
          <w:b/>
          <w:bCs/>
          <w:color w:val="000000"/>
        </w:rPr>
        <w:t>resource.data.uid</w:t>
      </w:r>
      <w:proofErr w:type="spellEnd"/>
      <w:r>
        <w:rPr>
          <w:rStyle w:val="HTMLCode"/>
          <w:b/>
          <w:bCs/>
          <w:color w:val="000000"/>
        </w:rPr>
        <w:t xml:space="preserve"> == </w:t>
      </w:r>
      <w:proofErr w:type="spellStart"/>
      <w:r>
        <w:rPr>
          <w:rStyle w:val="HTMLCode"/>
          <w:b/>
          <w:bCs/>
          <w:color w:val="000000"/>
        </w:rPr>
        <w:t>request.auth.uid</w:t>
      </w:r>
      <w:proofErr w:type="spellEnd"/>
      <w:r>
        <w:rPr>
          <w:rStyle w:val="Strong"/>
          <w:color w:val="000000"/>
        </w:rPr>
        <w:t> or </w:t>
      </w:r>
      <w:proofErr w:type="spellStart"/>
      <w:r>
        <w:rPr>
          <w:rStyle w:val="HTMLCode"/>
          <w:b/>
          <w:bCs/>
          <w:color w:val="000000"/>
        </w:rPr>
        <w:t>isAdmin</w:t>
      </w:r>
      <w:proofErr w:type="spellEnd"/>
      <w:r>
        <w:rPr>
          <w:rStyle w:val="HTMLCode"/>
          <w:b/>
          <w:bCs/>
          <w:color w:val="000000"/>
        </w:rPr>
        <w:t>()</w:t>
      </w:r>
      <w:r>
        <w:rPr>
          <w:rStyle w:val="Strong"/>
          <w:color w:val="000000"/>
        </w:rPr>
        <w:t>. (2) </w:t>
      </w:r>
      <w:r>
        <w:rPr>
          <w:rStyle w:val="HTMLCode"/>
          <w:b/>
          <w:bCs/>
          <w:color w:val="000000"/>
        </w:rPr>
        <w:t>BlastyBiz.html</w:t>
      </w:r>
      <w:r>
        <w:rPr>
          <w:rStyle w:val="Strong"/>
          <w:color w:val="000000"/>
        </w:rPr>
        <w:t> — </w:t>
      </w:r>
      <w:r>
        <w:rPr>
          <w:rStyle w:val="HTMLCode"/>
          <w:b/>
          <w:bCs/>
          <w:color w:val="000000"/>
        </w:rPr>
        <w:t>_bbSaveCampaigns()</w:t>
      </w:r>
      <w:r>
        <w:rPr>
          <w:rStyle w:val="Strong"/>
          <w:color w:val="000000"/>
        </w:rPr>
        <w:t> now writes each campaign as its own sub-collection doc (</w:t>
      </w:r>
      <w:r>
        <w:rPr>
          <w:rStyle w:val="HTMLCode"/>
          <w:b/>
          <w:bCs/>
          <w:color w:val="000000"/>
        </w:rPr>
        <w:t>businesses/{</w:t>
      </w:r>
      <w:proofErr w:type="spellStart"/>
      <w:r>
        <w:rPr>
          <w:rStyle w:val="HTMLCode"/>
          <w:b/>
          <w:bCs/>
          <w:color w:val="000000"/>
        </w:rPr>
        <w:t>bizId</w:t>
      </w:r>
      <w:proofErr w:type="spellEnd"/>
      <w:r>
        <w:rPr>
          <w:rStyle w:val="HTMLCode"/>
          <w:b/>
          <w:bCs/>
          <w:color w:val="000000"/>
        </w:rPr>
        <w:t>}/campaigns/{</w:t>
      </w:r>
      <w:proofErr w:type="spellStart"/>
      <w:r>
        <w:rPr>
          <w:rStyle w:val="HTMLCode"/>
          <w:b/>
          <w:bCs/>
          <w:color w:val="000000"/>
        </w:rPr>
        <w:t>cam.id</w:t>
      </w:r>
      <w:proofErr w:type="spellEnd"/>
      <w:r>
        <w:rPr>
          <w:rStyle w:val="HTMLCode"/>
          <w:b/>
          <w:bCs/>
          <w:color w:val="000000"/>
        </w:rPr>
        <w:t>}</w:t>
      </w:r>
      <w:r>
        <w:rPr>
          <w:rStyle w:val="Strong"/>
          <w:color w:val="000000"/>
        </w:rPr>
        <w:t xml:space="preserve">) via a </w:t>
      </w:r>
      <w:proofErr w:type="spellStart"/>
      <w:r>
        <w:rPr>
          <w:rStyle w:val="Strong"/>
          <w:color w:val="000000"/>
        </w:rPr>
        <w:t>Firestore</w:t>
      </w:r>
      <w:proofErr w:type="spellEnd"/>
      <w:r>
        <w:rPr>
          <w:rStyle w:val="Strong"/>
          <w:color w:val="000000"/>
        </w:rPr>
        <w:t> </w:t>
      </w:r>
      <w:proofErr w:type="spellStart"/>
      <w:r>
        <w:rPr>
          <w:rStyle w:val="HTMLCode"/>
          <w:b/>
          <w:bCs/>
          <w:color w:val="000000"/>
        </w:rPr>
        <w:t>writeBatch</w:t>
      </w:r>
      <w:proofErr w:type="spellEnd"/>
      <w:r>
        <w:rPr>
          <w:rStyle w:val="Strong"/>
          <w:color w:val="000000"/>
        </w:rPr>
        <w:t> with </w:t>
      </w:r>
      <w:r>
        <w:rPr>
          <w:rStyle w:val="HTMLCode"/>
          <w:b/>
          <w:bCs/>
          <w:color w:val="000000"/>
        </w:rPr>
        <w:t>{ merge: true }</w:t>
      </w:r>
      <w:r>
        <w:rPr>
          <w:rStyle w:val="Strong"/>
          <w:color w:val="000000"/>
        </w:rPr>
        <w:t> (adds </w:t>
      </w:r>
      <w:proofErr w:type="spellStart"/>
      <w:r>
        <w:rPr>
          <w:rStyle w:val="HTMLCode"/>
          <w:b/>
          <w:bCs/>
          <w:color w:val="000000"/>
        </w:rPr>
        <w:t>uid</w:t>
      </w:r>
      <w:proofErr w:type="spellEnd"/>
      <w:r>
        <w:rPr>
          <w:rStyle w:val="Strong"/>
          <w:color w:val="000000"/>
        </w:rPr>
        <w:t>, </w:t>
      </w:r>
      <w:proofErr w:type="spellStart"/>
      <w:r>
        <w:rPr>
          <w:rStyle w:val="HTMLCode"/>
          <w:b/>
          <w:bCs/>
          <w:color w:val="000000"/>
        </w:rPr>
        <w:t>bizId</w:t>
      </w:r>
      <w:proofErr w:type="spellEnd"/>
      <w:r>
        <w:rPr>
          <w:rStyle w:val="Strong"/>
          <w:color w:val="000000"/>
        </w:rPr>
        <w:t> fields for rule enforcement). Added </w:t>
      </w:r>
      <w:r>
        <w:rPr>
          <w:rStyle w:val="HTMLCode"/>
          <w:b/>
          <w:bCs/>
          <w:color w:val="000000"/>
        </w:rPr>
        <w:t>window._</w:t>
      </w:r>
      <w:proofErr w:type="spellStart"/>
      <w:r>
        <w:rPr>
          <w:rStyle w:val="HTMLCode"/>
          <w:b/>
          <w:bCs/>
          <w:color w:val="000000"/>
        </w:rPr>
        <w:t>bbDeleteCampaign</w:t>
      </w:r>
      <w:proofErr w:type="spellEnd"/>
      <w:r>
        <w:rPr>
          <w:rStyle w:val="HTMLCode"/>
          <w:b/>
          <w:bCs/>
          <w:color w:val="000000"/>
        </w:rPr>
        <w:t>(</w:t>
      </w:r>
      <w:proofErr w:type="spellStart"/>
      <w:r>
        <w:rPr>
          <w:rStyle w:val="HTMLCode"/>
          <w:b/>
          <w:bCs/>
          <w:color w:val="000000"/>
        </w:rPr>
        <w:t>campId</w:t>
      </w:r>
      <w:proofErr w:type="spellEnd"/>
      <w:r>
        <w:rPr>
          <w:rStyle w:val="HTMLCode"/>
          <w:b/>
          <w:bCs/>
          <w:color w:val="000000"/>
        </w:rPr>
        <w:t>)</w:t>
      </w:r>
      <w:r>
        <w:rPr>
          <w:rStyle w:val="Strong"/>
          <w:color w:val="000000"/>
        </w:rPr>
        <w:t> for explicit doc deletion. Campaign loading changed from </w:t>
      </w:r>
      <w:proofErr w:type="spellStart"/>
      <w:r>
        <w:rPr>
          <w:rStyle w:val="HTMLCode"/>
          <w:b/>
          <w:bCs/>
          <w:color w:val="000000"/>
        </w:rPr>
        <w:t>biz.campaigns</w:t>
      </w:r>
      <w:proofErr w:type="spellEnd"/>
      <w:r>
        <w:rPr>
          <w:rStyle w:val="HTMLCode"/>
          <w:b/>
          <w:bCs/>
          <w:color w:val="000000"/>
        </w:rPr>
        <w:t xml:space="preserve"> || []</w:t>
      </w:r>
      <w:r>
        <w:rPr>
          <w:rStyle w:val="Strong"/>
          <w:color w:val="000000"/>
        </w:rPr>
        <w:t> to </w:t>
      </w:r>
      <w:proofErr w:type="spellStart"/>
      <w:r>
        <w:rPr>
          <w:rStyle w:val="HTMLCode"/>
          <w:b/>
          <w:bCs/>
          <w:color w:val="000000"/>
        </w:rPr>
        <w:t>getDocs</w:t>
      </w:r>
      <w:proofErr w:type="spellEnd"/>
      <w:r>
        <w:rPr>
          <w:rStyle w:val="HTMLCode"/>
          <w:b/>
          <w:bCs/>
          <w:color w:val="000000"/>
        </w:rPr>
        <w:t>(collection(</w:t>
      </w:r>
      <w:proofErr w:type="spellStart"/>
      <w:r>
        <w:rPr>
          <w:rStyle w:val="HTMLCode"/>
          <w:b/>
          <w:bCs/>
          <w:color w:val="000000"/>
        </w:rPr>
        <w:t>db</w:t>
      </w:r>
      <w:proofErr w:type="spellEnd"/>
      <w:r>
        <w:rPr>
          <w:rStyle w:val="HTMLCode"/>
          <w:b/>
          <w:bCs/>
          <w:color w:val="000000"/>
        </w:rPr>
        <w:t xml:space="preserve">, 'businesses', </w:t>
      </w:r>
      <w:proofErr w:type="spellStart"/>
      <w:r>
        <w:rPr>
          <w:rStyle w:val="HTMLCode"/>
          <w:b/>
          <w:bCs/>
          <w:color w:val="000000"/>
        </w:rPr>
        <w:t>activeBizId</w:t>
      </w:r>
      <w:proofErr w:type="spellEnd"/>
      <w:r>
        <w:rPr>
          <w:rStyle w:val="HTMLCode"/>
          <w:b/>
          <w:bCs/>
          <w:color w:val="000000"/>
        </w:rPr>
        <w:t>, 'campaigns'))</w:t>
      </w:r>
      <w:r>
        <w:rPr>
          <w:rStyle w:val="Strong"/>
          <w:color w:val="000000"/>
        </w:rPr>
        <w:t> with client-side sort. </w:t>
      </w:r>
      <w:proofErr w:type="spellStart"/>
      <w:r>
        <w:rPr>
          <w:rStyle w:val="HTMLCode"/>
          <w:b/>
          <w:bCs/>
          <w:color w:val="000000"/>
        </w:rPr>
        <w:t>deleteCampaign</w:t>
      </w:r>
      <w:proofErr w:type="spellEnd"/>
      <w:r>
        <w:rPr>
          <w:rStyle w:val="HTMLCode"/>
          <w:b/>
          <w:bCs/>
          <w:color w:val="000000"/>
        </w:rPr>
        <w:t>()</w:t>
      </w:r>
      <w:r>
        <w:rPr>
          <w:rStyle w:val="Strong"/>
          <w:color w:val="000000"/>
        </w:rPr>
        <w:t> now calls </w:t>
      </w:r>
      <w:r>
        <w:rPr>
          <w:rStyle w:val="HTMLCode"/>
          <w:b/>
          <w:bCs/>
          <w:color w:val="000000"/>
        </w:rPr>
        <w:t>_</w:t>
      </w:r>
      <w:proofErr w:type="spellStart"/>
      <w:r>
        <w:rPr>
          <w:rStyle w:val="HTMLCode"/>
          <w:b/>
          <w:bCs/>
          <w:color w:val="000000"/>
        </w:rPr>
        <w:t>bbDeleteCampaign</w:t>
      </w:r>
      <w:proofErr w:type="spellEnd"/>
      <w:r>
        <w:rPr>
          <w:rStyle w:val="Strong"/>
          <w:color w:val="000000"/>
        </w:rPr>
        <w:t> instead of re-saving the whole array. (3) </w:t>
      </w:r>
      <w:r>
        <w:rPr>
          <w:rStyle w:val="HTMLCode"/>
          <w:b/>
          <w:bCs/>
          <w:color w:val="000000"/>
        </w:rPr>
        <w:t>BlastyBiz-Dashboard.html</w:t>
      </w:r>
      <w:r>
        <w:rPr>
          <w:rStyle w:val="Strong"/>
          <w:color w:val="000000"/>
        </w:rPr>
        <w:t> — replaced </w:t>
      </w:r>
      <w:r>
        <w:rPr>
          <w:rStyle w:val="HTMLCode"/>
          <w:b/>
          <w:bCs/>
          <w:color w:val="000000"/>
        </w:rPr>
        <w:t>MAX_BUSINESSES = 10</w:t>
      </w:r>
      <w:r>
        <w:rPr>
          <w:rStyle w:val="Strong"/>
          <w:color w:val="000000"/>
        </w:rPr>
        <w:t> with </w:t>
      </w:r>
      <w:r>
        <w:rPr>
          <w:rStyle w:val="HTMLCode"/>
          <w:b/>
          <w:bCs/>
          <w:color w:val="000000"/>
        </w:rPr>
        <w:t>BIZ_LIMITS = { starter:1, pro:3, agency:10 }</w:t>
      </w:r>
      <w:r>
        <w:rPr>
          <w:rStyle w:val="Strong"/>
          <w:color w:val="000000"/>
        </w:rPr>
        <w:t> + </w:t>
      </w:r>
      <w:proofErr w:type="spellStart"/>
      <w:r>
        <w:rPr>
          <w:rStyle w:val="HTMLCode"/>
          <w:b/>
          <w:bCs/>
          <w:color w:val="000000"/>
        </w:rPr>
        <w:t>getBizLimit</w:t>
      </w:r>
      <w:proofErr w:type="spellEnd"/>
      <w:r>
        <w:rPr>
          <w:rStyle w:val="HTMLCode"/>
          <w:b/>
          <w:bCs/>
          <w:color w:val="000000"/>
        </w:rPr>
        <w:t>()</w:t>
      </w:r>
      <w:r>
        <w:rPr>
          <w:rStyle w:val="Strong"/>
          <w:color w:val="000000"/>
        </w:rPr>
        <w:t> helper. All 4 usages updated (agency bar, agency bar pips, stale </w:t>
      </w:r>
      <w:proofErr w:type="spellStart"/>
      <w:r>
        <w:rPr>
          <w:rStyle w:val="HTMLCode"/>
          <w:b/>
          <w:bCs/>
          <w:color w:val="000000"/>
        </w:rPr>
        <w:t>addBusiness_unused</w:t>
      </w:r>
      <w:proofErr w:type="spellEnd"/>
      <w:r>
        <w:rPr>
          <w:rStyle w:val="HTMLCode"/>
          <w:b/>
          <w:bCs/>
          <w:color w:val="000000"/>
        </w:rPr>
        <w:t>_</w:t>
      </w:r>
      <w:r>
        <w:rPr>
          <w:rStyle w:val="Strong"/>
          <w:color w:val="000000"/>
        </w:rPr>
        <w:t>, </w:t>
      </w:r>
      <w:proofErr w:type="spellStart"/>
      <w:r>
        <w:rPr>
          <w:rStyle w:val="HTMLCode"/>
          <w:b/>
          <w:bCs/>
          <w:color w:val="000000"/>
        </w:rPr>
        <w:t>window.addBusiness</w:t>
      </w:r>
      <w:proofErr w:type="spellEnd"/>
      <w:r>
        <w:rPr>
          <w:rStyle w:val="Strong"/>
          <w:color w:val="000000"/>
        </w:rPr>
        <w:t>). Campaign loading replaced </w:t>
      </w:r>
      <w:proofErr w:type="spellStart"/>
      <w:r>
        <w:rPr>
          <w:rStyle w:val="HTMLCode"/>
          <w:b/>
          <w:bCs/>
          <w:color w:val="000000"/>
        </w:rPr>
        <w:t>biz.campaigns</w:t>
      </w:r>
      <w:proofErr w:type="spellEnd"/>
      <w:r>
        <w:rPr>
          <w:rStyle w:val="HTMLCode"/>
          <w:b/>
          <w:bCs/>
          <w:color w:val="000000"/>
        </w:rPr>
        <w:t xml:space="preserve"> || []</w:t>
      </w:r>
      <w:r>
        <w:rPr>
          <w:rStyle w:val="Strong"/>
          <w:color w:val="000000"/>
        </w:rPr>
        <w:t> with sub-collection read + client-side sort. </w:t>
      </w:r>
      <w:proofErr w:type="spellStart"/>
      <w:r>
        <w:rPr>
          <w:rStyle w:val="HTMLCode"/>
          <w:b/>
          <w:bCs/>
          <w:color w:val="000000"/>
        </w:rPr>
        <w:t>addBusiness</w:t>
      </w:r>
      <w:proofErr w:type="spellEnd"/>
      <w:r>
        <w:rPr>
          <w:rStyle w:val="Strong"/>
          <w:color w:val="000000"/>
        </w:rPr>
        <w:t xml:space="preserve"> toast now names the plan and its limit. </w:t>
      </w:r>
      <w:r>
        <w:rPr>
          <w:rStyle w:val="Strong"/>
          <w:color w:val="000000"/>
        </w:rPr>
        <w:lastRenderedPageBreak/>
        <w:t>(4) </w:t>
      </w:r>
      <w:r>
        <w:rPr>
          <w:rStyle w:val="HTMLCode"/>
          <w:b/>
          <w:bCs/>
          <w:color w:val="000000"/>
        </w:rPr>
        <w:t>BlastyBiz-Onboarding.html</w:t>
      </w:r>
      <w:r>
        <w:rPr>
          <w:rStyle w:val="Strong"/>
          <w:color w:val="000000"/>
        </w:rPr>
        <w:t> — added </w:t>
      </w:r>
      <w:proofErr w:type="spellStart"/>
      <w:r>
        <w:rPr>
          <w:rStyle w:val="HTMLCode"/>
          <w:b/>
          <w:bCs/>
          <w:color w:val="000000"/>
        </w:rPr>
        <w:t>arrayUnion</w:t>
      </w:r>
      <w:proofErr w:type="spellEnd"/>
      <w:r>
        <w:rPr>
          <w:rStyle w:val="Strong"/>
          <w:color w:val="000000"/>
        </w:rPr>
        <w:t> import; </w:t>
      </w:r>
      <w:r>
        <w:rPr>
          <w:rStyle w:val="HTMLCode"/>
          <w:b/>
          <w:bCs/>
          <w:color w:val="000000"/>
        </w:rPr>
        <w:t>users/{</w:t>
      </w:r>
      <w:proofErr w:type="spellStart"/>
      <w:r>
        <w:rPr>
          <w:rStyle w:val="HTMLCode"/>
          <w:b/>
          <w:bCs/>
          <w:color w:val="000000"/>
        </w:rPr>
        <w:t>uid</w:t>
      </w:r>
      <w:proofErr w:type="spellEnd"/>
      <w:r>
        <w:rPr>
          <w:rStyle w:val="HTMLCode"/>
          <w:b/>
          <w:bCs/>
          <w:color w:val="000000"/>
        </w:rPr>
        <w:t>}</w:t>
      </w:r>
      <w:r>
        <w:rPr>
          <w:rStyle w:val="Strong"/>
          <w:color w:val="000000"/>
        </w:rPr>
        <w:t> write now includes </w:t>
      </w:r>
      <w:proofErr w:type="spellStart"/>
      <w:r>
        <w:rPr>
          <w:rStyle w:val="HTMLCode"/>
          <w:b/>
          <w:bCs/>
          <w:color w:val="000000"/>
        </w:rPr>
        <w:t>businessIds</w:t>
      </w:r>
      <w:proofErr w:type="spellEnd"/>
      <w:r>
        <w:rPr>
          <w:rStyle w:val="HTMLCode"/>
          <w:b/>
          <w:bCs/>
          <w:color w:val="000000"/>
        </w:rPr>
        <w:t xml:space="preserve">: </w:t>
      </w:r>
      <w:proofErr w:type="spellStart"/>
      <w:r>
        <w:rPr>
          <w:rStyle w:val="HTMLCode"/>
          <w:b/>
          <w:bCs/>
          <w:color w:val="000000"/>
        </w:rPr>
        <w:t>arrayUnion</w:t>
      </w:r>
      <w:proofErr w:type="spellEnd"/>
      <w:r>
        <w:rPr>
          <w:rStyle w:val="HTMLCode"/>
          <w:b/>
          <w:bCs/>
          <w:color w:val="000000"/>
        </w:rPr>
        <w:t>(</w:t>
      </w:r>
      <w:proofErr w:type="spellStart"/>
      <w:r>
        <w:rPr>
          <w:rStyle w:val="HTMLCode"/>
          <w:b/>
          <w:bCs/>
          <w:color w:val="000000"/>
        </w:rPr>
        <w:t>bizRef.id</w:t>
      </w:r>
      <w:proofErr w:type="spellEnd"/>
      <w:r>
        <w:rPr>
          <w:rStyle w:val="HTMLCode"/>
          <w:b/>
          <w:bCs/>
          <w:color w:val="000000"/>
        </w:rPr>
        <w:t>)</w:t>
      </w:r>
      <w:r>
        <w:rPr>
          <w:rStyle w:val="Strong"/>
          <w:color w:val="000000"/>
        </w:rPr>
        <w:t> to track owned businesses for plan enforcement. (5) </w:t>
      </w:r>
      <w:r>
        <w:rPr>
          <w:rStyle w:val="HTMLCode"/>
          <w:b/>
          <w:bCs/>
          <w:color w:val="000000"/>
        </w:rPr>
        <w:t>BlastyBiz-Admin.html</w:t>
      </w:r>
      <w:r>
        <w:rPr>
          <w:rStyle w:val="Strong"/>
          <w:color w:val="000000"/>
        </w:rPr>
        <w:t> — cascade delete now iterates and deletes all </w:t>
      </w:r>
      <w:r>
        <w:rPr>
          <w:rStyle w:val="HTMLCode"/>
          <w:b/>
          <w:bCs/>
          <w:color w:val="000000"/>
        </w:rPr>
        <w:t>businesses/{</w:t>
      </w:r>
      <w:proofErr w:type="spellStart"/>
      <w:r>
        <w:rPr>
          <w:rStyle w:val="HTMLCode"/>
          <w:b/>
          <w:bCs/>
          <w:color w:val="000000"/>
        </w:rPr>
        <w:t>bizId</w:t>
      </w:r>
      <w:proofErr w:type="spellEnd"/>
      <w:r>
        <w:rPr>
          <w:rStyle w:val="HTMLCode"/>
          <w:b/>
          <w:bCs/>
          <w:color w:val="000000"/>
        </w:rPr>
        <w:t>}/campaigns/*</w:t>
      </w:r>
      <w:r>
        <w:rPr>
          <w:rStyle w:val="Strong"/>
          <w:color w:val="000000"/>
        </w:rPr>
        <w:t xml:space="preserve"> docs before deleting the business doc. Hosting + </w:t>
      </w:r>
      <w:proofErr w:type="spellStart"/>
      <w:r>
        <w:rPr>
          <w:rStyle w:val="Strong"/>
          <w:color w:val="000000"/>
        </w:rPr>
        <w:t>Firestore</w:t>
      </w:r>
      <w:proofErr w:type="spellEnd"/>
      <w:r>
        <w:rPr>
          <w:rStyle w:val="Strong"/>
          <w:color w:val="000000"/>
        </w:rPr>
        <w:t xml:space="preserve"> rules deployed and curl-verified. | | Jul 3, 2026 | </w:t>
      </w:r>
      <w:r>
        <w:rPr>
          <w:rStyle w:val="HTMLCode"/>
          <w:b/>
          <w:bCs/>
          <w:color w:val="000000"/>
        </w:rPr>
        <w:t>BlastyBiz.html</w:t>
      </w:r>
      <w:r>
        <w:rPr>
          <w:rStyle w:val="Strong"/>
          <w:color w:val="000000"/>
        </w:rPr>
        <w:t> + </w:t>
      </w:r>
      <w:r>
        <w:rPr>
          <w:rStyle w:val="HTMLCode"/>
          <w:b/>
          <w:bCs/>
          <w:color w:val="000000"/>
        </w:rPr>
        <w:t>functions/index.js</w:t>
      </w:r>
      <w:r>
        <w:rPr>
          <w:rStyle w:val="Strong"/>
          <w:color w:val="000000"/>
        </w:rPr>
        <w:t> — Pinterest added as platform #14 | Added Pinterest to </w:t>
      </w:r>
      <w:r>
        <w:rPr>
          <w:rStyle w:val="HTMLCode"/>
          <w:b/>
          <w:bCs/>
          <w:color w:val="000000"/>
        </w:rPr>
        <w:t>PLATFORMS</w:t>
      </w:r>
      <w:r>
        <w:rPr>
          <w:rStyle w:val="Strong"/>
          <w:color w:val="000000"/>
        </w:rPr>
        <w:t> array (id: </w:t>
      </w:r>
      <w:proofErr w:type="spellStart"/>
      <w:r>
        <w:rPr>
          <w:rStyle w:val="HTMLCode"/>
          <w:b/>
          <w:bCs/>
          <w:color w:val="000000"/>
        </w:rPr>
        <w:t>pinterest</w:t>
      </w:r>
      <w:proofErr w:type="spellEnd"/>
      <w:r>
        <w:rPr>
          <w:rStyle w:val="Strong"/>
          <w:color w:val="000000"/>
        </w:rPr>
        <w:t xml:space="preserve">, copy-paste, icon </w:t>
      </w:r>
      <w:r>
        <w:rPr>
          <w:rStyle w:val="Strong"/>
          <w:rFonts w:ascii="Segoe UI Emoji" w:hAnsi="Segoe UI Emoji" w:cs="Segoe UI Emoji"/>
          <w:color w:val="000000"/>
        </w:rPr>
        <w:t>🖼️</w:t>
      </w:r>
      <w:r>
        <w:rPr>
          <w:rStyle w:val="Strong"/>
          <w:color w:val="000000"/>
        </w:rPr>
        <w:t>, color #E60023) and </w:t>
      </w:r>
      <w:r>
        <w:rPr>
          <w:rStyle w:val="HTMLCode"/>
          <w:b/>
          <w:bCs/>
          <w:color w:val="000000"/>
        </w:rPr>
        <w:t>PLATFORM_RULES</w:t>
      </w:r>
      <w:r>
        <w:rPr>
          <w:rStyle w:val="Strong"/>
          <w:color w:val="000000"/>
        </w:rPr>
        <w:t> (500 chars, keyword-rich/inspiring). Added full </w:t>
      </w:r>
      <w:r>
        <w:rPr>
          <w:rStyle w:val="HTMLCode"/>
          <w:b/>
          <w:bCs/>
          <w:color w:val="000000"/>
        </w:rPr>
        <w:t>PLATFORM_DOCS</w:t>
      </w:r>
      <w:r>
        <w:rPr>
          <w:rStyle w:val="Strong"/>
          <w:color w:val="000000"/>
        </w:rPr>
        <w:t> entry to </w:t>
      </w:r>
      <w:r>
        <w:rPr>
          <w:rStyle w:val="HTMLCode"/>
          <w:b/>
          <w:bCs/>
          <w:color w:val="000000"/>
        </w:rPr>
        <w:t>functions/</w:t>
      </w:r>
      <w:proofErr w:type="spellStart"/>
      <w:r>
        <w:rPr>
          <w:rStyle w:val="HTMLCode"/>
          <w:b/>
          <w:bCs/>
          <w:color w:val="000000"/>
        </w:rPr>
        <w:t>index.js</w:t>
      </w:r>
      <w:proofErr w:type="spellEnd"/>
      <w:r>
        <w:rPr>
          <w:rStyle w:val="Strong"/>
          <w:color w:val="000000"/>
        </w:rPr>
        <w:t> with: purpose (visual discovery for home/food/beauty/fashion/lifestyle), format (pin description + separate title up to 100 chars), tone (inspiring/aspirational), 5 do's (natural keywords, descriptive title, benefit-forward, soft CTA, 2-3 targeted hashtags), 5 don'ts (no hashtag stuffing, no hard sell, no generic copy, no all-caps, no missing title), image block (required: true, vertical 2:3 ratio, 1000×1500px recommended). Hosting deployed. </w:t>
      </w:r>
      <w:proofErr w:type="spellStart"/>
      <w:r>
        <w:rPr>
          <w:rStyle w:val="HTMLCode"/>
          <w:b/>
          <w:bCs/>
          <w:color w:val="000000"/>
        </w:rPr>
        <w:t>adaptListing</w:t>
      </w:r>
      <w:proofErr w:type="spellEnd"/>
      <w:r>
        <w:rPr>
          <w:rStyle w:val="Strong"/>
          <w:color w:val="000000"/>
        </w:rPr>
        <w:t> CF pending deploy (GCP build queue locked from earlier session deploys — deploy at start of next session). | | Jul 3, 2026 | </w:t>
      </w:r>
      <w:r>
        <w:rPr>
          <w:rStyle w:val="HTMLCode"/>
          <w:b/>
          <w:bCs/>
          <w:color w:val="000000"/>
        </w:rPr>
        <w:t>BlastyBiz-Onboarding.html</w:t>
      </w:r>
      <w:r>
        <w:rPr>
          <w:rStyle w:val="Strong"/>
          <w:color w:val="000000"/>
        </w:rPr>
        <w:t> + </w:t>
      </w:r>
      <w:r>
        <w:rPr>
          <w:rStyle w:val="HTMLCode"/>
          <w:b/>
          <w:bCs/>
          <w:color w:val="000000"/>
        </w:rPr>
        <w:t>global-style.css?v=43</w:t>
      </w:r>
      <w:r>
        <w:rPr>
          <w:rStyle w:val="Strong"/>
          <w:color w:val="000000"/>
        </w:rPr>
        <w:t xml:space="preserve"> — Onboarding wizard bottom button covered by phone controls | Root cause 1 (button hidden behind </w:t>
      </w:r>
      <w:proofErr w:type="spellStart"/>
      <w:r>
        <w:rPr>
          <w:rStyle w:val="Strong"/>
          <w:color w:val="000000"/>
        </w:rPr>
        <w:t>nav</w:t>
      </w:r>
      <w:proofErr w:type="spellEnd"/>
      <w:r>
        <w:rPr>
          <w:rStyle w:val="Strong"/>
          <w:color w:val="000000"/>
        </w:rPr>
        <w:t xml:space="preserve"> bar): </w:t>
      </w:r>
      <w:r>
        <w:rPr>
          <w:rStyle w:val="HTMLCode"/>
          <w:b/>
          <w:bCs/>
          <w:color w:val="000000"/>
        </w:rPr>
        <w:t>.wiz-footer</w:t>
      </w:r>
      <w:r>
        <w:rPr>
          <w:rStyle w:val="Strong"/>
          <w:color w:val="000000"/>
        </w:rPr>
        <w:t> used </w:t>
      </w:r>
      <w:r>
        <w:rPr>
          <w:rStyle w:val="HTMLCode"/>
          <w:b/>
          <w:bCs/>
          <w:color w:val="000000"/>
        </w:rPr>
        <w:t xml:space="preserve">padding-bottom: </w:t>
      </w:r>
      <w:proofErr w:type="spellStart"/>
      <w:r>
        <w:rPr>
          <w:rStyle w:val="HTMLCode"/>
          <w:b/>
          <w:bCs/>
          <w:color w:val="000000"/>
        </w:rPr>
        <w:t>env</w:t>
      </w:r>
      <w:proofErr w:type="spellEnd"/>
      <w:r>
        <w:rPr>
          <w:rStyle w:val="HTMLCode"/>
          <w:b/>
          <w:bCs/>
          <w:color w:val="000000"/>
        </w:rPr>
        <w:t>(safe-area-inset-bottom, 8px)</w:t>
      </w:r>
      <w:r>
        <w:rPr>
          <w:rStyle w:val="Strong"/>
          <w:color w:val="000000"/>
        </w:rPr>
        <w:t> but </w:t>
      </w:r>
      <w:proofErr w:type="spellStart"/>
      <w:r>
        <w:rPr>
          <w:rStyle w:val="HTMLCode"/>
          <w:b/>
          <w:bCs/>
          <w:color w:val="000000"/>
        </w:rPr>
        <w:t>env</w:t>
      </w:r>
      <w:proofErr w:type="spellEnd"/>
      <w:r>
        <w:rPr>
          <w:rStyle w:val="HTMLCode"/>
          <w:b/>
          <w:bCs/>
          <w:color w:val="000000"/>
        </w:rPr>
        <w:t>()</w:t>
      </w:r>
      <w:r>
        <w:rPr>
          <w:rStyle w:val="Strong"/>
          <w:color w:val="000000"/>
        </w:rPr>
        <w:t> only works when the viewport meta has </w:t>
      </w:r>
      <w:r>
        <w:rPr>
          <w:rStyle w:val="HTMLCode"/>
          <w:b/>
          <w:bCs/>
          <w:color w:val="000000"/>
        </w:rPr>
        <w:t>viewport-fit=cover</w:t>
      </w:r>
      <w:r>
        <w:rPr>
          <w:rStyle w:val="Strong"/>
          <w:color w:val="000000"/>
        </w:rPr>
        <w:t>. Without it browsers report 0 for safe-area, so the footer sat flush against the system navigation bar. Fix: Added </w:t>
      </w:r>
      <w:r>
        <w:rPr>
          <w:rStyle w:val="HTMLCode"/>
          <w:b/>
          <w:bCs/>
          <w:color w:val="000000"/>
        </w:rPr>
        <w:t>viewport-fit=cover</w:t>
      </w:r>
      <w:r>
        <w:rPr>
          <w:rStyle w:val="Strong"/>
          <w:color w:val="000000"/>
        </w:rPr>
        <w:t> to the </w:t>
      </w:r>
      <w:r>
        <w:rPr>
          <w:rStyle w:val="HTMLCode"/>
          <w:b/>
          <w:bCs/>
          <w:color w:val="000000"/>
        </w:rPr>
        <w:t>&lt;meta name="viewport"&gt;</w:t>
      </w:r>
      <w:r>
        <w:rPr>
          <w:rStyle w:val="Strong"/>
          <w:color w:val="000000"/>
        </w:rPr>
        <w:t> tag; changed </w:t>
      </w:r>
      <w:proofErr w:type="spellStart"/>
      <w:r>
        <w:rPr>
          <w:rStyle w:val="HTMLCode"/>
          <w:b/>
          <w:bCs/>
          <w:color w:val="000000"/>
        </w:rPr>
        <w:t>env</w:t>
      </w:r>
      <w:proofErr w:type="spellEnd"/>
      <w:r>
        <w:rPr>
          <w:rStyle w:val="HTMLCode"/>
          <w:b/>
          <w:bCs/>
          <w:color w:val="000000"/>
        </w:rPr>
        <w:t>(safe-area-inset-bottom, 8px)</w:t>
      </w:r>
      <w:r>
        <w:rPr>
          <w:rStyle w:val="Strong"/>
          <w:color w:val="000000"/>
        </w:rPr>
        <w:t> → </w:t>
      </w:r>
      <w:r>
        <w:rPr>
          <w:rStyle w:val="HTMLCode"/>
          <w:b/>
          <w:bCs/>
          <w:color w:val="000000"/>
        </w:rPr>
        <w:t>max(</w:t>
      </w:r>
      <w:proofErr w:type="spellStart"/>
      <w:r>
        <w:rPr>
          <w:rStyle w:val="HTMLCode"/>
          <w:b/>
          <w:bCs/>
          <w:color w:val="000000"/>
        </w:rPr>
        <w:t>env</w:t>
      </w:r>
      <w:proofErr w:type="spellEnd"/>
      <w:r>
        <w:rPr>
          <w:rStyle w:val="HTMLCode"/>
          <w:b/>
          <w:bCs/>
          <w:color w:val="000000"/>
        </w:rPr>
        <w:t>(safe-area-inset-bottom, 0px), 24px)</w:t>
      </w:r>
      <w:r>
        <w:rPr>
          <w:rStyle w:val="Strong"/>
          <w:color w:val="000000"/>
        </w:rPr>
        <w:t> so there's always at least 24px clearance on any device. Root cause 2 (general mobile layout too cramped): All wizard spacing/sizing was desktop-sized with only a single </w:t>
      </w:r>
      <w:r>
        <w:rPr>
          <w:rStyle w:val="HTMLCode"/>
          <w:b/>
          <w:bCs/>
          <w:color w:val="000000"/>
        </w:rPr>
        <w:t>padding-top</w:t>
      </w:r>
      <w:r>
        <w:rPr>
          <w:rStyle w:val="Strong"/>
          <w:color w:val="000000"/>
        </w:rPr>
        <w:t xml:space="preserve"> reduction at ≤767px. On mobile: 48px icon + 38px title + 28px sub-margin + 24px slide padding consumed most of the viewport before any form field was shown; days-grid 7 columns at 11px was cramped; </w:t>
      </w:r>
      <w:proofErr w:type="spellStart"/>
      <w:r>
        <w:rPr>
          <w:rStyle w:val="Strong"/>
          <w:color w:val="000000"/>
        </w:rPr>
        <w:t>loc</w:t>
      </w:r>
      <w:proofErr w:type="spellEnd"/>
      <w:r>
        <w:rPr>
          <w:rStyle w:val="Strong"/>
          <w:color w:val="000000"/>
        </w:rPr>
        <w:t xml:space="preserve">-type buttons with </w:t>
      </w:r>
      <w:proofErr w:type="spellStart"/>
      <w:r>
        <w:rPr>
          <w:rStyle w:val="Strong"/>
          <w:color w:val="000000"/>
        </w:rPr>
        <w:t>emoji+text</w:t>
      </w:r>
      <w:proofErr w:type="spellEnd"/>
      <w:r>
        <w:rPr>
          <w:rStyle w:val="Strong"/>
          <w:color w:val="000000"/>
        </w:rPr>
        <w:t xml:space="preserve"> in 3-up row was tight. Fix: Expanded the </w:t>
      </w:r>
      <w:r>
        <w:rPr>
          <w:rStyle w:val="HTMLCode"/>
          <w:b/>
          <w:bCs/>
          <w:color w:val="000000"/>
        </w:rPr>
        <w:t>@media (max-width: 767px)</w:t>
      </w:r>
      <w:r>
        <w:rPr>
          <w:rStyle w:val="Strong"/>
          <w:color w:val="000000"/>
        </w:rPr>
        <w:t> block with 18 targeted reductions (icon→36px, title→30px, sub-margin→14px, slide padding→14px/16px, wiz-header padding halved, progress-track margin reduced, step-dots padding reduced, day-</w:t>
      </w:r>
      <w:proofErr w:type="spellStart"/>
      <w:r>
        <w:rPr>
          <w:rStyle w:val="Strong"/>
          <w:color w:val="000000"/>
        </w:rPr>
        <w:t>btn</w:t>
      </w:r>
      <w:proofErr w:type="spellEnd"/>
      <w:r>
        <w:rPr>
          <w:rStyle w:val="Strong"/>
          <w:color w:val="000000"/>
        </w:rPr>
        <w:t xml:space="preserve"> font→10px, </w:t>
      </w:r>
      <w:proofErr w:type="spellStart"/>
      <w:r>
        <w:rPr>
          <w:rStyle w:val="Strong"/>
          <w:color w:val="000000"/>
        </w:rPr>
        <w:t>loc</w:t>
      </w:r>
      <w:proofErr w:type="spellEnd"/>
      <w:r>
        <w:rPr>
          <w:rStyle w:val="Strong"/>
          <w:color w:val="000000"/>
        </w:rPr>
        <w:t>-type-</w:t>
      </w:r>
      <w:proofErr w:type="spellStart"/>
      <w:r>
        <w:rPr>
          <w:rStyle w:val="Strong"/>
          <w:color w:val="000000"/>
        </w:rPr>
        <w:t>btn</w:t>
      </w:r>
      <w:proofErr w:type="spellEnd"/>
      <w:r>
        <w:rPr>
          <w:rStyle w:val="Strong"/>
          <w:color w:val="000000"/>
        </w:rPr>
        <w:t xml:space="preserve"> font→12px, tone-</w:t>
      </w:r>
      <w:proofErr w:type="spellStart"/>
      <w:r>
        <w:rPr>
          <w:rStyle w:val="Strong"/>
          <w:color w:val="000000"/>
        </w:rPr>
        <w:t>btn</w:t>
      </w:r>
      <w:proofErr w:type="spellEnd"/>
      <w:r>
        <w:rPr>
          <w:rStyle w:val="Strong"/>
          <w:color w:val="000000"/>
        </w:rPr>
        <w:t xml:space="preserve"> padding reduced, welcome-logo→42px). Added new </w:t>
      </w:r>
      <w:r>
        <w:rPr>
          <w:rStyle w:val="HTMLCode"/>
          <w:b/>
          <w:bCs/>
          <w:color w:val="000000"/>
        </w:rPr>
        <w:t>@media (max-width: 359px)</w:t>
      </w:r>
      <w:r>
        <w:rPr>
          <w:rStyle w:val="Strong"/>
          <w:color w:val="000000"/>
        </w:rPr>
        <w:t> block for very small phones (icon→28px, title→26px, day-btn→9px). CSS bumped v=42→v=43 across all pages. | | Jul 3, 2026 | </w:t>
      </w:r>
      <w:proofErr w:type="spellStart"/>
      <w:r>
        <w:rPr>
          <w:rStyle w:val="HTMLCode"/>
          <w:b/>
          <w:bCs/>
          <w:color w:val="000000"/>
        </w:rPr>
        <w:t>initiateGoogleOAuth</w:t>
      </w:r>
      <w:proofErr w:type="spellEnd"/>
      <w:r>
        <w:rPr>
          <w:rStyle w:val="Strong"/>
          <w:color w:val="000000"/>
        </w:rPr>
        <w:t> + </w:t>
      </w:r>
      <w:proofErr w:type="spellStart"/>
      <w:r>
        <w:rPr>
          <w:rStyle w:val="HTMLCode"/>
          <w:b/>
          <w:bCs/>
          <w:color w:val="000000"/>
        </w:rPr>
        <w:t>initiateFacebookOAuth</w:t>
      </w:r>
      <w:proofErr w:type="spellEnd"/>
      <w:r>
        <w:rPr>
          <w:rStyle w:val="Strong"/>
          <w:color w:val="000000"/>
        </w:rPr>
        <w:t> CFs + </w:t>
      </w:r>
      <w:r>
        <w:rPr>
          <w:rStyle w:val="HTMLCode"/>
          <w:b/>
          <w:bCs/>
          <w:color w:val="000000"/>
        </w:rPr>
        <w:t>BlastyBiz-Connect.html</w:t>
      </w:r>
      <w:r>
        <w:rPr>
          <w:rStyle w:val="Strong"/>
          <w:color w:val="000000"/>
        </w:rPr>
        <w:t> — OAuth initiation was broken (401 on every attempt) | Root cause: Both OAuth initiation Cloud Functions required an </w:t>
      </w:r>
      <w:r>
        <w:rPr>
          <w:rStyle w:val="HTMLCode"/>
          <w:b/>
          <w:bCs/>
          <w:color w:val="000000"/>
        </w:rPr>
        <w:t>Authorization: Bearer</w:t>
      </w:r>
      <w:r>
        <w:rPr>
          <w:rStyle w:val="Strong"/>
          <w:color w:val="000000"/>
        </w:rPr>
        <w:t> header via </w:t>
      </w:r>
      <w:proofErr w:type="spellStart"/>
      <w:r>
        <w:rPr>
          <w:rStyle w:val="HTMLCode"/>
          <w:b/>
          <w:bCs/>
          <w:color w:val="000000"/>
        </w:rPr>
        <w:t>verifyBearer</w:t>
      </w:r>
      <w:proofErr w:type="spellEnd"/>
      <w:r>
        <w:rPr>
          <w:rStyle w:val="Strong"/>
          <w:color w:val="000000"/>
        </w:rPr>
        <w:t>, but </w:t>
      </w:r>
      <w:proofErr w:type="spellStart"/>
      <w:r>
        <w:rPr>
          <w:rStyle w:val="HTMLCode"/>
          <w:b/>
          <w:bCs/>
          <w:color w:val="000000"/>
        </w:rPr>
        <w:t>window.location.href</w:t>
      </w:r>
      <w:proofErr w:type="spellEnd"/>
      <w:r>
        <w:rPr>
          <w:rStyle w:val="Strong"/>
          <w:color w:val="000000"/>
        </w:rPr>
        <w:t> (plain browser redirect) cannot send custom headers. Every "Connect Google/Facebook" click was silently hitting 401 before ever reaching the provider's consent screen. Fix: Both CFs now return </w:t>
      </w:r>
      <w:r>
        <w:rPr>
          <w:rStyle w:val="HTMLCode"/>
          <w:b/>
          <w:bCs/>
          <w:color w:val="000000"/>
        </w:rPr>
        <w:t xml:space="preserve">{ </w:t>
      </w:r>
      <w:proofErr w:type="spellStart"/>
      <w:r>
        <w:rPr>
          <w:rStyle w:val="HTMLCode"/>
          <w:b/>
          <w:bCs/>
          <w:color w:val="000000"/>
        </w:rPr>
        <w:t>url</w:t>
      </w:r>
      <w:proofErr w:type="spellEnd"/>
      <w:r>
        <w:rPr>
          <w:rStyle w:val="HTMLCode"/>
          <w:b/>
          <w:bCs/>
          <w:color w:val="000000"/>
        </w:rPr>
        <w:t xml:space="preserve"> }</w:t>
      </w:r>
      <w:r>
        <w:rPr>
          <w:rStyle w:val="Strong"/>
          <w:color w:val="000000"/>
        </w:rPr>
        <w:t> as JSON (with CORS headers + OPTIONS preflight support) instead of issuing a server-side redirect. Client </w:t>
      </w:r>
      <w:proofErr w:type="spellStart"/>
      <w:r>
        <w:rPr>
          <w:rStyle w:val="HTMLCode"/>
          <w:b/>
          <w:bCs/>
          <w:color w:val="000000"/>
        </w:rPr>
        <w:t>proceedGoogleConnect</w:t>
      </w:r>
      <w:proofErr w:type="spellEnd"/>
      <w:r>
        <w:rPr>
          <w:rStyle w:val="Strong"/>
          <w:color w:val="000000"/>
        </w:rPr>
        <w:t> and </w:t>
      </w:r>
      <w:proofErr w:type="spellStart"/>
      <w:r>
        <w:rPr>
          <w:rStyle w:val="HTMLCode"/>
          <w:b/>
          <w:bCs/>
          <w:color w:val="000000"/>
        </w:rPr>
        <w:t>fbGateYes</w:t>
      </w:r>
      <w:proofErr w:type="spellEnd"/>
      <w:r>
        <w:rPr>
          <w:rStyle w:val="Strong"/>
          <w:color w:val="000000"/>
        </w:rPr>
        <w:t xml:space="preserve"> are now </w:t>
      </w:r>
      <w:proofErr w:type="spellStart"/>
      <w:r>
        <w:rPr>
          <w:rStyle w:val="Strong"/>
          <w:color w:val="000000"/>
        </w:rPr>
        <w:t>async</w:t>
      </w:r>
      <w:proofErr w:type="spellEnd"/>
      <w:r>
        <w:rPr>
          <w:rStyle w:val="Strong"/>
          <w:color w:val="000000"/>
        </w:rPr>
        <w:t xml:space="preserve"> — they call </w:t>
      </w:r>
      <w:proofErr w:type="spellStart"/>
      <w:r>
        <w:rPr>
          <w:rStyle w:val="HTMLCode"/>
          <w:b/>
          <w:bCs/>
          <w:color w:val="000000"/>
        </w:rPr>
        <w:t>user.getIdToken</w:t>
      </w:r>
      <w:proofErr w:type="spellEnd"/>
      <w:r>
        <w:rPr>
          <w:rStyle w:val="HTMLCode"/>
          <w:b/>
          <w:bCs/>
          <w:color w:val="000000"/>
        </w:rPr>
        <w:t>()</w:t>
      </w:r>
      <w:r>
        <w:rPr>
          <w:rStyle w:val="Strong"/>
          <w:color w:val="000000"/>
        </w:rPr>
        <w:t>, fetch the CF with </w:t>
      </w:r>
      <w:r>
        <w:rPr>
          <w:rStyle w:val="HTMLCode"/>
          <w:b/>
          <w:bCs/>
          <w:color w:val="000000"/>
        </w:rPr>
        <w:t>Authorization: Bearer</w:t>
      </w:r>
      <w:r>
        <w:rPr>
          <w:rStyle w:val="Strong"/>
          <w:color w:val="000000"/>
        </w:rPr>
        <w:t> header, receive </w:t>
      </w:r>
      <w:r>
        <w:rPr>
          <w:rStyle w:val="HTMLCode"/>
          <w:b/>
          <w:bCs/>
          <w:color w:val="000000"/>
        </w:rPr>
        <w:t xml:space="preserve">{ </w:t>
      </w:r>
      <w:proofErr w:type="spellStart"/>
      <w:r>
        <w:rPr>
          <w:rStyle w:val="HTMLCode"/>
          <w:b/>
          <w:bCs/>
          <w:color w:val="000000"/>
        </w:rPr>
        <w:t>url</w:t>
      </w:r>
      <w:proofErr w:type="spellEnd"/>
      <w:r>
        <w:rPr>
          <w:rStyle w:val="HTMLCode"/>
          <w:b/>
          <w:bCs/>
          <w:color w:val="000000"/>
        </w:rPr>
        <w:t xml:space="preserve"> }</w:t>
      </w:r>
      <w:r>
        <w:rPr>
          <w:rStyle w:val="Strong"/>
          <w:color w:val="000000"/>
        </w:rPr>
        <w:t>, then navigate the browser to that URL. </w:t>
      </w:r>
      <w:r>
        <w:rPr>
          <w:rStyle w:val="HTMLCode"/>
          <w:b/>
          <w:bCs/>
          <w:color w:val="000000"/>
        </w:rPr>
        <w:t>window._</w:t>
      </w:r>
      <w:proofErr w:type="spellStart"/>
      <w:r>
        <w:rPr>
          <w:rStyle w:val="HTMLCode"/>
          <w:b/>
          <w:bCs/>
          <w:color w:val="000000"/>
        </w:rPr>
        <w:t>bbGetToken</w:t>
      </w:r>
      <w:proofErr w:type="spellEnd"/>
      <w:r>
        <w:rPr>
          <w:rStyle w:val="Strong"/>
          <w:color w:val="000000"/>
        </w:rPr>
        <w:t xml:space="preserve"> exposed from the </w:t>
      </w:r>
      <w:proofErr w:type="spellStart"/>
      <w:r>
        <w:rPr>
          <w:rStyle w:val="Strong"/>
          <w:color w:val="000000"/>
        </w:rPr>
        <w:t>auth</w:t>
      </w:r>
      <w:proofErr w:type="spellEnd"/>
      <w:r>
        <w:rPr>
          <w:rStyle w:val="Strong"/>
          <w:color w:val="000000"/>
        </w:rPr>
        <w:t xml:space="preserve"> handler so the non-module script block can call it. </w:t>
      </w:r>
      <w:proofErr w:type="spellStart"/>
      <w:r>
        <w:rPr>
          <w:rStyle w:val="HTMLCode"/>
          <w:b/>
          <w:bCs/>
          <w:color w:val="000000"/>
        </w:rPr>
        <w:t>initiateGoogleOAuth</w:t>
      </w:r>
      <w:proofErr w:type="spellEnd"/>
      <w:r>
        <w:rPr>
          <w:rStyle w:val="Strong"/>
          <w:color w:val="000000"/>
        </w:rPr>
        <w:t> deployed; </w:t>
      </w:r>
      <w:proofErr w:type="spellStart"/>
      <w:r>
        <w:rPr>
          <w:rStyle w:val="HTMLCode"/>
          <w:b/>
          <w:bCs/>
          <w:color w:val="000000"/>
        </w:rPr>
        <w:t>initiateFacebookOAuth</w:t>
      </w:r>
      <w:proofErr w:type="spellEnd"/>
      <w:r>
        <w:rPr>
          <w:rStyle w:val="Strong"/>
          <w:color w:val="000000"/>
        </w:rPr>
        <w:t xml:space="preserve"> pending GCP 409 </w:t>
      </w:r>
      <w:r>
        <w:rPr>
          <w:rStyle w:val="Strong"/>
          <w:color w:val="000000"/>
        </w:rPr>
        <w:lastRenderedPageBreak/>
        <w:t>clearance (low priority — Facebook still in Meta App Review). | | Jul 3, 2026 | 7 app pages — </w:t>
      </w:r>
      <w:proofErr w:type="spellStart"/>
      <w:r>
        <w:rPr>
          <w:rStyle w:val="HTMLCode"/>
          <w:b/>
          <w:bCs/>
          <w:color w:val="000000"/>
        </w:rPr>
        <w:t>auth-guard.js</w:t>
      </w:r>
      <w:proofErr w:type="spellEnd"/>
      <w:r>
        <w:rPr>
          <w:rStyle w:val="Strong"/>
          <w:color w:val="000000"/>
        </w:rPr>
        <w:t xml:space="preserve"> made sole </w:t>
      </w:r>
      <w:proofErr w:type="spellStart"/>
      <w:r>
        <w:rPr>
          <w:rStyle w:val="Strong"/>
          <w:color w:val="000000"/>
        </w:rPr>
        <w:t>auth</w:t>
      </w:r>
      <w:proofErr w:type="spellEnd"/>
      <w:r>
        <w:rPr>
          <w:rStyle w:val="Strong"/>
          <w:color w:val="000000"/>
        </w:rPr>
        <w:t xml:space="preserve"> guard site-wide | Root cause: Every protected page had its own </w:t>
      </w:r>
      <w:r>
        <w:rPr>
          <w:rStyle w:val="HTMLCode"/>
          <w:b/>
          <w:bCs/>
          <w:color w:val="000000"/>
        </w:rPr>
        <w:t xml:space="preserve">if (!user) { </w:t>
      </w:r>
      <w:proofErr w:type="spellStart"/>
      <w:r>
        <w:rPr>
          <w:rStyle w:val="HTMLCode"/>
          <w:b/>
          <w:bCs/>
          <w:color w:val="000000"/>
        </w:rPr>
        <w:t>window.location.href</w:t>
      </w:r>
      <w:proofErr w:type="spellEnd"/>
      <w:r>
        <w:rPr>
          <w:rStyle w:val="HTMLCode"/>
          <w:b/>
          <w:bCs/>
          <w:color w:val="000000"/>
        </w:rPr>
        <w:t xml:space="preserve"> = 'BlastyBiz-Login.html' }</w:t>
      </w:r>
      <w:r>
        <w:rPr>
          <w:rStyle w:val="Strong"/>
          <w:color w:val="000000"/>
        </w:rPr>
        <w:t> inside </w:t>
      </w:r>
      <w:proofErr w:type="spellStart"/>
      <w:r>
        <w:rPr>
          <w:rStyle w:val="HTMLCode"/>
          <w:b/>
          <w:bCs/>
          <w:color w:val="000000"/>
        </w:rPr>
        <w:t>onAuthStateChanged</w:t>
      </w:r>
      <w:proofErr w:type="spellEnd"/>
      <w:r>
        <w:rPr>
          <w:rStyle w:val="Strong"/>
          <w:color w:val="000000"/>
        </w:rPr>
        <w:t>, duplicating redirect logic already in </w:t>
      </w:r>
      <w:proofErr w:type="spellStart"/>
      <w:r>
        <w:rPr>
          <w:rStyle w:val="HTMLCode"/>
          <w:b/>
          <w:bCs/>
          <w:color w:val="000000"/>
        </w:rPr>
        <w:t>auth-guard.js</w:t>
      </w:r>
      <w:proofErr w:type="spellEnd"/>
      <w:r>
        <w:rPr>
          <w:rStyle w:val="Strong"/>
          <w:color w:val="000000"/>
        </w:rPr>
        <w:t>. The module-script redirect fired immediately with zero grace period, racing ahead of </w:t>
      </w:r>
      <w:proofErr w:type="spellStart"/>
      <w:r>
        <w:rPr>
          <w:rStyle w:val="HTMLCode"/>
          <w:b/>
          <w:bCs/>
          <w:color w:val="000000"/>
        </w:rPr>
        <w:t>auth-guard.js</w:t>
      </w:r>
      <w:r>
        <w:rPr>
          <w:rStyle w:val="Strong"/>
          <w:color w:val="000000"/>
        </w:rPr>
        <w:t>'s</w:t>
      </w:r>
      <w:proofErr w:type="spellEnd"/>
      <w:r>
        <w:rPr>
          <w:rStyle w:val="Strong"/>
          <w:color w:val="000000"/>
        </w:rPr>
        <w:t xml:space="preserve"> 3-second delay — causing logged-in users (especially after OAuth redirect chains on mobile) to be kicked to the login screen before Firebase </w:t>
      </w:r>
      <w:proofErr w:type="spellStart"/>
      <w:r>
        <w:rPr>
          <w:rStyle w:val="Strong"/>
          <w:color w:val="000000"/>
        </w:rPr>
        <w:t>Auth</w:t>
      </w:r>
      <w:proofErr w:type="spellEnd"/>
      <w:r>
        <w:rPr>
          <w:rStyle w:val="Strong"/>
          <w:color w:val="000000"/>
        </w:rPr>
        <w:t xml:space="preserve"> could restore their session. Fix: Replaced all 7 inline redirects (</w:t>
      </w:r>
      <w:r>
        <w:rPr>
          <w:rStyle w:val="HTMLCode"/>
          <w:b/>
          <w:bCs/>
          <w:color w:val="000000"/>
        </w:rPr>
        <w:t>BlastyBiz-Connected.html</w:t>
      </w:r>
      <w:r>
        <w:rPr>
          <w:rStyle w:val="Strong"/>
          <w:color w:val="000000"/>
        </w:rPr>
        <w:t>, </w:t>
      </w:r>
      <w:r>
        <w:rPr>
          <w:rStyle w:val="HTMLCode"/>
          <w:b/>
          <w:bCs/>
          <w:color w:val="000000"/>
        </w:rPr>
        <w:t>BlastyBiz-Connect.html</w:t>
      </w:r>
      <w:r>
        <w:rPr>
          <w:rStyle w:val="Strong"/>
          <w:color w:val="000000"/>
        </w:rPr>
        <w:t>, </w:t>
      </w:r>
      <w:r>
        <w:rPr>
          <w:rStyle w:val="HTMLCode"/>
          <w:b/>
          <w:bCs/>
          <w:color w:val="000000"/>
        </w:rPr>
        <w:t>BlastyBiz.html</w:t>
      </w:r>
      <w:r>
        <w:rPr>
          <w:rStyle w:val="Strong"/>
          <w:color w:val="000000"/>
        </w:rPr>
        <w:t>, </w:t>
      </w:r>
      <w:r>
        <w:rPr>
          <w:rStyle w:val="HTMLCode"/>
          <w:b/>
          <w:bCs/>
          <w:color w:val="000000"/>
        </w:rPr>
        <w:t>BlastyBiz-Dashboard.html</w:t>
      </w:r>
      <w:r>
        <w:rPr>
          <w:rStyle w:val="Strong"/>
          <w:color w:val="000000"/>
        </w:rPr>
        <w:t>, </w:t>
      </w:r>
      <w:r>
        <w:rPr>
          <w:rStyle w:val="HTMLCode"/>
          <w:b/>
          <w:bCs/>
          <w:color w:val="000000"/>
        </w:rPr>
        <w:t>BlastyBiz-BizContext.html</w:t>
      </w:r>
      <w:r>
        <w:rPr>
          <w:rStyle w:val="Strong"/>
          <w:color w:val="000000"/>
        </w:rPr>
        <w:t>, </w:t>
      </w:r>
      <w:r>
        <w:rPr>
          <w:rStyle w:val="HTMLCode"/>
          <w:b/>
          <w:bCs/>
          <w:color w:val="000000"/>
        </w:rPr>
        <w:t>BlastyBiz-Listing-Preview.html</w:t>
      </w:r>
      <w:r>
        <w:rPr>
          <w:rStyle w:val="Strong"/>
          <w:color w:val="000000"/>
        </w:rPr>
        <w:t>, </w:t>
      </w:r>
      <w:r>
        <w:rPr>
          <w:rStyle w:val="HTMLCode"/>
          <w:b/>
          <w:bCs/>
          <w:color w:val="000000"/>
        </w:rPr>
        <w:t>BlastyBiz-Publishing-Status.html</w:t>
      </w:r>
      <w:r>
        <w:rPr>
          <w:rStyle w:val="Strong"/>
          <w:color w:val="000000"/>
        </w:rPr>
        <w:t>) with </w:t>
      </w:r>
      <w:r>
        <w:rPr>
          <w:rStyle w:val="HTMLCode"/>
          <w:b/>
          <w:bCs/>
          <w:color w:val="000000"/>
        </w:rPr>
        <w:t>if (!user) return;</w:t>
      </w:r>
      <w:r>
        <w:rPr>
          <w:rStyle w:val="Strong"/>
          <w:color w:val="000000"/>
        </w:rPr>
        <w:t> — letting </w:t>
      </w:r>
      <w:proofErr w:type="spellStart"/>
      <w:r>
        <w:rPr>
          <w:rStyle w:val="HTMLCode"/>
          <w:b/>
          <w:bCs/>
          <w:color w:val="000000"/>
        </w:rPr>
        <w:t>auth-guard.js</w:t>
      </w:r>
      <w:proofErr w:type="spellEnd"/>
      <w:r>
        <w:rPr>
          <w:rStyle w:val="Strong"/>
          <w:color w:val="000000"/>
        </w:rPr>
        <w:t> be the single redirect authority with its 3-second grace period. | | Jul 3, 2026 | </w:t>
      </w:r>
      <w:r>
        <w:rPr>
          <w:rStyle w:val="HTMLCode"/>
          <w:b/>
          <w:bCs/>
          <w:color w:val="000000"/>
        </w:rPr>
        <w:t>BlastyBiz-Home.html</w:t>
      </w:r>
      <w:r>
        <w:rPr>
          <w:rStyle w:val="Strong"/>
          <w:color w:val="000000"/>
        </w:rPr>
        <w:t>, </w:t>
      </w:r>
      <w:r>
        <w:rPr>
          <w:rStyle w:val="HTMLCode"/>
          <w:b/>
          <w:bCs/>
          <w:color w:val="000000"/>
        </w:rPr>
        <w:t>BlastyBiz-Privacy.html</w:t>
      </w:r>
      <w:r>
        <w:rPr>
          <w:rStyle w:val="Strong"/>
          <w:color w:val="000000"/>
        </w:rPr>
        <w:t>, </w:t>
      </w:r>
      <w:r>
        <w:rPr>
          <w:rStyle w:val="HTMLCode"/>
          <w:b/>
          <w:bCs/>
          <w:color w:val="000000"/>
        </w:rPr>
        <w:t>BlastyBiz-Admin-Operate.html</w:t>
      </w:r>
      <w:r>
        <w:rPr>
          <w:rStyle w:val="Strong"/>
          <w:color w:val="000000"/>
        </w:rPr>
        <w:t> — Google OAuth rejection response | Reason for rejection: Google reviewer applied a physical-location checklist to an online SaaS (no storefront). Three fixes deployed: (1) Homepage — added </w:t>
      </w:r>
      <w:r>
        <w:rPr>
          <w:rStyle w:val="HTMLCode"/>
          <w:b/>
          <w:bCs/>
          <w:color w:val="000000"/>
        </w:rPr>
        <w:t>&lt;meta name="description"&gt;</w:t>
      </w:r>
      <w:r>
        <w:rPr>
          <w:rStyle w:val="Strong"/>
          <w:color w:val="000000"/>
        </w:rPr>
        <w:t> explicitly stating "online software platform (SaaS) for local businesses. No physical location." + visible line in hero: "</w:t>
      </w:r>
      <w:proofErr w:type="spellStart"/>
      <w:r>
        <w:rPr>
          <w:rStyle w:val="Strong"/>
          <w:color w:val="000000"/>
        </w:rPr>
        <w:t>BlastyBiz</w:t>
      </w:r>
      <w:proofErr w:type="spellEnd"/>
      <w:r>
        <w:rPr>
          <w:rStyle w:val="Strong"/>
          <w:color w:val="000000"/>
        </w:rPr>
        <w:t xml:space="preserve"> is an online software platform — no physical location." (2) Privacy policy — added dedicated "Google API Data" section specifying: </w:t>
      </w:r>
      <w:proofErr w:type="spellStart"/>
      <w:r>
        <w:rPr>
          <w:rStyle w:val="HTMLCode"/>
          <w:b/>
          <w:bCs/>
          <w:color w:val="000000"/>
        </w:rPr>
        <w:t>business.manage</w:t>
      </w:r>
      <w:proofErr w:type="spellEnd"/>
      <w:r>
        <w:rPr>
          <w:rStyle w:val="Strong"/>
          <w:color w:val="000000"/>
        </w:rPr>
        <w:t xml:space="preserve"> scope, what is accessed (GBP location list + post creation), what is NOT accessed (name/email/Drive/Gmail), encrypted token storage, no selling, no sharing, link to revoke at myaccount.google.com/permissions, and explicit statement of compliance with Google API Services User Data Policy (Limited Use). (3) Operate page — Google OAuth badge changed from "Submitted — In Review" (blue) to "Rejected — Resubmit" (red). Dave action items: record OAuth demo video (sign-in → Connect Google → consent screen → approve → post created in GBP); verify blastybiz.com in Google Search Console; resubmit with note that </w:t>
      </w:r>
      <w:proofErr w:type="spellStart"/>
      <w:r>
        <w:rPr>
          <w:rStyle w:val="Strong"/>
          <w:color w:val="000000"/>
        </w:rPr>
        <w:t>BlastyBiz</w:t>
      </w:r>
      <w:proofErr w:type="spellEnd"/>
      <w:r>
        <w:rPr>
          <w:rStyle w:val="Strong"/>
          <w:color w:val="000000"/>
        </w:rPr>
        <w:t xml:space="preserve"> is a SaaS with no physical location and the wrong checklist was applied. | | Jul 4, 2026 | </w:t>
      </w:r>
      <w:r>
        <w:rPr>
          <w:rStyle w:val="HTMLCode"/>
          <w:b/>
          <w:bCs/>
          <w:color w:val="000000"/>
        </w:rPr>
        <w:t>BlastyBiz-Dashboard.html</w:t>
      </w:r>
      <w:r>
        <w:rPr>
          <w:rStyle w:val="Strong"/>
          <w:color w:val="000000"/>
        </w:rPr>
        <w:t> — "Showing data for" blank + Campaigns stuck on "Loading…" even after business card appeared | Root cause: </w:t>
      </w:r>
      <w:proofErr w:type="spellStart"/>
      <w:r>
        <w:rPr>
          <w:rStyle w:val="HTMLCode"/>
          <w:b/>
          <w:bCs/>
          <w:color w:val="000000"/>
        </w:rPr>
        <w:t>loadBusinessContextFirestore</w:t>
      </w:r>
      <w:proofErr w:type="spellEnd"/>
      <w:r>
        <w:rPr>
          <w:rStyle w:val="Strong"/>
          <w:color w:val="000000"/>
        </w:rPr>
        <w:t xml:space="preserve"> was one giant try/catch (lines 562–730). Any error anywhere in the function — </w:t>
      </w:r>
      <w:proofErr w:type="spellStart"/>
      <w:r>
        <w:rPr>
          <w:rStyle w:val="Strong"/>
          <w:color w:val="000000"/>
        </w:rPr>
        <w:t>Firestore</w:t>
      </w:r>
      <w:proofErr w:type="spellEnd"/>
      <w:r>
        <w:rPr>
          <w:rStyle w:val="Strong"/>
          <w:color w:val="000000"/>
        </w:rPr>
        <w:t xml:space="preserve"> permission denial, a missing index, any JS throw — would silently catch and return, leaving the business name blank and campaigns permanently at "Loading…". Sections 3 (platform connections) and 4 (</w:t>
      </w:r>
      <w:proofErr w:type="spellStart"/>
      <w:r>
        <w:rPr>
          <w:rStyle w:val="Strong"/>
          <w:color w:val="000000"/>
        </w:rPr>
        <w:t>publishJobs</w:t>
      </w:r>
      <w:proofErr w:type="spellEnd"/>
      <w:r>
        <w:rPr>
          <w:rStyle w:val="Strong"/>
          <w:color w:val="000000"/>
        </w:rPr>
        <w:t xml:space="preserve"> query) ran BEFORE campaigns (section 2), so errors there blocked campaign rendering entirely. Fix: Split the function into 4 independent try/catch blocks: (1) business name — reads biz doc alone, only updates </w:t>
      </w:r>
      <w:proofErr w:type="spellStart"/>
      <w:r>
        <w:rPr>
          <w:rStyle w:val="Strong"/>
          <w:color w:val="000000"/>
        </w:rPr>
        <w:t>nameEl</w:t>
      </w:r>
      <w:proofErr w:type="spellEnd"/>
      <w:r>
        <w:rPr>
          <w:rStyle w:val="Strong"/>
          <w:color w:val="000000"/>
        </w:rPr>
        <w:t xml:space="preserve"> if </w:t>
      </w:r>
      <w:proofErr w:type="spellStart"/>
      <w:r>
        <w:rPr>
          <w:rStyle w:val="Strong"/>
          <w:color w:val="000000"/>
        </w:rPr>
        <w:t>bizName</w:t>
      </w:r>
      <w:proofErr w:type="spellEnd"/>
      <w:r>
        <w:rPr>
          <w:rStyle w:val="Strong"/>
          <w:color w:val="000000"/>
        </w:rPr>
        <w:t xml:space="preserve"> is non-empty so the stub-set name is preserved on failure; (2) campaigns — always resolves, falls back to "Unable to load campaigns" on error instead of leaving "Loading…"; (3) platform connections — own try/catch, failure leaves platform list empty; (4) </w:t>
      </w:r>
      <w:proofErr w:type="spellStart"/>
      <w:r>
        <w:rPr>
          <w:rStyle w:val="Strong"/>
          <w:color w:val="000000"/>
        </w:rPr>
        <w:t>publishJobs</w:t>
      </w:r>
      <w:proofErr w:type="spellEnd"/>
      <w:r>
        <w:rPr>
          <w:rStyle w:val="Strong"/>
          <w:color w:val="000000"/>
        </w:rPr>
        <w:t xml:space="preserve"> + activity feed + score + tasks + snapshot — own try/catch, failure leaves those sections with default values. Any one section failing no longer blocks the others. | | Jul 4, 2026 | </w:t>
      </w:r>
      <w:r>
        <w:rPr>
          <w:rStyle w:val="HTMLCode"/>
          <w:b/>
          <w:bCs/>
          <w:color w:val="000000"/>
        </w:rPr>
        <w:t>BlastyBiz-Dashboard.html</w:t>
      </w:r>
      <w:r>
        <w:rPr>
          <w:rStyle w:val="Strong"/>
          <w:color w:val="000000"/>
        </w:rPr>
        <w:t> — Control Panel showed no businesses on load; new businesses didn't appear after onboarding | Root cause: </w:t>
      </w:r>
      <w:r>
        <w:rPr>
          <w:rStyle w:val="HTMLCode"/>
          <w:b/>
          <w:bCs/>
          <w:color w:val="000000"/>
        </w:rPr>
        <w:t>BUSINESSES</w:t>
      </w:r>
      <w:r>
        <w:rPr>
          <w:rStyle w:val="Strong"/>
          <w:color w:val="000000"/>
        </w:rPr>
        <w:t> is a script-level </w:t>
      </w:r>
      <w:r>
        <w:rPr>
          <w:rStyle w:val="HTMLCode"/>
          <w:b/>
          <w:bCs/>
          <w:color w:val="000000"/>
        </w:rPr>
        <w:t>let</w:t>
      </w:r>
      <w:r>
        <w:rPr>
          <w:rStyle w:val="Strong"/>
          <w:color w:val="000000"/>
        </w:rPr>
        <w:t> variable (not on </w:t>
      </w:r>
      <w:r>
        <w:rPr>
          <w:rStyle w:val="HTMLCode"/>
          <w:b/>
          <w:bCs/>
          <w:color w:val="000000"/>
        </w:rPr>
        <w:t>window</w:t>
      </w:r>
      <w:r>
        <w:rPr>
          <w:rStyle w:val="Strong"/>
          <w:color w:val="000000"/>
        </w:rPr>
        <w:t>). </w:t>
      </w:r>
      <w:proofErr w:type="spellStart"/>
      <w:r>
        <w:rPr>
          <w:rStyle w:val="HTMLCode"/>
          <w:b/>
          <w:bCs/>
          <w:color w:val="000000"/>
        </w:rPr>
        <w:t>init</w:t>
      </w:r>
      <w:proofErr w:type="spellEnd"/>
      <w:r>
        <w:rPr>
          <w:rStyle w:val="HTMLCode"/>
          <w:b/>
          <w:bCs/>
          <w:color w:val="000000"/>
        </w:rPr>
        <w:t>()</w:t>
      </w:r>
      <w:r>
        <w:rPr>
          <w:rStyle w:val="Strong"/>
          <w:color w:val="000000"/>
        </w:rPr>
        <w:t xml:space="preserve"> runs synchronously at page load before Firebase </w:t>
      </w:r>
      <w:proofErr w:type="spellStart"/>
      <w:r>
        <w:rPr>
          <w:rStyle w:val="Strong"/>
          <w:color w:val="000000"/>
        </w:rPr>
        <w:t>auth</w:t>
      </w:r>
      <w:proofErr w:type="spellEnd"/>
      <w:r>
        <w:rPr>
          <w:rStyle w:val="Strong"/>
          <w:color w:val="000000"/>
        </w:rPr>
        <w:t xml:space="preserve"> resolves — </w:t>
      </w:r>
      <w:r>
        <w:rPr>
          <w:rStyle w:val="HTMLCode"/>
          <w:b/>
          <w:bCs/>
          <w:color w:val="000000"/>
        </w:rPr>
        <w:t>BUSINESSES</w:t>
      </w:r>
      <w:r>
        <w:rPr>
          <w:rStyle w:val="Strong"/>
          <w:color w:val="000000"/>
        </w:rPr>
        <w:t> is empty, so </w:t>
      </w:r>
      <w:proofErr w:type="spellStart"/>
      <w:r>
        <w:rPr>
          <w:rStyle w:val="HTMLCode"/>
          <w:b/>
          <w:bCs/>
          <w:color w:val="000000"/>
        </w:rPr>
        <w:t>renderNoBusinessState</w:t>
      </w:r>
      <w:proofErr w:type="spellEnd"/>
      <w:r>
        <w:rPr>
          <w:rStyle w:val="HTMLCode"/>
          <w:b/>
          <w:bCs/>
          <w:color w:val="000000"/>
        </w:rPr>
        <w:t>()</w:t>
      </w:r>
      <w:r>
        <w:rPr>
          <w:rStyle w:val="Strong"/>
          <w:color w:val="000000"/>
        </w:rPr>
        <w:t xml:space="preserve"> fires and returns early. The Firebase module script then loads businesses from </w:t>
      </w:r>
      <w:proofErr w:type="spellStart"/>
      <w:r>
        <w:rPr>
          <w:rStyle w:val="Strong"/>
          <w:color w:val="000000"/>
        </w:rPr>
        <w:t>Firestore</w:t>
      </w:r>
      <w:proofErr w:type="spellEnd"/>
      <w:r>
        <w:rPr>
          <w:rStyle w:val="Strong"/>
          <w:color w:val="000000"/>
        </w:rPr>
        <w:t xml:space="preserve"> and sets </w:t>
      </w:r>
      <w:proofErr w:type="spellStart"/>
      <w:r>
        <w:rPr>
          <w:rStyle w:val="HTMLCode"/>
          <w:b/>
          <w:bCs/>
          <w:color w:val="000000"/>
        </w:rPr>
        <w:t>window.BUSINESSES</w:t>
      </w:r>
      <w:proofErr w:type="spellEnd"/>
      <w:r>
        <w:rPr>
          <w:rStyle w:val="Strong"/>
          <w:color w:val="000000"/>
        </w:rPr>
        <w:t xml:space="preserve">, </w:t>
      </w:r>
      <w:r>
        <w:rPr>
          <w:rStyle w:val="Strong"/>
          <w:color w:val="000000"/>
        </w:rPr>
        <w:lastRenderedPageBreak/>
        <w:t>but never calls </w:t>
      </w:r>
      <w:proofErr w:type="spellStart"/>
      <w:r>
        <w:rPr>
          <w:rStyle w:val="HTMLCode"/>
          <w:b/>
          <w:bCs/>
          <w:color w:val="000000"/>
        </w:rPr>
        <w:t>init</w:t>
      </w:r>
      <w:proofErr w:type="spellEnd"/>
      <w:r>
        <w:rPr>
          <w:rStyle w:val="HTMLCode"/>
          <w:b/>
          <w:bCs/>
          <w:color w:val="000000"/>
        </w:rPr>
        <w:t>()</w:t>
      </w:r>
      <w:r>
        <w:rPr>
          <w:rStyle w:val="Strong"/>
          <w:color w:val="000000"/>
        </w:rPr>
        <w:t xml:space="preserve"> again. The switcher bar was never re-rendered after the </w:t>
      </w:r>
      <w:proofErr w:type="spellStart"/>
      <w:r>
        <w:rPr>
          <w:rStyle w:val="Strong"/>
          <w:color w:val="000000"/>
        </w:rPr>
        <w:t>async</w:t>
      </w:r>
      <w:proofErr w:type="spellEnd"/>
      <w:r>
        <w:rPr>
          <w:rStyle w:val="Strong"/>
          <w:color w:val="000000"/>
        </w:rPr>
        <w:t xml:space="preserve"> </w:t>
      </w:r>
      <w:proofErr w:type="spellStart"/>
      <w:r>
        <w:rPr>
          <w:rStyle w:val="Strong"/>
          <w:color w:val="000000"/>
        </w:rPr>
        <w:t>Firestore</w:t>
      </w:r>
      <w:proofErr w:type="spellEnd"/>
      <w:r>
        <w:rPr>
          <w:rStyle w:val="Strong"/>
          <w:color w:val="000000"/>
        </w:rPr>
        <w:t xml:space="preserve"> load. Fix: Added two calls immediately after the businesses try/catch block in the module script's </w:t>
      </w:r>
      <w:proofErr w:type="spellStart"/>
      <w:r>
        <w:rPr>
          <w:rStyle w:val="HTMLCode"/>
          <w:b/>
          <w:bCs/>
          <w:color w:val="000000"/>
        </w:rPr>
        <w:t>onAuthStateChanged</w:t>
      </w:r>
      <w:proofErr w:type="spellEnd"/>
      <w:r>
        <w:rPr>
          <w:rStyle w:val="Strong"/>
          <w:color w:val="000000"/>
        </w:rPr>
        <w:t> handler: </w:t>
      </w:r>
      <w:proofErr w:type="spellStart"/>
      <w:r>
        <w:rPr>
          <w:rStyle w:val="HTMLCode"/>
          <w:b/>
          <w:bCs/>
          <w:color w:val="000000"/>
        </w:rPr>
        <w:t>init</w:t>
      </w:r>
      <w:proofErr w:type="spellEnd"/>
      <w:r>
        <w:rPr>
          <w:rStyle w:val="HTMLCode"/>
          <w:b/>
          <w:bCs/>
          <w:color w:val="000000"/>
        </w:rPr>
        <w:t>()</w:t>
      </w:r>
      <w:r>
        <w:rPr>
          <w:rStyle w:val="Strong"/>
          <w:color w:val="000000"/>
        </w:rPr>
        <w:t> (which syncs the non-module </w:t>
      </w:r>
      <w:r>
        <w:rPr>
          <w:rStyle w:val="HTMLCode"/>
          <w:b/>
          <w:bCs/>
          <w:color w:val="000000"/>
        </w:rPr>
        <w:t>BUSINESSES</w:t>
      </w:r>
      <w:r>
        <w:rPr>
          <w:rStyle w:val="Strong"/>
          <w:color w:val="000000"/>
        </w:rPr>
        <w:t> variable from </w:t>
      </w:r>
      <w:proofErr w:type="spellStart"/>
      <w:r>
        <w:rPr>
          <w:rStyle w:val="HTMLCode"/>
          <w:b/>
          <w:bCs/>
          <w:color w:val="000000"/>
        </w:rPr>
        <w:t>window.BUSINESSES</w:t>
      </w:r>
      <w:proofErr w:type="spellEnd"/>
      <w:r>
        <w:rPr>
          <w:rStyle w:val="Strong"/>
          <w:color w:val="000000"/>
        </w:rPr>
        <w:t> and re-renders the switcher bar + agency limit bar) and </w:t>
      </w:r>
      <w:r>
        <w:rPr>
          <w:rStyle w:val="HTMLCode"/>
          <w:b/>
          <w:bCs/>
          <w:color w:val="000000"/>
        </w:rPr>
        <w:t xml:space="preserve">await </w:t>
      </w:r>
      <w:proofErr w:type="spellStart"/>
      <w:r>
        <w:rPr>
          <w:rStyle w:val="HTMLCode"/>
          <w:b/>
          <w:bCs/>
          <w:color w:val="000000"/>
        </w:rPr>
        <w:t>loadBusinessContextFirestore</w:t>
      </w:r>
      <w:proofErr w:type="spellEnd"/>
      <w:r>
        <w:rPr>
          <w:rStyle w:val="HTMLCode"/>
          <w:b/>
          <w:bCs/>
          <w:color w:val="000000"/>
        </w:rPr>
        <w:t>(</w:t>
      </w:r>
      <w:proofErr w:type="spellStart"/>
      <w:r>
        <w:rPr>
          <w:rStyle w:val="HTMLCode"/>
          <w:b/>
          <w:bCs/>
          <w:color w:val="000000"/>
        </w:rPr>
        <w:t>window.activeBizId</w:t>
      </w:r>
      <w:proofErr w:type="spellEnd"/>
      <w:r>
        <w:rPr>
          <w:rStyle w:val="HTMLCode"/>
          <w:b/>
          <w:bCs/>
          <w:color w:val="000000"/>
        </w:rPr>
        <w:t>)</w:t>
      </w:r>
      <w:r>
        <w:rPr>
          <w:rStyle w:val="Strong"/>
          <w:color w:val="000000"/>
        </w:rPr>
        <w:t> (which fills campaigns, platform status, activity feed). Any time a user returns to the Dashboard — whether after onboarding or login — businesses now render immediately. | | Jul 4, 2026 | </w:t>
      </w:r>
      <w:r>
        <w:rPr>
          <w:rStyle w:val="HTMLCode"/>
          <w:b/>
          <w:bCs/>
          <w:color w:val="000000"/>
        </w:rPr>
        <w:t>BlastyBiz-Dashboard.html</w:t>
      </w:r>
      <w:r>
        <w:rPr>
          <w:rStyle w:val="Strong"/>
          <w:color w:val="000000"/>
        </w:rPr>
        <w:t>, </w:t>
      </w:r>
      <w:r>
        <w:rPr>
          <w:rStyle w:val="HTMLCode"/>
          <w:b/>
          <w:bCs/>
          <w:color w:val="000000"/>
        </w:rPr>
        <w:t>global-style.css</w:t>
      </w:r>
      <w:r>
        <w:rPr>
          <w:rStyle w:val="Strong"/>
          <w:color w:val="000000"/>
        </w:rPr>
        <w:t xml:space="preserve"> — Delete buttons added for businesses and campaigns | Added </w:t>
      </w:r>
      <w:r>
        <w:rPr>
          <w:rStyle w:val="Strong"/>
          <w:rFonts w:ascii="Segoe UI Emoji" w:hAnsi="Segoe UI Emoji" w:cs="Segoe UI Emoji"/>
          <w:color w:val="000000"/>
        </w:rPr>
        <w:t>🗑</w:t>
      </w:r>
      <w:r>
        <w:rPr>
          <w:rStyle w:val="Strong"/>
          <w:color w:val="000000"/>
        </w:rPr>
        <w:t xml:space="preserve"> delete capability to both the business switcher and the campaign list. Business: a </w:t>
      </w:r>
      <w:r>
        <w:rPr>
          <w:rStyle w:val="Strong"/>
          <w:rFonts w:ascii="Segoe UI Emoji" w:hAnsi="Segoe UI Emoji" w:cs="Segoe UI Emoji"/>
          <w:color w:val="000000"/>
        </w:rPr>
        <w:t>🗑</w:t>
      </w:r>
      <w:r>
        <w:rPr>
          <w:rStyle w:val="Strong"/>
          <w:color w:val="000000"/>
        </w:rPr>
        <w:t xml:space="preserve"> button in the Control Panel bar deletes the currently selected business from </w:t>
      </w:r>
      <w:proofErr w:type="spellStart"/>
      <w:r>
        <w:rPr>
          <w:rStyle w:val="Strong"/>
          <w:color w:val="000000"/>
        </w:rPr>
        <w:t>Firestore</w:t>
      </w:r>
      <w:proofErr w:type="spellEnd"/>
      <w:r>
        <w:rPr>
          <w:rStyle w:val="Strong"/>
          <w:color w:val="000000"/>
        </w:rPr>
        <w:t xml:space="preserve"> (</w:t>
      </w:r>
      <w:r>
        <w:rPr>
          <w:rStyle w:val="HTMLCode"/>
          <w:b/>
          <w:bCs/>
          <w:color w:val="000000"/>
        </w:rPr>
        <w:t>users/{</w:t>
      </w:r>
      <w:proofErr w:type="spellStart"/>
      <w:r>
        <w:rPr>
          <w:rStyle w:val="HTMLCode"/>
          <w:b/>
          <w:bCs/>
          <w:color w:val="000000"/>
        </w:rPr>
        <w:t>uid</w:t>
      </w:r>
      <w:proofErr w:type="spellEnd"/>
      <w:r>
        <w:rPr>
          <w:rStyle w:val="HTMLCode"/>
          <w:b/>
          <w:bCs/>
          <w:color w:val="000000"/>
        </w:rPr>
        <w:t>}/businesses/{</w:t>
      </w:r>
      <w:proofErr w:type="spellStart"/>
      <w:r>
        <w:rPr>
          <w:rStyle w:val="HTMLCode"/>
          <w:b/>
          <w:bCs/>
          <w:color w:val="000000"/>
        </w:rPr>
        <w:t>bizId</w:t>
      </w:r>
      <w:proofErr w:type="spellEnd"/>
      <w:r>
        <w:rPr>
          <w:rStyle w:val="HTMLCode"/>
          <w:b/>
          <w:bCs/>
          <w:color w:val="000000"/>
        </w:rPr>
        <w:t>}</w:t>
      </w:r>
      <w:r>
        <w:rPr>
          <w:rStyle w:val="Strong"/>
          <w:color w:val="000000"/>
        </w:rPr>
        <w:t>), removes it from </w:t>
      </w:r>
      <w:proofErr w:type="spellStart"/>
      <w:r>
        <w:rPr>
          <w:rStyle w:val="HTMLCode"/>
          <w:b/>
          <w:bCs/>
          <w:color w:val="000000"/>
        </w:rPr>
        <w:t>window.BUSINESSES</w:t>
      </w:r>
      <w:proofErr w:type="spellEnd"/>
      <w:r>
        <w:rPr>
          <w:rStyle w:val="Strong"/>
          <w:color w:val="000000"/>
        </w:rPr>
        <w:t xml:space="preserve">, auto-switches to the next business (blocked if only one remains). Campaign: each campaign row now has a </w:t>
      </w:r>
      <w:r>
        <w:rPr>
          <w:rStyle w:val="Strong"/>
          <w:rFonts w:ascii="Segoe UI Emoji" w:hAnsi="Segoe UI Emoji" w:cs="Segoe UI Emoji"/>
          <w:color w:val="000000"/>
        </w:rPr>
        <w:t>🗑</w:t>
      </w:r>
      <w:r>
        <w:rPr>
          <w:rStyle w:val="Strong"/>
          <w:color w:val="000000"/>
        </w:rPr>
        <w:t xml:space="preserve"> icon — confirms, calls </w:t>
      </w:r>
      <w:r>
        <w:rPr>
          <w:rStyle w:val="HTMLCode"/>
          <w:b/>
          <w:bCs/>
          <w:color w:val="000000"/>
        </w:rPr>
        <w:t>deleteDoc</w:t>
      </w:r>
      <w:r>
        <w:rPr>
          <w:rStyle w:val="Strong"/>
          <w:color w:val="000000"/>
        </w:rPr>
        <w:t> on </w:t>
      </w:r>
      <w:r>
        <w:rPr>
          <w:rStyle w:val="HTMLCode"/>
          <w:b/>
          <w:bCs/>
          <w:color w:val="000000"/>
        </w:rPr>
        <w:t>users/{uid}/businesses/{bizId}/campaigns/{campId}</w:t>
      </w:r>
      <w:r>
        <w:rPr>
          <w:rStyle w:val="Strong"/>
          <w:color w:val="000000"/>
        </w:rPr>
        <w:t>, then re-fetches and re-renders the list. Added </w:t>
      </w:r>
      <w:proofErr w:type="spellStart"/>
      <w:r>
        <w:rPr>
          <w:rStyle w:val="HTMLCode"/>
          <w:b/>
          <w:bCs/>
          <w:color w:val="000000"/>
        </w:rPr>
        <w:t>deleteDoc</w:t>
      </w:r>
      <w:proofErr w:type="spellEnd"/>
      <w:r>
        <w:rPr>
          <w:rStyle w:val="Strong"/>
          <w:color w:val="000000"/>
        </w:rPr>
        <w:t xml:space="preserve"> to the module script's </w:t>
      </w:r>
      <w:proofErr w:type="spellStart"/>
      <w:r>
        <w:rPr>
          <w:rStyle w:val="Strong"/>
          <w:color w:val="000000"/>
        </w:rPr>
        <w:t>Firestore</w:t>
      </w:r>
      <w:proofErr w:type="spellEnd"/>
      <w:r>
        <w:rPr>
          <w:rStyle w:val="Strong"/>
          <w:color w:val="000000"/>
        </w:rPr>
        <w:t xml:space="preserve"> import. New CSS classes: </w:t>
      </w:r>
      <w:r>
        <w:rPr>
          <w:rStyle w:val="HTMLCode"/>
          <w:b/>
          <w:bCs/>
          <w:color w:val="000000"/>
        </w:rPr>
        <w:t>.del-biz-</w:t>
      </w:r>
      <w:proofErr w:type="spellStart"/>
      <w:r>
        <w:rPr>
          <w:rStyle w:val="HTMLCode"/>
          <w:b/>
          <w:bCs/>
          <w:color w:val="000000"/>
        </w:rPr>
        <w:t>btn</w:t>
      </w:r>
      <w:proofErr w:type="spellEnd"/>
      <w:r>
        <w:rPr>
          <w:rStyle w:val="Strong"/>
          <w:color w:val="000000"/>
        </w:rPr>
        <w:t> (red hover on the bar button), </w:t>
      </w:r>
      <w:r>
        <w:rPr>
          <w:rStyle w:val="HTMLCode"/>
          <w:b/>
          <w:bCs/>
          <w:color w:val="000000"/>
        </w:rPr>
        <w:t>.del-camp-</w:t>
      </w:r>
      <w:proofErr w:type="spellStart"/>
      <w:r>
        <w:rPr>
          <w:rStyle w:val="HTMLCode"/>
          <w:b/>
          <w:bCs/>
          <w:color w:val="000000"/>
        </w:rPr>
        <w:t>btn</w:t>
      </w:r>
      <w:proofErr w:type="spellEnd"/>
      <w:r>
        <w:rPr>
          <w:rStyle w:val="Strong"/>
          <w:color w:val="000000"/>
        </w:rPr>
        <w:t> (inline icon, muted → red on hover). CSS v44→v45. Deployed hosting. | | Jul 4, 2026 | </w:t>
      </w:r>
      <w:r>
        <w:rPr>
          <w:rStyle w:val="HTMLCode"/>
          <w:b/>
          <w:bCs/>
          <w:color w:val="000000"/>
        </w:rPr>
        <w:t>BlastyBiz-Dashboard.html</w:t>
      </w:r>
      <w:r>
        <w:rPr>
          <w:rStyle w:val="Strong"/>
          <w:color w:val="000000"/>
        </w:rPr>
        <w:t>, </w:t>
      </w:r>
      <w:r>
        <w:rPr>
          <w:rStyle w:val="HTMLCode"/>
          <w:b/>
          <w:bCs/>
          <w:color w:val="000000"/>
        </w:rPr>
        <w:t>global-style.css</w:t>
      </w:r>
      <w:r>
        <w:rPr>
          <w:rStyle w:val="Strong"/>
          <w:color w:val="000000"/>
        </w:rPr>
        <w:t> — Business switcher replaced with compact dropdown | Replaced the inline business-card stack with a native </w:t>
      </w:r>
      <w:r>
        <w:rPr>
          <w:rStyle w:val="HTMLCode"/>
          <w:b/>
          <w:bCs/>
          <w:color w:val="000000"/>
        </w:rPr>
        <w:t>&lt;select&gt;</w:t>
      </w:r>
      <w:r>
        <w:rPr>
          <w:rStyle w:val="Strong"/>
          <w:color w:val="000000"/>
        </w:rPr>
        <w:t xml:space="preserve"> dropdown + </w:t>
      </w:r>
      <w:r>
        <w:rPr>
          <w:rStyle w:val="Strong"/>
          <w:rFonts w:ascii="MS Mincho" w:eastAsia="MS Mincho" w:hAnsi="MS Mincho" w:cs="MS Mincho" w:hint="eastAsia"/>
          <w:color w:val="000000"/>
        </w:rPr>
        <w:t>＋</w:t>
      </w:r>
      <w:r>
        <w:rPr>
          <w:rStyle w:val="Strong"/>
          <w:color w:val="000000"/>
        </w:rPr>
        <w:t xml:space="preserve"> button in a single row. On desktop: </w:t>
      </w:r>
      <w:r>
        <w:rPr>
          <w:rStyle w:val="Strong"/>
          <w:rFonts w:ascii="Segoe UI Emoji" w:hAnsi="Segoe UI Emoji" w:cs="Segoe UI Emoji"/>
          <w:color w:val="000000"/>
        </w:rPr>
        <w:t>⚙</w:t>
      </w:r>
      <w:r>
        <w:rPr>
          <w:rStyle w:val="Strong"/>
          <w:color w:val="000000"/>
        </w:rPr>
        <w:t xml:space="preserve"> Control Panel title / dropdown / </w:t>
      </w:r>
      <w:r>
        <w:rPr>
          <w:rStyle w:val="Strong"/>
          <w:rFonts w:ascii="MS Mincho" w:eastAsia="MS Mincho" w:hAnsi="MS Mincho" w:cs="MS Mincho" w:hint="eastAsia"/>
          <w:color w:val="000000"/>
        </w:rPr>
        <w:t>＋</w:t>
      </w:r>
      <w:r>
        <w:rPr>
          <w:rStyle w:val="Strong"/>
          <w:color w:val="000000"/>
        </w:rPr>
        <w:t xml:space="preserve"> button / pip count all sit in one bar. On mobile: wraps cleanly without the tall card stack eating screen space. </w:t>
      </w:r>
      <w:proofErr w:type="spellStart"/>
      <w:r>
        <w:rPr>
          <w:rStyle w:val="HTMLCode"/>
          <w:b/>
          <w:bCs/>
          <w:color w:val="000000"/>
        </w:rPr>
        <w:t>renderSwitcherBar</w:t>
      </w:r>
      <w:proofErr w:type="spellEnd"/>
      <w:r>
        <w:rPr>
          <w:rStyle w:val="HTMLCode"/>
          <w:b/>
          <w:bCs/>
          <w:color w:val="000000"/>
        </w:rPr>
        <w:t>()</w:t>
      </w:r>
      <w:r>
        <w:rPr>
          <w:rStyle w:val="Strong"/>
          <w:color w:val="000000"/>
        </w:rPr>
        <w:t> now populates </w:t>
      </w:r>
      <w:r>
        <w:rPr>
          <w:rStyle w:val="HTMLCode"/>
          <w:b/>
          <w:bCs/>
          <w:color w:val="000000"/>
        </w:rPr>
        <w:t>&lt;option&gt;</w:t>
      </w:r>
      <w:r>
        <w:rPr>
          <w:rStyle w:val="Strong"/>
          <w:color w:val="000000"/>
        </w:rPr>
        <w:t> elements; switching fires on the </w:t>
      </w:r>
      <w:proofErr w:type="spellStart"/>
      <w:r>
        <w:rPr>
          <w:rStyle w:val="HTMLCode"/>
          <w:b/>
          <w:bCs/>
          <w:color w:val="000000"/>
        </w:rPr>
        <w:t>onchange</w:t>
      </w:r>
      <w:proofErr w:type="spellEnd"/>
      <w:r>
        <w:rPr>
          <w:rStyle w:val="Strong"/>
          <w:color w:val="000000"/>
        </w:rPr>
        <w:t> event, calling the existing </w:t>
      </w:r>
      <w:proofErr w:type="spellStart"/>
      <w:r>
        <w:rPr>
          <w:rStyle w:val="HTMLCode"/>
          <w:b/>
          <w:bCs/>
          <w:color w:val="000000"/>
        </w:rPr>
        <w:t>switchBusiness</w:t>
      </w:r>
      <w:proofErr w:type="spellEnd"/>
      <w:r>
        <w:rPr>
          <w:rStyle w:val="HTMLCode"/>
          <w:b/>
          <w:bCs/>
          <w:color w:val="000000"/>
        </w:rPr>
        <w:t>()</w:t>
      </w:r>
      <w:r>
        <w:rPr>
          <w:rStyle w:val="Strong"/>
          <w:color w:val="000000"/>
        </w:rPr>
        <w:t>. Agency bar compacted to inline pips + text. CSS bumped v43→v44. Deployed hosting. | | Jul 4, 2026 | </w:t>
      </w:r>
      <w:r>
        <w:rPr>
          <w:rStyle w:val="HTMLCode"/>
          <w:b/>
          <w:bCs/>
          <w:color w:val="000000"/>
        </w:rPr>
        <w:t>BlastyBiz-Dashboard.html</w:t>
      </w:r>
      <w:r>
        <w:rPr>
          <w:rStyle w:val="Strong"/>
          <w:color w:val="000000"/>
        </w:rPr>
        <w:t> — Business switcher card highlight didn't move when switching businesses | Root cause: Two separate </w:t>
      </w:r>
      <w:proofErr w:type="spellStart"/>
      <w:r>
        <w:rPr>
          <w:rStyle w:val="HTMLCode"/>
          <w:b/>
          <w:bCs/>
          <w:color w:val="000000"/>
        </w:rPr>
        <w:t>switchBusiness</w:t>
      </w:r>
      <w:proofErr w:type="spellEnd"/>
      <w:r>
        <w:rPr>
          <w:rStyle w:val="Strong"/>
          <w:color w:val="000000"/>
        </w:rPr>
        <w:t> implementations — a plain-script </w:t>
      </w:r>
      <w:r>
        <w:rPr>
          <w:rStyle w:val="HTMLCode"/>
          <w:b/>
          <w:bCs/>
          <w:color w:val="000000"/>
        </w:rPr>
        <w:t xml:space="preserve">function </w:t>
      </w:r>
      <w:proofErr w:type="spellStart"/>
      <w:r>
        <w:rPr>
          <w:rStyle w:val="HTMLCode"/>
          <w:b/>
          <w:bCs/>
          <w:color w:val="000000"/>
        </w:rPr>
        <w:t>switchBusiness</w:t>
      </w:r>
      <w:proofErr w:type="spellEnd"/>
      <w:r>
        <w:rPr>
          <w:rStyle w:val="HTMLCode"/>
          <w:b/>
          <w:bCs/>
          <w:color w:val="000000"/>
        </w:rPr>
        <w:t>()</w:t>
      </w:r>
      <w:r>
        <w:rPr>
          <w:rStyle w:val="Strong"/>
          <w:color w:val="000000"/>
        </w:rPr>
        <w:t> and a module-script </w:t>
      </w:r>
      <w:proofErr w:type="spellStart"/>
      <w:r>
        <w:rPr>
          <w:rStyle w:val="HTMLCode"/>
          <w:b/>
          <w:bCs/>
          <w:color w:val="000000"/>
        </w:rPr>
        <w:t>window.switchBusiness</w:t>
      </w:r>
      <w:proofErr w:type="spellEnd"/>
      <w:r>
        <w:rPr>
          <w:rStyle w:val="HTMLCode"/>
          <w:b/>
          <w:bCs/>
          <w:color w:val="000000"/>
        </w:rPr>
        <w:t xml:space="preserve"> = </w:t>
      </w:r>
      <w:proofErr w:type="spellStart"/>
      <w:r>
        <w:rPr>
          <w:rStyle w:val="HTMLCode"/>
          <w:b/>
          <w:bCs/>
          <w:color w:val="000000"/>
        </w:rPr>
        <w:t>async</w:t>
      </w:r>
      <w:proofErr w:type="spellEnd"/>
      <w:r>
        <w:rPr>
          <w:rStyle w:val="HTMLCode"/>
          <w:b/>
          <w:bCs/>
          <w:color w:val="000000"/>
        </w:rPr>
        <w:t xml:space="preserve"> function()</w:t>
      </w:r>
      <w:r>
        <w:rPr>
          <w:rStyle w:val="Strong"/>
          <w:color w:val="000000"/>
        </w:rPr>
        <w:t xml:space="preserve">. The module version (which fires on all clicks after </w:t>
      </w:r>
      <w:proofErr w:type="spellStart"/>
      <w:r>
        <w:rPr>
          <w:rStyle w:val="Strong"/>
          <w:color w:val="000000"/>
        </w:rPr>
        <w:t>auth</w:t>
      </w:r>
      <w:proofErr w:type="spellEnd"/>
      <w:r>
        <w:rPr>
          <w:rStyle w:val="Strong"/>
          <w:color w:val="000000"/>
        </w:rPr>
        <w:t xml:space="preserve"> loads) sets </w:t>
      </w:r>
      <w:proofErr w:type="spellStart"/>
      <w:r>
        <w:rPr>
          <w:rStyle w:val="HTMLCode"/>
          <w:b/>
          <w:bCs/>
          <w:color w:val="000000"/>
        </w:rPr>
        <w:t>window.activeBizId</w:t>
      </w:r>
      <w:proofErr w:type="spellEnd"/>
      <w:r>
        <w:rPr>
          <w:rStyle w:val="HTMLCode"/>
          <w:b/>
          <w:bCs/>
          <w:color w:val="000000"/>
        </w:rPr>
        <w:t xml:space="preserve"> = </w:t>
      </w:r>
      <w:proofErr w:type="spellStart"/>
      <w:r>
        <w:rPr>
          <w:rStyle w:val="HTMLCode"/>
          <w:b/>
          <w:bCs/>
          <w:color w:val="000000"/>
        </w:rPr>
        <w:t>bizId</w:t>
      </w:r>
      <w:proofErr w:type="spellEnd"/>
      <w:r>
        <w:rPr>
          <w:rStyle w:val="Strong"/>
          <w:color w:val="000000"/>
        </w:rPr>
        <w:t> but </w:t>
      </w:r>
      <w:proofErr w:type="spellStart"/>
      <w:r>
        <w:rPr>
          <w:rStyle w:val="HTMLCode"/>
          <w:b/>
          <w:bCs/>
          <w:color w:val="000000"/>
        </w:rPr>
        <w:t>renderSwitcherBar</w:t>
      </w:r>
      <w:proofErr w:type="spellEnd"/>
      <w:r>
        <w:rPr>
          <w:rStyle w:val="HTMLCode"/>
          <w:b/>
          <w:bCs/>
          <w:color w:val="000000"/>
        </w:rPr>
        <w:t>()</w:t>
      </w:r>
      <w:r>
        <w:rPr>
          <w:rStyle w:val="Strong"/>
          <w:color w:val="000000"/>
        </w:rPr>
        <w:t> compared </w:t>
      </w:r>
      <w:proofErr w:type="spellStart"/>
      <w:r>
        <w:rPr>
          <w:rStyle w:val="HTMLCode"/>
          <w:b/>
          <w:bCs/>
          <w:color w:val="000000"/>
        </w:rPr>
        <w:t>biz.id</w:t>
      </w:r>
      <w:proofErr w:type="spellEnd"/>
      <w:r>
        <w:rPr>
          <w:rStyle w:val="HTMLCode"/>
          <w:b/>
          <w:bCs/>
          <w:color w:val="000000"/>
        </w:rPr>
        <w:t xml:space="preserve"> === </w:t>
      </w:r>
      <w:proofErr w:type="spellStart"/>
      <w:r>
        <w:rPr>
          <w:rStyle w:val="HTMLCode"/>
          <w:b/>
          <w:bCs/>
          <w:color w:val="000000"/>
        </w:rPr>
        <w:t>activeBizId</w:t>
      </w:r>
      <w:proofErr w:type="spellEnd"/>
      <w:r>
        <w:rPr>
          <w:rStyle w:val="Strong"/>
          <w:color w:val="000000"/>
        </w:rPr>
        <w:t> — the plain-script </w:t>
      </w:r>
      <w:r>
        <w:rPr>
          <w:rStyle w:val="HTMLCode"/>
          <w:b/>
          <w:bCs/>
          <w:color w:val="000000"/>
        </w:rPr>
        <w:t>let</w:t>
      </w:r>
      <w:r>
        <w:rPr>
          <w:rStyle w:val="Strong"/>
          <w:color w:val="000000"/>
        </w:rPr>
        <w:t> variable, which was only synced from </w:t>
      </w:r>
      <w:proofErr w:type="spellStart"/>
      <w:r>
        <w:rPr>
          <w:rStyle w:val="HTMLCode"/>
          <w:b/>
          <w:bCs/>
          <w:color w:val="000000"/>
        </w:rPr>
        <w:t>window.activeBizId</w:t>
      </w:r>
      <w:proofErr w:type="spellEnd"/>
      <w:r>
        <w:rPr>
          <w:rStyle w:val="Strong"/>
          <w:color w:val="000000"/>
        </w:rPr>
        <w:t> during the initial </w:t>
      </w:r>
      <w:proofErr w:type="spellStart"/>
      <w:r>
        <w:rPr>
          <w:rStyle w:val="HTMLCode"/>
          <w:b/>
          <w:bCs/>
          <w:color w:val="000000"/>
        </w:rPr>
        <w:t>init</w:t>
      </w:r>
      <w:proofErr w:type="spellEnd"/>
      <w:r>
        <w:rPr>
          <w:rStyle w:val="HTMLCode"/>
          <w:b/>
          <w:bCs/>
          <w:color w:val="000000"/>
        </w:rPr>
        <w:t>()</w:t>
      </w:r>
      <w:r>
        <w:rPr>
          <w:rStyle w:val="Strong"/>
          <w:color w:val="000000"/>
        </w:rPr>
        <w:t> call and never updated again. Re-rendering the bar after switching always highlighted the old card, so it visually looked like nothing happened. Same issue existed in </w:t>
      </w:r>
      <w:proofErr w:type="spellStart"/>
      <w:r>
        <w:rPr>
          <w:rStyle w:val="HTMLCode"/>
          <w:b/>
          <w:bCs/>
          <w:color w:val="000000"/>
        </w:rPr>
        <w:t>renderSheet</w:t>
      </w:r>
      <w:proofErr w:type="spellEnd"/>
      <w:r>
        <w:rPr>
          <w:rStyle w:val="HTMLCode"/>
          <w:b/>
          <w:bCs/>
          <w:color w:val="000000"/>
        </w:rPr>
        <w:t>()</w:t>
      </w:r>
      <w:r>
        <w:rPr>
          <w:rStyle w:val="Strong"/>
          <w:color w:val="000000"/>
        </w:rPr>
        <w:t>. Fix: Both functions now read </w:t>
      </w:r>
      <w:proofErr w:type="spellStart"/>
      <w:r>
        <w:rPr>
          <w:rStyle w:val="HTMLCode"/>
          <w:b/>
          <w:bCs/>
          <w:color w:val="000000"/>
        </w:rPr>
        <w:t>const</w:t>
      </w:r>
      <w:proofErr w:type="spellEnd"/>
      <w:r>
        <w:rPr>
          <w:rStyle w:val="HTMLCode"/>
          <w:b/>
          <w:bCs/>
          <w:color w:val="000000"/>
        </w:rPr>
        <w:t xml:space="preserve"> </w:t>
      </w:r>
      <w:proofErr w:type="spellStart"/>
      <w:r>
        <w:rPr>
          <w:rStyle w:val="HTMLCode"/>
          <w:b/>
          <w:bCs/>
          <w:color w:val="000000"/>
        </w:rPr>
        <w:t>currentBizId</w:t>
      </w:r>
      <w:proofErr w:type="spellEnd"/>
      <w:r>
        <w:rPr>
          <w:rStyle w:val="HTMLCode"/>
          <w:b/>
          <w:bCs/>
          <w:color w:val="000000"/>
        </w:rPr>
        <w:t xml:space="preserve"> = </w:t>
      </w:r>
      <w:proofErr w:type="spellStart"/>
      <w:r>
        <w:rPr>
          <w:rStyle w:val="HTMLCode"/>
          <w:b/>
          <w:bCs/>
          <w:color w:val="000000"/>
        </w:rPr>
        <w:t>window.activeBizId</w:t>
      </w:r>
      <w:proofErr w:type="spellEnd"/>
      <w:r>
        <w:rPr>
          <w:rStyle w:val="HTMLCode"/>
          <w:b/>
          <w:bCs/>
          <w:color w:val="000000"/>
        </w:rPr>
        <w:t xml:space="preserve"> ?? </w:t>
      </w:r>
      <w:proofErr w:type="spellStart"/>
      <w:r>
        <w:rPr>
          <w:rStyle w:val="HTMLCode"/>
          <w:b/>
          <w:bCs/>
          <w:color w:val="000000"/>
        </w:rPr>
        <w:t>activeBizId</w:t>
      </w:r>
      <w:proofErr w:type="spellEnd"/>
      <w:r>
        <w:rPr>
          <w:rStyle w:val="Strong"/>
          <w:color w:val="000000"/>
        </w:rPr>
        <w:t> and </w:t>
      </w:r>
      <w:proofErr w:type="spellStart"/>
      <w:r>
        <w:rPr>
          <w:rStyle w:val="HTMLCode"/>
          <w:b/>
          <w:bCs/>
          <w:color w:val="000000"/>
        </w:rPr>
        <w:t>const</w:t>
      </w:r>
      <w:proofErr w:type="spellEnd"/>
      <w:r>
        <w:rPr>
          <w:rStyle w:val="HTMLCode"/>
          <w:b/>
          <w:bCs/>
          <w:color w:val="000000"/>
        </w:rPr>
        <w:t xml:space="preserve"> </w:t>
      </w:r>
      <w:proofErr w:type="spellStart"/>
      <w:r>
        <w:rPr>
          <w:rStyle w:val="HTMLCode"/>
          <w:b/>
          <w:bCs/>
          <w:color w:val="000000"/>
        </w:rPr>
        <w:t>currentBizList</w:t>
      </w:r>
      <w:proofErr w:type="spellEnd"/>
      <w:r>
        <w:rPr>
          <w:rStyle w:val="HTMLCode"/>
          <w:b/>
          <w:bCs/>
          <w:color w:val="000000"/>
        </w:rPr>
        <w:t xml:space="preserve"> = </w:t>
      </w:r>
      <w:proofErr w:type="spellStart"/>
      <w:r>
        <w:rPr>
          <w:rStyle w:val="HTMLCode"/>
          <w:b/>
          <w:bCs/>
          <w:color w:val="000000"/>
        </w:rPr>
        <w:t>window.BUSINESSES</w:t>
      </w:r>
      <w:proofErr w:type="spellEnd"/>
      <w:r>
        <w:rPr>
          <w:rStyle w:val="HTMLCode"/>
          <w:b/>
          <w:bCs/>
          <w:color w:val="000000"/>
        </w:rPr>
        <w:t xml:space="preserve"> \|\| BUSINESSES</w:t>
      </w:r>
      <w:r>
        <w:rPr>
          <w:rStyle w:val="Strong"/>
          <w:color w:val="000000"/>
        </w:rPr>
        <w:t> at render time, so they always reflect the live state regardless of which script last updated the active business. Also added a </w:t>
      </w:r>
      <w:r>
        <w:rPr>
          <w:rStyle w:val="HTMLCode"/>
          <w:b/>
          <w:bCs/>
          <w:color w:val="000000"/>
        </w:rPr>
        <w:t>null</w:t>
      </w:r>
      <w:r>
        <w:rPr>
          <w:rStyle w:val="Strong"/>
          <w:color w:val="000000"/>
        </w:rPr>
        <w:t> guard to </w:t>
      </w:r>
      <w:proofErr w:type="spellStart"/>
      <w:r>
        <w:rPr>
          <w:rStyle w:val="HTMLCode"/>
          <w:b/>
          <w:bCs/>
          <w:color w:val="000000"/>
        </w:rPr>
        <w:t>renderSheet</w:t>
      </w:r>
      <w:proofErr w:type="spellEnd"/>
      <w:r>
        <w:rPr>
          <w:rStyle w:val="HTMLCode"/>
          <w:b/>
          <w:bCs/>
          <w:color w:val="000000"/>
        </w:rPr>
        <w:t>()</w:t>
      </w:r>
      <w:r>
        <w:rPr>
          <w:rStyle w:val="Strong"/>
          <w:color w:val="000000"/>
        </w:rPr>
        <w:t>. Deployed hosting. | | Jul 4, 2026 | </w:t>
      </w:r>
      <w:r>
        <w:rPr>
          <w:rStyle w:val="HTMLCode"/>
          <w:b/>
          <w:bCs/>
          <w:color w:val="000000"/>
        </w:rPr>
        <w:t>BlastyBiz-Dashboard.html</w:t>
      </w:r>
      <w:r>
        <w:rPr>
          <w:rStyle w:val="Strong"/>
          <w:color w:val="000000"/>
        </w:rPr>
        <w:t> — Business not appearing in Control Panel switcher | Root cause: </w:t>
      </w:r>
      <w:proofErr w:type="spellStart"/>
      <w:r>
        <w:rPr>
          <w:rStyle w:val="HTMLCode"/>
          <w:b/>
          <w:bCs/>
          <w:color w:val="000000"/>
        </w:rPr>
        <w:t>getBizLimit</w:t>
      </w:r>
      <w:proofErr w:type="spellEnd"/>
      <w:r>
        <w:rPr>
          <w:rStyle w:val="HTMLCode"/>
          <w:b/>
          <w:bCs/>
          <w:color w:val="000000"/>
        </w:rPr>
        <w:t>()</w:t>
      </w:r>
      <w:r>
        <w:rPr>
          <w:rStyle w:val="Strong"/>
          <w:color w:val="000000"/>
        </w:rPr>
        <w:t> in the plain </w:t>
      </w:r>
      <w:r>
        <w:rPr>
          <w:rStyle w:val="HTMLCode"/>
          <w:b/>
          <w:bCs/>
          <w:color w:val="000000"/>
        </w:rPr>
        <w:t>&lt;script&gt;</w:t>
      </w:r>
      <w:r>
        <w:rPr>
          <w:rStyle w:val="Strong"/>
          <w:color w:val="000000"/>
        </w:rPr>
        <w:t> block referenced </w:t>
      </w:r>
      <w:proofErr w:type="spellStart"/>
      <w:r>
        <w:rPr>
          <w:rStyle w:val="HTMLCode"/>
          <w:b/>
          <w:bCs/>
          <w:color w:val="000000"/>
        </w:rPr>
        <w:t>userPlan</w:t>
      </w:r>
      <w:proofErr w:type="spellEnd"/>
      <w:r>
        <w:rPr>
          <w:rStyle w:val="Strong"/>
          <w:color w:val="000000"/>
        </w:rPr>
        <w:t> — a variable only declared as </w:t>
      </w:r>
      <w:r>
        <w:rPr>
          <w:rStyle w:val="HTMLCode"/>
          <w:b/>
          <w:bCs/>
          <w:color w:val="000000"/>
        </w:rPr>
        <w:t xml:space="preserve">let </w:t>
      </w:r>
      <w:proofErr w:type="spellStart"/>
      <w:r>
        <w:rPr>
          <w:rStyle w:val="HTMLCode"/>
          <w:b/>
          <w:bCs/>
          <w:color w:val="000000"/>
        </w:rPr>
        <w:t>userPlan</w:t>
      </w:r>
      <w:proofErr w:type="spellEnd"/>
      <w:r>
        <w:rPr>
          <w:rStyle w:val="Strong"/>
          <w:color w:val="000000"/>
        </w:rPr>
        <w:t> inside the </w:t>
      </w:r>
      <w:r>
        <w:rPr>
          <w:rStyle w:val="HTMLCode"/>
          <w:b/>
          <w:bCs/>
          <w:color w:val="000000"/>
        </w:rPr>
        <w:t>&lt;script type="module"&gt;</w:t>
      </w:r>
      <w:r>
        <w:rPr>
          <w:rStyle w:val="Strong"/>
          <w:color w:val="000000"/>
        </w:rPr>
        <w:t> block. Module-scoped </w:t>
      </w:r>
      <w:r>
        <w:rPr>
          <w:rStyle w:val="HTMLCode"/>
          <w:b/>
          <w:bCs/>
          <w:color w:val="000000"/>
        </w:rPr>
        <w:t>let</w:t>
      </w:r>
      <w:r>
        <w:rPr>
          <w:rStyle w:val="Strong"/>
          <w:color w:val="000000"/>
        </w:rPr>
        <w:t> is completely invisible to classic script functions, so </w:t>
      </w:r>
      <w:proofErr w:type="spellStart"/>
      <w:r>
        <w:rPr>
          <w:rStyle w:val="HTMLCode"/>
          <w:b/>
          <w:bCs/>
          <w:color w:val="000000"/>
        </w:rPr>
        <w:t>renderAgencyBar</w:t>
      </w:r>
      <w:proofErr w:type="spellEnd"/>
      <w:r>
        <w:rPr>
          <w:rStyle w:val="HTMLCode"/>
          <w:b/>
          <w:bCs/>
          <w:color w:val="000000"/>
        </w:rPr>
        <w:t>()</w:t>
      </w:r>
      <w:r>
        <w:rPr>
          <w:rStyle w:val="Strong"/>
          <w:color w:val="000000"/>
        </w:rPr>
        <w:t> threw </w:t>
      </w:r>
      <w:proofErr w:type="spellStart"/>
      <w:r>
        <w:rPr>
          <w:rStyle w:val="HTMLCode"/>
          <w:b/>
          <w:bCs/>
          <w:color w:val="000000"/>
        </w:rPr>
        <w:t>ReferenceError</w:t>
      </w:r>
      <w:proofErr w:type="spellEnd"/>
      <w:r>
        <w:rPr>
          <w:rStyle w:val="HTMLCode"/>
          <w:b/>
          <w:bCs/>
          <w:color w:val="000000"/>
        </w:rPr>
        <w:t xml:space="preserve">: </w:t>
      </w:r>
      <w:proofErr w:type="spellStart"/>
      <w:r>
        <w:rPr>
          <w:rStyle w:val="HTMLCode"/>
          <w:b/>
          <w:bCs/>
          <w:color w:val="000000"/>
        </w:rPr>
        <w:t>userPlan</w:t>
      </w:r>
      <w:proofErr w:type="spellEnd"/>
      <w:r>
        <w:rPr>
          <w:rStyle w:val="HTMLCode"/>
          <w:b/>
          <w:bCs/>
          <w:color w:val="000000"/>
        </w:rPr>
        <w:t xml:space="preserve"> is not defined</w:t>
      </w:r>
      <w:r>
        <w:rPr>
          <w:rStyle w:val="Strong"/>
          <w:color w:val="000000"/>
        </w:rPr>
        <w:t> every time </w:t>
      </w:r>
      <w:proofErr w:type="spellStart"/>
      <w:r>
        <w:rPr>
          <w:rStyle w:val="HTMLCode"/>
          <w:b/>
          <w:bCs/>
          <w:color w:val="000000"/>
        </w:rPr>
        <w:t>init</w:t>
      </w:r>
      <w:proofErr w:type="spellEnd"/>
      <w:r>
        <w:rPr>
          <w:rStyle w:val="HTMLCode"/>
          <w:b/>
          <w:bCs/>
          <w:color w:val="000000"/>
        </w:rPr>
        <w:t>()</w:t>
      </w:r>
      <w:r>
        <w:rPr>
          <w:rStyle w:val="Strong"/>
          <w:color w:val="000000"/>
        </w:rPr>
        <w:t> ran. Separately, the </w:t>
      </w:r>
      <w:r>
        <w:rPr>
          <w:rStyle w:val="HTMLCode"/>
          <w:b/>
          <w:bCs/>
          <w:color w:val="000000"/>
        </w:rPr>
        <w:t>try/catch</w:t>
      </w:r>
      <w:r>
        <w:rPr>
          <w:rStyle w:val="Strong"/>
          <w:color w:val="000000"/>
        </w:rPr>
        <w:t xml:space="preserve"> around the </w:t>
      </w:r>
      <w:proofErr w:type="spellStart"/>
      <w:r>
        <w:rPr>
          <w:rStyle w:val="Strong"/>
          <w:color w:val="000000"/>
        </w:rPr>
        <w:t>Firestore</w:t>
      </w:r>
      <w:proofErr w:type="spellEnd"/>
      <w:r>
        <w:rPr>
          <w:rStyle w:val="Strong"/>
          <w:color w:val="000000"/>
        </w:rPr>
        <w:t> </w:t>
      </w:r>
      <w:proofErr w:type="spellStart"/>
      <w:r>
        <w:rPr>
          <w:rStyle w:val="HTMLCode"/>
          <w:b/>
          <w:bCs/>
          <w:color w:val="000000"/>
        </w:rPr>
        <w:t>getDocs</w:t>
      </w:r>
      <w:proofErr w:type="spellEnd"/>
      <w:r>
        <w:rPr>
          <w:rStyle w:val="HTMLCode"/>
          <w:b/>
          <w:bCs/>
          <w:color w:val="000000"/>
        </w:rPr>
        <w:t>(collection(</w:t>
      </w:r>
      <w:proofErr w:type="spellStart"/>
      <w:r>
        <w:rPr>
          <w:rStyle w:val="HTMLCode"/>
          <w:b/>
          <w:bCs/>
          <w:color w:val="000000"/>
        </w:rPr>
        <w:t>db</w:t>
      </w:r>
      <w:proofErr w:type="spellEnd"/>
      <w:r>
        <w:rPr>
          <w:rStyle w:val="HTMLCode"/>
          <w:b/>
          <w:bCs/>
          <w:color w:val="000000"/>
        </w:rPr>
        <w:t xml:space="preserve">, 'users', </w:t>
      </w:r>
      <w:proofErr w:type="spellStart"/>
      <w:r>
        <w:rPr>
          <w:rStyle w:val="HTMLCode"/>
          <w:b/>
          <w:bCs/>
          <w:color w:val="000000"/>
        </w:rPr>
        <w:t>uid</w:t>
      </w:r>
      <w:proofErr w:type="spellEnd"/>
      <w:r>
        <w:rPr>
          <w:rStyle w:val="HTMLCode"/>
          <w:b/>
          <w:bCs/>
          <w:color w:val="000000"/>
        </w:rPr>
        <w:t>, 'businesses'))</w:t>
      </w:r>
      <w:r>
        <w:rPr>
          <w:rStyle w:val="Strong"/>
          <w:color w:val="000000"/>
        </w:rPr>
        <w:t xml:space="preserve"> call silently swallowed any </w:t>
      </w:r>
      <w:proofErr w:type="spellStart"/>
      <w:r>
        <w:rPr>
          <w:rStyle w:val="Strong"/>
          <w:color w:val="000000"/>
        </w:rPr>
        <w:t>Firestore</w:t>
      </w:r>
      <w:proofErr w:type="spellEnd"/>
      <w:r>
        <w:rPr>
          <w:rStyle w:val="Strong"/>
          <w:color w:val="000000"/>
        </w:rPr>
        <w:t xml:space="preserve"> permission errors, making the failure invisible. Fix: (1) Added </w:t>
      </w:r>
      <w:r>
        <w:rPr>
          <w:rStyle w:val="HTMLCode"/>
          <w:b/>
          <w:bCs/>
          <w:color w:val="000000"/>
        </w:rPr>
        <w:t xml:space="preserve">let </w:t>
      </w:r>
      <w:proofErr w:type="spellStart"/>
      <w:r>
        <w:rPr>
          <w:rStyle w:val="HTMLCode"/>
          <w:b/>
          <w:bCs/>
          <w:color w:val="000000"/>
        </w:rPr>
        <w:t>userPlan</w:t>
      </w:r>
      <w:proofErr w:type="spellEnd"/>
      <w:r>
        <w:rPr>
          <w:rStyle w:val="HTMLCode"/>
          <w:b/>
          <w:bCs/>
          <w:color w:val="000000"/>
        </w:rPr>
        <w:t xml:space="preserve"> = 'starter'</w:t>
      </w:r>
      <w:r>
        <w:rPr>
          <w:rStyle w:val="Strong"/>
          <w:color w:val="000000"/>
        </w:rPr>
        <w:t xml:space="preserve"> to the plain script </w:t>
      </w:r>
      <w:r>
        <w:rPr>
          <w:rStyle w:val="Strong"/>
          <w:color w:val="000000"/>
        </w:rPr>
        <w:lastRenderedPageBreak/>
        <w:t>block so </w:t>
      </w:r>
      <w:proofErr w:type="spellStart"/>
      <w:r>
        <w:rPr>
          <w:rStyle w:val="HTMLCode"/>
          <w:b/>
          <w:bCs/>
          <w:color w:val="000000"/>
        </w:rPr>
        <w:t>getBizLimit</w:t>
      </w:r>
      <w:proofErr w:type="spellEnd"/>
      <w:r>
        <w:rPr>
          <w:rStyle w:val="HTMLCode"/>
          <w:b/>
          <w:bCs/>
          <w:color w:val="000000"/>
        </w:rPr>
        <w:t>()</w:t>
      </w:r>
      <w:r>
        <w:rPr>
          <w:rStyle w:val="Strong"/>
          <w:color w:val="000000"/>
        </w:rPr>
        <w:t> has a valid variable to read. (2) Changed </w:t>
      </w:r>
      <w:proofErr w:type="spellStart"/>
      <w:r>
        <w:rPr>
          <w:rStyle w:val="HTMLCode"/>
          <w:b/>
          <w:bCs/>
          <w:color w:val="000000"/>
        </w:rPr>
        <w:t>getBizLimit</w:t>
      </w:r>
      <w:proofErr w:type="spellEnd"/>
      <w:r>
        <w:rPr>
          <w:rStyle w:val="HTMLCode"/>
          <w:b/>
          <w:bCs/>
          <w:color w:val="000000"/>
        </w:rPr>
        <w:t>()</w:t>
      </w:r>
      <w:r>
        <w:rPr>
          <w:rStyle w:val="Strong"/>
          <w:color w:val="000000"/>
        </w:rPr>
        <w:t> to </w:t>
      </w:r>
      <w:r>
        <w:rPr>
          <w:rStyle w:val="HTMLCode"/>
          <w:b/>
          <w:bCs/>
          <w:color w:val="000000"/>
        </w:rPr>
        <w:t>BIZ_LIMITS[</w:t>
      </w:r>
      <w:proofErr w:type="spellStart"/>
      <w:r>
        <w:rPr>
          <w:rStyle w:val="HTMLCode"/>
          <w:b/>
          <w:bCs/>
          <w:color w:val="000000"/>
        </w:rPr>
        <w:t>window.userPlan</w:t>
      </w:r>
      <w:proofErr w:type="spellEnd"/>
      <w:r>
        <w:rPr>
          <w:rStyle w:val="HTMLCode"/>
          <w:b/>
          <w:bCs/>
          <w:color w:val="000000"/>
        </w:rPr>
        <w:t xml:space="preserve"> \|\| </w:t>
      </w:r>
      <w:proofErr w:type="spellStart"/>
      <w:r>
        <w:rPr>
          <w:rStyle w:val="HTMLCode"/>
          <w:b/>
          <w:bCs/>
          <w:color w:val="000000"/>
        </w:rPr>
        <w:t>userPlan</w:t>
      </w:r>
      <w:proofErr w:type="spellEnd"/>
      <w:r>
        <w:rPr>
          <w:rStyle w:val="HTMLCode"/>
          <w:b/>
          <w:bCs/>
          <w:color w:val="000000"/>
        </w:rPr>
        <w:t xml:space="preserve"> \|\| 'starter']</w:t>
      </w:r>
      <w:r>
        <w:rPr>
          <w:rStyle w:val="Strong"/>
          <w:color w:val="000000"/>
        </w:rPr>
        <w:t> so it picks up the plan set by the module script via </w:t>
      </w:r>
      <w:proofErr w:type="spellStart"/>
      <w:r>
        <w:rPr>
          <w:rStyle w:val="HTMLCode"/>
          <w:b/>
          <w:bCs/>
          <w:color w:val="000000"/>
        </w:rPr>
        <w:t>window.userPlan</w:t>
      </w:r>
      <w:proofErr w:type="spellEnd"/>
      <w:r>
        <w:rPr>
          <w:rStyle w:val="Strong"/>
          <w:color w:val="000000"/>
        </w:rPr>
        <w:t>. (3) Added </w:t>
      </w:r>
      <w:proofErr w:type="spellStart"/>
      <w:r>
        <w:rPr>
          <w:rStyle w:val="HTMLCode"/>
          <w:b/>
          <w:bCs/>
          <w:color w:val="000000"/>
        </w:rPr>
        <w:t>window.userPlan</w:t>
      </w:r>
      <w:proofErr w:type="spellEnd"/>
      <w:r>
        <w:rPr>
          <w:rStyle w:val="HTMLCode"/>
          <w:b/>
          <w:bCs/>
          <w:color w:val="000000"/>
        </w:rPr>
        <w:t xml:space="preserve"> = </w:t>
      </w:r>
      <w:proofErr w:type="spellStart"/>
      <w:r>
        <w:rPr>
          <w:rStyle w:val="HTMLCode"/>
          <w:b/>
          <w:bCs/>
          <w:color w:val="000000"/>
        </w:rPr>
        <w:t>userPlan</w:t>
      </w:r>
      <w:proofErr w:type="spellEnd"/>
      <w:r>
        <w:rPr>
          <w:rStyle w:val="Strong"/>
          <w:color w:val="000000"/>
        </w:rPr>
        <w:t> in the module script after loading the user doc. (4) Wrapped the </w:t>
      </w:r>
      <w:proofErr w:type="spellStart"/>
      <w:r>
        <w:rPr>
          <w:rStyle w:val="HTMLCode"/>
          <w:b/>
          <w:bCs/>
          <w:color w:val="000000"/>
        </w:rPr>
        <w:t>init</w:t>
      </w:r>
      <w:proofErr w:type="spellEnd"/>
      <w:r>
        <w:rPr>
          <w:rStyle w:val="HTMLCode"/>
          <w:b/>
          <w:bCs/>
          <w:color w:val="000000"/>
        </w:rPr>
        <w:t>()</w:t>
      </w:r>
      <w:r>
        <w:rPr>
          <w:rStyle w:val="Strong"/>
          <w:color w:val="000000"/>
        </w:rPr>
        <w:t> call in its own </w:t>
      </w:r>
      <w:r>
        <w:rPr>
          <w:rStyle w:val="HTMLCode"/>
          <w:b/>
          <w:bCs/>
          <w:color w:val="000000"/>
        </w:rPr>
        <w:t>try/catch</w:t>
      </w:r>
      <w:r>
        <w:rPr>
          <w:rStyle w:val="Strong"/>
          <w:color w:val="000000"/>
        </w:rPr>
        <w:t> so a throw inside </w:t>
      </w:r>
      <w:proofErr w:type="spellStart"/>
      <w:r>
        <w:rPr>
          <w:rStyle w:val="HTMLCode"/>
          <w:b/>
          <w:bCs/>
          <w:color w:val="000000"/>
        </w:rPr>
        <w:t>init</w:t>
      </w:r>
      <w:proofErr w:type="spellEnd"/>
      <w:r>
        <w:rPr>
          <w:rStyle w:val="HTMLCode"/>
          <w:b/>
          <w:bCs/>
          <w:color w:val="000000"/>
        </w:rPr>
        <w:t>()</w:t>
      </w:r>
      <w:r>
        <w:rPr>
          <w:rStyle w:val="Strong"/>
          <w:color w:val="000000"/>
        </w:rPr>
        <w:t> is logged and doesn't abort </w:t>
      </w:r>
      <w:proofErr w:type="spellStart"/>
      <w:r>
        <w:rPr>
          <w:rStyle w:val="HTMLCode"/>
          <w:b/>
          <w:bCs/>
          <w:color w:val="000000"/>
        </w:rPr>
        <w:t>loadBusinessContextFirestore</w:t>
      </w:r>
      <w:proofErr w:type="spellEnd"/>
      <w:r>
        <w:rPr>
          <w:rStyle w:val="Strong"/>
          <w:color w:val="000000"/>
        </w:rPr>
        <w:t xml:space="preserve">. (5) Improved </w:t>
      </w:r>
      <w:proofErr w:type="spellStart"/>
      <w:r>
        <w:rPr>
          <w:rStyle w:val="Strong"/>
          <w:color w:val="000000"/>
        </w:rPr>
        <w:t>Firestore</w:t>
      </w:r>
      <w:proofErr w:type="spellEnd"/>
      <w:r>
        <w:rPr>
          <w:rStyle w:val="Strong"/>
          <w:color w:val="000000"/>
        </w:rPr>
        <w:t xml:space="preserve"> catch to </w:t>
      </w:r>
      <w:proofErr w:type="spellStart"/>
      <w:r>
        <w:rPr>
          <w:rStyle w:val="HTMLCode"/>
          <w:b/>
          <w:bCs/>
          <w:color w:val="000000"/>
        </w:rPr>
        <w:t>console.error</w:t>
      </w:r>
      <w:proofErr w:type="spellEnd"/>
      <w:r>
        <w:rPr>
          <w:rStyle w:val="HTMLCode"/>
          <w:b/>
          <w:bCs/>
          <w:color w:val="000000"/>
        </w:rPr>
        <w:t xml:space="preserve">('[Dashboard] businesses load failed:', </w:t>
      </w:r>
      <w:proofErr w:type="spellStart"/>
      <w:r>
        <w:rPr>
          <w:rStyle w:val="HTMLCode"/>
          <w:b/>
          <w:bCs/>
          <w:color w:val="000000"/>
        </w:rPr>
        <w:t>e.code</w:t>
      </w:r>
      <w:proofErr w:type="spellEnd"/>
      <w:r>
        <w:rPr>
          <w:rStyle w:val="HTMLCode"/>
          <w:b/>
          <w:bCs/>
          <w:color w:val="000000"/>
        </w:rPr>
        <w:t xml:space="preserve">, </w:t>
      </w:r>
      <w:proofErr w:type="spellStart"/>
      <w:r>
        <w:rPr>
          <w:rStyle w:val="HTMLCode"/>
          <w:b/>
          <w:bCs/>
          <w:color w:val="000000"/>
        </w:rPr>
        <w:t>e.message</w:t>
      </w:r>
      <w:proofErr w:type="spellEnd"/>
      <w:r>
        <w:rPr>
          <w:rStyle w:val="HTMLCode"/>
          <w:b/>
          <w:bCs/>
          <w:color w:val="000000"/>
        </w:rPr>
        <w:t>)</w:t>
      </w:r>
      <w:r>
        <w:rPr>
          <w:rStyle w:val="Strong"/>
          <w:color w:val="000000"/>
        </w:rPr>
        <w:t> so any future permission errors surface immediately. Deployed hosting. | | Jul 4, 2026 | </w:t>
      </w:r>
      <w:r>
        <w:rPr>
          <w:rStyle w:val="HTMLCode"/>
          <w:b/>
          <w:bCs/>
          <w:color w:val="000000"/>
        </w:rPr>
        <w:t>BlastyBiz.html</w:t>
      </w:r>
      <w:r>
        <w:rPr>
          <w:rStyle w:val="Strong"/>
          <w:color w:val="000000"/>
        </w:rPr>
        <w:t xml:space="preserve"> — Profile fields not persisted to </w:t>
      </w:r>
      <w:proofErr w:type="spellStart"/>
      <w:r>
        <w:rPr>
          <w:rStyle w:val="Strong"/>
          <w:color w:val="000000"/>
        </w:rPr>
        <w:t>Firestore</w:t>
      </w:r>
      <w:proofErr w:type="spellEnd"/>
      <w:r>
        <w:rPr>
          <w:rStyle w:val="Strong"/>
          <w:color w:val="000000"/>
        </w:rPr>
        <w:t xml:space="preserve"> on every keypress (no </w:t>
      </w:r>
      <w:proofErr w:type="spellStart"/>
      <w:r>
        <w:rPr>
          <w:rStyle w:val="Strong"/>
          <w:color w:val="000000"/>
        </w:rPr>
        <w:t>debounce</w:t>
      </w:r>
      <w:proofErr w:type="spellEnd"/>
      <w:r>
        <w:rPr>
          <w:rStyle w:val="Strong"/>
          <w:color w:val="000000"/>
        </w:rPr>
        <w:t xml:space="preserve"> + doc missing) | Root cause 1 (doc missing): The business docs were in the flat </w:t>
      </w:r>
      <w:r>
        <w:rPr>
          <w:rStyle w:val="HTMLCode"/>
          <w:b/>
          <w:bCs/>
          <w:color w:val="000000"/>
        </w:rPr>
        <w:t>businesses/{</w:t>
      </w:r>
      <w:proofErr w:type="spellStart"/>
      <w:r>
        <w:rPr>
          <w:rStyle w:val="HTMLCode"/>
          <w:b/>
          <w:bCs/>
          <w:color w:val="000000"/>
        </w:rPr>
        <w:t>bizId</w:t>
      </w:r>
      <w:proofErr w:type="spellEnd"/>
      <w:r>
        <w:rPr>
          <w:rStyle w:val="HTMLCode"/>
          <w:b/>
          <w:bCs/>
          <w:color w:val="000000"/>
        </w:rPr>
        <w:t>}</w:t>
      </w:r>
      <w:r>
        <w:rPr>
          <w:rStyle w:val="Strong"/>
          <w:color w:val="000000"/>
        </w:rPr>
        <w:t> collection, not at </w:t>
      </w:r>
      <w:r>
        <w:rPr>
          <w:rStyle w:val="HTMLCode"/>
          <w:b/>
          <w:bCs/>
          <w:color w:val="000000"/>
        </w:rPr>
        <w:t>users/{</w:t>
      </w:r>
      <w:proofErr w:type="spellStart"/>
      <w:r>
        <w:rPr>
          <w:rStyle w:val="HTMLCode"/>
          <w:b/>
          <w:bCs/>
          <w:color w:val="000000"/>
        </w:rPr>
        <w:t>uid</w:t>
      </w:r>
      <w:proofErr w:type="spellEnd"/>
      <w:r>
        <w:rPr>
          <w:rStyle w:val="HTMLCode"/>
          <w:b/>
          <w:bCs/>
          <w:color w:val="000000"/>
        </w:rPr>
        <w:t>}/businesses/{</w:t>
      </w:r>
      <w:proofErr w:type="spellStart"/>
      <w:r>
        <w:rPr>
          <w:rStyle w:val="HTMLCode"/>
          <w:b/>
          <w:bCs/>
          <w:color w:val="000000"/>
        </w:rPr>
        <w:t>bizId</w:t>
      </w:r>
      <w:proofErr w:type="spellEnd"/>
      <w:r>
        <w:rPr>
          <w:rStyle w:val="HTMLCode"/>
          <w:b/>
          <w:bCs/>
          <w:color w:val="000000"/>
        </w:rPr>
        <w:t>}</w:t>
      </w:r>
      <w:r>
        <w:rPr>
          <w:rStyle w:val="Strong"/>
          <w:color w:val="000000"/>
        </w:rPr>
        <w:t>. The </w:t>
      </w:r>
      <w:proofErr w:type="spellStart"/>
      <w:r>
        <w:rPr>
          <w:rStyle w:val="HTMLCode"/>
          <w:b/>
          <w:bCs/>
          <w:color w:val="000000"/>
        </w:rPr>
        <w:t>saveProfile</w:t>
      </w:r>
      <w:proofErr w:type="spellEnd"/>
      <w:r>
        <w:rPr>
          <w:rStyle w:val="HTMLCode"/>
          <w:b/>
          <w:bCs/>
          <w:color w:val="000000"/>
        </w:rPr>
        <w:t>()</w:t>
      </w:r>
      <w:r>
        <w:rPr>
          <w:rStyle w:val="Strong"/>
          <w:color w:val="000000"/>
        </w:rPr>
        <w:t> </w:t>
      </w:r>
      <w:proofErr w:type="spellStart"/>
      <w:r>
        <w:rPr>
          <w:rStyle w:val="Strong"/>
          <w:color w:val="000000"/>
        </w:rPr>
        <w:t>Firestore</w:t>
      </w:r>
      <w:proofErr w:type="spellEnd"/>
      <w:r>
        <w:rPr>
          <w:rStyle w:val="Strong"/>
          <w:color w:val="000000"/>
        </w:rPr>
        <w:t xml:space="preserve"> override silently created a partial doc at the nested path, but the </w:t>
      </w:r>
      <w:proofErr w:type="spellStart"/>
      <w:r>
        <w:rPr>
          <w:rStyle w:val="Strong"/>
          <w:color w:val="000000"/>
        </w:rPr>
        <w:t>Firestore</w:t>
      </w:r>
      <w:proofErr w:type="spellEnd"/>
      <w:r>
        <w:rPr>
          <w:rStyle w:val="Strong"/>
          <w:color w:val="000000"/>
        </w:rPr>
        <w:t xml:space="preserve"> read on page load returned </w:t>
      </w:r>
      <w:r>
        <w:rPr>
          <w:rStyle w:val="HTMLCode"/>
          <w:b/>
          <w:bCs/>
          <w:color w:val="000000"/>
        </w:rPr>
        <w:t>!</w:t>
      </w:r>
      <w:proofErr w:type="spellStart"/>
      <w:r>
        <w:rPr>
          <w:rStyle w:val="HTMLCode"/>
          <w:b/>
          <w:bCs/>
          <w:color w:val="000000"/>
        </w:rPr>
        <w:t>bizSnap.exists</w:t>
      </w:r>
      <w:proofErr w:type="spellEnd"/>
      <w:r>
        <w:rPr>
          <w:rStyle w:val="HTMLCode"/>
          <w:b/>
          <w:bCs/>
          <w:color w:val="000000"/>
        </w:rPr>
        <w:t>()</w:t>
      </w:r>
      <w:r>
        <w:rPr>
          <w:rStyle w:val="Strong"/>
          <w:color w:val="000000"/>
        </w:rPr>
        <w:t xml:space="preserve"> for the old flat path — so the profile was never pre-filled and appeared blank on every visit. Fixed by the live </w:t>
      </w:r>
      <w:proofErr w:type="spellStart"/>
      <w:r>
        <w:rPr>
          <w:rStyle w:val="Strong"/>
          <w:color w:val="000000"/>
        </w:rPr>
        <w:t>Firestore</w:t>
      </w:r>
      <w:proofErr w:type="spellEnd"/>
      <w:r>
        <w:rPr>
          <w:rStyle w:val="Strong"/>
          <w:color w:val="000000"/>
        </w:rPr>
        <w:t xml:space="preserve"> data migration (see row above). Root cause 2 (no </w:t>
      </w:r>
      <w:proofErr w:type="spellStart"/>
      <w:r>
        <w:rPr>
          <w:rStyle w:val="Strong"/>
          <w:color w:val="000000"/>
        </w:rPr>
        <w:t>debounce</w:t>
      </w:r>
      <w:proofErr w:type="spellEnd"/>
      <w:r>
        <w:rPr>
          <w:rStyle w:val="Strong"/>
          <w:color w:val="000000"/>
        </w:rPr>
        <w:t>): The </w:t>
      </w:r>
      <w:proofErr w:type="spellStart"/>
      <w:r>
        <w:rPr>
          <w:rStyle w:val="HTMLCode"/>
          <w:b/>
          <w:bCs/>
          <w:color w:val="000000"/>
        </w:rPr>
        <w:t>saveProfile</w:t>
      </w:r>
      <w:proofErr w:type="spellEnd"/>
      <w:r>
        <w:rPr>
          <w:rStyle w:val="HTMLCode"/>
          <w:b/>
          <w:bCs/>
          <w:color w:val="000000"/>
        </w:rPr>
        <w:t>()</w:t>
      </w:r>
      <w:r>
        <w:rPr>
          <w:rStyle w:val="Strong"/>
          <w:color w:val="000000"/>
        </w:rPr>
        <w:t> </w:t>
      </w:r>
      <w:proofErr w:type="spellStart"/>
      <w:r>
        <w:rPr>
          <w:rStyle w:val="Strong"/>
          <w:color w:val="000000"/>
        </w:rPr>
        <w:t>Firestore</w:t>
      </w:r>
      <w:proofErr w:type="spellEnd"/>
      <w:r>
        <w:rPr>
          <w:rStyle w:val="Strong"/>
          <w:color w:val="000000"/>
        </w:rPr>
        <w:t xml:space="preserve"> override was </w:t>
      </w:r>
      <w:proofErr w:type="spellStart"/>
      <w:r>
        <w:rPr>
          <w:rStyle w:val="HTMLCode"/>
          <w:b/>
          <w:bCs/>
          <w:color w:val="000000"/>
        </w:rPr>
        <w:t>async</w:t>
      </w:r>
      <w:proofErr w:type="spellEnd"/>
      <w:r>
        <w:rPr>
          <w:rStyle w:val="HTMLCode"/>
          <w:b/>
          <w:bCs/>
          <w:color w:val="000000"/>
        </w:rPr>
        <w:t xml:space="preserve"> function</w:t>
      </w:r>
      <w:r>
        <w:rPr>
          <w:rStyle w:val="Strong"/>
          <w:color w:val="000000"/>
        </w:rPr>
        <w:t> called on every </w:t>
      </w:r>
      <w:proofErr w:type="spellStart"/>
      <w:r>
        <w:rPr>
          <w:rStyle w:val="HTMLCode"/>
          <w:b/>
          <w:bCs/>
          <w:color w:val="000000"/>
        </w:rPr>
        <w:t>oninput</w:t>
      </w:r>
      <w:proofErr w:type="spellEnd"/>
      <w:r>
        <w:rPr>
          <w:rStyle w:val="Strong"/>
          <w:color w:val="000000"/>
        </w:rPr>
        <w:t xml:space="preserve"> event — a </w:t>
      </w:r>
      <w:proofErr w:type="spellStart"/>
      <w:r>
        <w:rPr>
          <w:rStyle w:val="Strong"/>
          <w:color w:val="000000"/>
        </w:rPr>
        <w:t>Firestore</w:t>
      </w:r>
      <w:proofErr w:type="spellEnd"/>
      <w:r>
        <w:rPr>
          <w:rStyle w:val="Strong"/>
          <w:color w:val="000000"/>
        </w:rPr>
        <w:t> </w:t>
      </w:r>
      <w:proofErr w:type="spellStart"/>
      <w:r>
        <w:rPr>
          <w:rStyle w:val="HTMLCode"/>
          <w:b/>
          <w:bCs/>
          <w:color w:val="000000"/>
        </w:rPr>
        <w:t>setDoc</w:t>
      </w:r>
      <w:proofErr w:type="spellEnd"/>
      <w:r>
        <w:rPr>
          <w:rStyle w:val="Strong"/>
          <w:color w:val="000000"/>
        </w:rPr>
        <w:t xml:space="preserve"> on every keystroke. No </w:t>
      </w:r>
      <w:proofErr w:type="spellStart"/>
      <w:r>
        <w:rPr>
          <w:rStyle w:val="Strong"/>
          <w:color w:val="000000"/>
        </w:rPr>
        <w:t>debounce</w:t>
      </w:r>
      <w:proofErr w:type="spellEnd"/>
      <w:r>
        <w:rPr>
          <w:rStyle w:val="Strong"/>
          <w:color w:val="000000"/>
        </w:rPr>
        <w:t xml:space="preserve"> meant rapid typing could interleave writes, and any </w:t>
      </w:r>
      <w:proofErr w:type="spellStart"/>
      <w:r>
        <w:rPr>
          <w:rStyle w:val="Strong"/>
          <w:color w:val="000000"/>
        </w:rPr>
        <w:t>auth</w:t>
      </w:r>
      <w:proofErr w:type="spellEnd"/>
      <w:r>
        <w:rPr>
          <w:rStyle w:val="Strong"/>
          <w:color w:val="000000"/>
        </w:rPr>
        <w:t xml:space="preserve"> timing issue could silently drop saves. Fix: Refactored override to a sync wrapper: </w:t>
      </w:r>
      <w:proofErr w:type="spellStart"/>
      <w:r>
        <w:rPr>
          <w:rStyle w:val="HTMLCode"/>
          <w:b/>
          <w:bCs/>
          <w:color w:val="000000"/>
        </w:rPr>
        <w:t>origSaveProfile</w:t>
      </w:r>
      <w:proofErr w:type="spellEnd"/>
      <w:r>
        <w:rPr>
          <w:rStyle w:val="HTMLCode"/>
          <w:b/>
          <w:bCs/>
          <w:color w:val="000000"/>
        </w:rPr>
        <w:t>()</w:t>
      </w:r>
      <w:r>
        <w:rPr>
          <w:rStyle w:val="Strong"/>
          <w:color w:val="000000"/>
        </w:rPr>
        <w:t> is called immediately (keeps in-memory </w:t>
      </w:r>
      <w:r>
        <w:rPr>
          <w:rStyle w:val="HTMLCode"/>
          <w:b/>
          <w:bCs/>
          <w:color w:val="000000"/>
        </w:rPr>
        <w:t>profile</w:t>
      </w:r>
      <w:r>
        <w:rPr>
          <w:rStyle w:val="Strong"/>
          <w:color w:val="000000"/>
        </w:rPr>
        <w:t xml:space="preserve"> + UI updates snappy), then a 1-second </w:t>
      </w:r>
      <w:proofErr w:type="spellStart"/>
      <w:r>
        <w:rPr>
          <w:rStyle w:val="Strong"/>
          <w:color w:val="000000"/>
        </w:rPr>
        <w:t>debounce</w:t>
      </w:r>
      <w:proofErr w:type="spellEnd"/>
      <w:r>
        <w:rPr>
          <w:rStyle w:val="Strong"/>
          <w:color w:val="000000"/>
        </w:rPr>
        <w:t xml:space="preserve"> timer fires the </w:t>
      </w:r>
      <w:proofErr w:type="spellStart"/>
      <w:r>
        <w:rPr>
          <w:rStyle w:val="Strong"/>
          <w:color w:val="000000"/>
        </w:rPr>
        <w:t>Firestore</w:t>
      </w:r>
      <w:proofErr w:type="spellEnd"/>
      <w:r>
        <w:rPr>
          <w:rStyle w:val="Strong"/>
          <w:color w:val="000000"/>
        </w:rPr>
        <w:t> </w:t>
      </w:r>
      <w:proofErr w:type="spellStart"/>
      <w:r>
        <w:rPr>
          <w:rStyle w:val="HTMLCode"/>
          <w:b/>
          <w:bCs/>
          <w:color w:val="000000"/>
        </w:rPr>
        <w:t>setDoc</w:t>
      </w:r>
      <w:proofErr w:type="spellEnd"/>
      <w:r>
        <w:rPr>
          <w:rStyle w:val="Strong"/>
          <w:color w:val="000000"/>
        </w:rPr>
        <w:t>. Rapid typing batches into a single write after the user pauses. | | Jul 4, 2026 | </w:t>
      </w:r>
      <w:r>
        <w:rPr>
          <w:rStyle w:val="HTMLCode"/>
          <w:b/>
          <w:bCs/>
          <w:color w:val="000000"/>
        </w:rPr>
        <w:t>BlastyBiz.html</w:t>
      </w:r>
      <w:r>
        <w:rPr>
          <w:rStyle w:val="Strong"/>
          <w:color w:val="000000"/>
        </w:rPr>
        <w:t> — Selecting a campaign didn't switch to Campaign Info view | Root cause: </w:t>
      </w:r>
      <w:proofErr w:type="spellStart"/>
      <w:r>
        <w:rPr>
          <w:rStyle w:val="HTMLCode"/>
          <w:b/>
          <w:bCs/>
          <w:color w:val="000000"/>
        </w:rPr>
        <w:t>selectCampaign</w:t>
      </w:r>
      <w:proofErr w:type="spellEnd"/>
      <w:r>
        <w:rPr>
          <w:rStyle w:val="HTMLCode"/>
          <w:b/>
          <w:bCs/>
          <w:color w:val="000000"/>
        </w:rPr>
        <w:t>()</w:t>
      </w:r>
      <w:r>
        <w:rPr>
          <w:rStyle w:val="Strong"/>
          <w:color w:val="000000"/>
        </w:rPr>
        <w:t> </w:t>
      </w:r>
      <w:proofErr w:type="spellStart"/>
      <w:r>
        <w:rPr>
          <w:rStyle w:val="Strong"/>
          <w:color w:val="000000"/>
        </w:rPr>
        <w:t>unhid</w:t>
      </w:r>
      <w:proofErr w:type="spellEnd"/>
      <w:r>
        <w:rPr>
          <w:rStyle w:val="Strong"/>
          <w:color w:val="000000"/>
        </w:rPr>
        <w:t> </w:t>
      </w:r>
      <w:r>
        <w:rPr>
          <w:rStyle w:val="HTMLCode"/>
          <w:b/>
          <w:bCs/>
          <w:color w:val="000000"/>
        </w:rPr>
        <w:t>#campaign-content</w:t>
      </w:r>
      <w:r>
        <w:rPr>
          <w:rStyle w:val="Strong"/>
          <w:color w:val="000000"/>
        </w:rPr>
        <w:t> but never called </w:t>
      </w:r>
      <w:proofErr w:type="spellStart"/>
      <w:r>
        <w:rPr>
          <w:rStyle w:val="HTMLCode"/>
          <w:b/>
          <w:bCs/>
          <w:color w:val="000000"/>
        </w:rPr>
        <w:t>showTab</w:t>
      </w:r>
      <w:proofErr w:type="spellEnd"/>
      <w:r>
        <w:rPr>
          <w:rStyle w:val="HTMLCode"/>
          <w:b/>
          <w:bCs/>
          <w:color w:val="000000"/>
        </w:rPr>
        <w:t>('create')</w:t>
      </w:r>
      <w:r>
        <w:rPr>
          <w:rStyle w:val="Strong"/>
          <w:color w:val="000000"/>
        </w:rPr>
        <w:t>. If the user was on the History, Platforms, or Profile tab, picking a campaign did nothing visible — the form stayed hidden behind the active tab. Fix: Added </w:t>
      </w:r>
      <w:proofErr w:type="spellStart"/>
      <w:r>
        <w:rPr>
          <w:rStyle w:val="HTMLCode"/>
          <w:b/>
          <w:bCs/>
          <w:color w:val="000000"/>
        </w:rPr>
        <w:t>showTab</w:t>
      </w:r>
      <w:proofErr w:type="spellEnd"/>
      <w:r>
        <w:rPr>
          <w:rStyle w:val="HTMLCode"/>
          <w:b/>
          <w:bCs/>
          <w:color w:val="000000"/>
        </w:rPr>
        <w:t>('create')</w:t>
      </w:r>
      <w:r>
        <w:rPr>
          <w:rStyle w:val="Strong"/>
          <w:color w:val="000000"/>
        </w:rPr>
        <w:t> as the first action in </w:t>
      </w:r>
      <w:proofErr w:type="spellStart"/>
      <w:r>
        <w:rPr>
          <w:rStyle w:val="HTMLCode"/>
          <w:b/>
          <w:bCs/>
          <w:color w:val="000000"/>
        </w:rPr>
        <w:t>selectCampaign</w:t>
      </w:r>
      <w:proofErr w:type="spellEnd"/>
      <w:r>
        <w:rPr>
          <w:rStyle w:val="HTMLCode"/>
          <w:b/>
          <w:bCs/>
          <w:color w:val="000000"/>
        </w:rPr>
        <w:t>()</w:t>
      </w:r>
      <w:r>
        <w:rPr>
          <w:rStyle w:val="Strong"/>
          <w:color w:val="000000"/>
        </w:rPr>
        <w:t> so picking any campaign always brings the user to the Create tab where Campaign Info lives. Deployed hosting and curl-verified. | | Jul 4, 2026 | </w:t>
      </w:r>
      <w:proofErr w:type="spellStart"/>
      <w:r>
        <w:rPr>
          <w:rStyle w:val="Strong"/>
          <w:color w:val="000000"/>
        </w:rPr>
        <w:t>Firestore</w:t>
      </w:r>
      <w:proofErr w:type="spellEnd"/>
      <w:r>
        <w:rPr>
          <w:rStyle w:val="Strong"/>
          <w:color w:val="000000"/>
        </w:rPr>
        <w:t xml:space="preserve"> live data — Business docs not found by Dashboard (missing from </w:t>
      </w:r>
      <w:proofErr w:type="spellStart"/>
      <w:r>
        <w:rPr>
          <w:rStyle w:val="Strong"/>
          <w:color w:val="000000"/>
        </w:rPr>
        <w:t>subcollection</w:t>
      </w:r>
      <w:proofErr w:type="spellEnd"/>
      <w:r>
        <w:rPr>
          <w:rStyle w:val="Strong"/>
          <w:color w:val="000000"/>
        </w:rPr>
        <w:t xml:space="preserve"> path) | Root cause: The </w:t>
      </w:r>
      <w:proofErr w:type="spellStart"/>
      <w:r>
        <w:rPr>
          <w:rStyle w:val="Strong"/>
          <w:color w:val="000000"/>
        </w:rPr>
        <w:t>subcollection</w:t>
      </w:r>
      <w:proofErr w:type="spellEnd"/>
      <w:r>
        <w:rPr>
          <w:rStyle w:val="Strong"/>
          <w:color w:val="000000"/>
        </w:rPr>
        <w:t xml:space="preserve"> migration (Task #59/61) updated all code to read businesses from </w:t>
      </w:r>
      <w:r>
        <w:rPr>
          <w:rStyle w:val="HTMLCode"/>
          <w:b/>
          <w:bCs/>
          <w:color w:val="000000"/>
        </w:rPr>
        <w:t>users/{</w:t>
      </w:r>
      <w:proofErr w:type="spellStart"/>
      <w:r>
        <w:rPr>
          <w:rStyle w:val="HTMLCode"/>
          <w:b/>
          <w:bCs/>
          <w:color w:val="000000"/>
        </w:rPr>
        <w:t>uid</w:t>
      </w:r>
      <w:proofErr w:type="spellEnd"/>
      <w:r>
        <w:rPr>
          <w:rStyle w:val="HTMLCode"/>
          <w:b/>
          <w:bCs/>
          <w:color w:val="000000"/>
        </w:rPr>
        <w:t>}/businesses/{</w:t>
      </w:r>
      <w:proofErr w:type="spellStart"/>
      <w:r>
        <w:rPr>
          <w:rStyle w:val="HTMLCode"/>
          <w:b/>
          <w:bCs/>
          <w:color w:val="000000"/>
        </w:rPr>
        <w:t>bizId</w:t>
      </w:r>
      <w:proofErr w:type="spellEnd"/>
      <w:r>
        <w:rPr>
          <w:rStyle w:val="HTMLCode"/>
          <w:b/>
          <w:bCs/>
          <w:color w:val="000000"/>
        </w:rPr>
        <w:t>}</w:t>
      </w:r>
      <w:r>
        <w:rPr>
          <w:rStyle w:val="Strong"/>
          <w:color w:val="000000"/>
        </w:rPr>
        <w:t> but only migrated the 4 auxiliary flat collections (</w:t>
      </w:r>
      <w:proofErr w:type="spellStart"/>
      <w:r>
        <w:rPr>
          <w:rStyle w:val="Strong"/>
          <w:color w:val="000000"/>
        </w:rPr>
        <w:t>listingDrafts</w:t>
      </w:r>
      <w:proofErr w:type="spellEnd"/>
      <w:r>
        <w:rPr>
          <w:rStyle w:val="Strong"/>
          <w:color w:val="000000"/>
        </w:rPr>
        <w:t xml:space="preserve">, </w:t>
      </w:r>
      <w:proofErr w:type="spellStart"/>
      <w:r>
        <w:rPr>
          <w:rStyle w:val="Strong"/>
          <w:color w:val="000000"/>
        </w:rPr>
        <w:t>publishJobs</w:t>
      </w:r>
      <w:proofErr w:type="spellEnd"/>
      <w:r>
        <w:rPr>
          <w:rStyle w:val="Strong"/>
          <w:color w:val="000000"/>
        </w:rPr>
        <w:t xml:space="preserve">, </w:t>
      </w:r>
      <w:proofErr w:type="spellStart"/>
      <w:r>
        <w:rPr>
          <w:rStyle w:val="Strong"/>
          <w:color w:val="000000"/>
        </w:rPr>
        <w:t>pendingPosts</w:t>
      </w:r>
      <w:proofErr w:type="spellEnd"/>
      <w:r>
        <w:rPr>
          <w:rStyle w:val="Strong"/>
          <w:color w:val="000000"/>
        </w:rPr>
        <w:t xml:space="preserve">, </w:t>
      </w:r>
      <w:proofErr w:type="spellStart"/>
      <w:r>
        <w:rPr>
          <w:rStyle w:val="Strong"/>
          <w:color w:val="000000"/>
        </w:rPr>
        <w:t>platformConnections</w:t>
      </w:r>
      <w:proofErr w:type="spellEnd"/>
      <w:r>
        <w:rPr>
          <w:rStyle w:val="Strong"/>
          <w:color w:val="000000"/>
        </w:rPr>
        <w:t>). The actual business docs remained in the flat top-level </w:t>
      </w:r>
      <w:r>
        <w:rPr>
          <w:rStyle w:val="HTMLCode"/>
          <w:b/>
          <w:bCs/>
          <w:color w:val="000000"/>
        </w:rPr>
        <w:t>businesses/{</w:t>
      </w:r>
      <w:proofErr w:type="spellStart"/>
      <w:r>
        <w:rPr>
          <w:rStyle w:val="HTMLCode"/>
          <w:b/>
          <w:bCs/>
          <w:color w:val="000000"/>
        </w:rPr>
        <w:t>bizId</w:t>
      </w:r>
      <w:proofErr w:type="spellEnd"/>
      <w:r>
        <w:rPr>
          <w:rStyle w:val="HTMLCode"/>
          <w:b/>
          <w:bCs/>
          <w:color w:val="000000"/>
        </w:rPr>
        <w:t>}</w:t>
      </w:r>
      <w:r>
        <w:rPr>
          <w:rStyle w:val="Strong"/>
          <w:color w:val="000000"/>
        </w:rPr>
        <w:t> collection. Dashboard query on </w:t>
      </w:r>
      <w:r>
        <w:rPr>
          <w:rStyle w:val="HTMLCode"/>
          <w:b/>
          <w:bCs/>
          <w:color w:val="000000"/>
        </w:rPr>
        <w:t>users/{</w:t>
      </w:r>
      <w:proofErr w:type="spellStart"/>
      <w:r>
        <w:rPr>
          <w:rStyle w:val="HTMLCode"/>
          <w:b/>
          <w:bCs/>
          <w:color w:val="000000"/>
        </w:rPr>
        <w:t>uid</w:t>
      </w:r>
      <w:proofErr w:type="spellEnd"/>
      <w:r>
        <w:rPr>
          <w:rStyle w:val="HTMLCode"/>
          <w:b/>
          <w:bCs/>
          <w:color w:val="000000"/>
        </w:rPr>
        <w:t>}/businesses</w:t>
      </w:r>
      <w:r>
        <w:rPr>
          <w:rStyle w:val="Strong"/>
          <w:color w:val="000000"/>
        </w:rPr>
        <w:t xml:space="preserve"> returned 0 docs → Control Panel showed no companies, Campaigns showed "Loading..." forever. Fix: Live </w:t>
      </w:r>
      <w:proofErr w:type="spellStart"/>
      <w:r>
        <w:rPr>
          <w:rStyle w:val="Strong"/>
          <w:color w:val="000000"/>
        </w:rPr>
        <w:t>Firestore</w:t>
      </w:r>
      <w:proofErr w:type="spellEnd"/>
      <w:r>
        <w:rPr>
          <w:rStyle w:val="Strong"/>
          <w:color w:val="000000"/>
        </w:rPr>
        <w:t xml:space="preserve"> data migration — all 3 business docs (Sunrise Bakery </w:t>
      </w:r>
      <w:r>
        <w:rPr>
          <w:rStyle w:val="HTMLCode"/>
          <w:b/>
          <w:bCs/>
          <w:color w:val="000000"/>
        </w:rPr>
        <w:t>HjuKzX12WM60hPEmjKs7</w:t>
      </w:r>
      <w:r>
        <w:rPr>
          <w:rStyle w:val="Strong"/>
          <w:color w:val="000000"/>
        </w:rPr>
        <w:t xml:space="preserve">, </w:t>
      </w:r>
      <w:proofErr w:type="spellStart"/>
      <w:r>
        <w:rPr>
          <w:rStyle w:val="Strong"/>
          <w:color w:val="000000"/>
        </w:rPr>
        <w:t>BlastyBiz</w:t>
      </w:r>
      <w:proofErr w:type="spellEnd"/>
      <w:r>
        <w:rPr>
          <w:rStyle w:val="Strong"/>
          <w:color w:val="000000"/>
        </w:rPr>
        <w:t> </w:t>
      </w:r>
      <w:r>
        <w:rPr>
          <w:rStyle w:val="HTMLCode"/>
          <w:b/>
          <w:bCs/>
          <w:color w:val="000000"/>
        </w:rPr>
        <w:t>RZuCZFfiLdLUOKERrt8s</w:t>
      </w:r>
      <w:r>
        <w:rPr>
          <w:rStyle w:val="Strong"/>
          <w:color w:val="000000"/>
        </w:rPr>
        <w:t>, unnamed </w:t>
      </w:r>
      <w:r>
        <w:rPr>
          <w:rStyle w:val="HTMLCode"/>
          <w:b/>
          <w:bCs/>
          <w:color w:val="000000"/>
        </w:rPr>
        <w:t>jTwEps7UgevYjt4A02F0</w:t>
      </w:r>
      <w:r>
        <w:rPr>
          <w:rStyle w:val="Strong"/>
          <w:color w:val="000000"/>
        </w:rPr>
        <w:t>) copied from flat path to </w:t>
      </w:r>
      <w:r>
        <w:rPr>
          <w:rStyle w:val="HTMLCode"/>
          <w:b/>
          <w:bCs/>
          <w:color w:val="000000"/>
        </w:rPr>
        <w:t>users/{</w:t>
      </w:r>
      <w:proofErr w:type="spellStart"/>
      <w:r>
        <w:rPr>
          <w:rStyle w:val="HTMLCode"/>
          <w:b/>
          <w:bCs/>
          <w:color w:val="000000"/>
        </w:rPr>
        <w:t>uid</w:t>
      </w:r>
      <w:proofErr w:type="spellEnd"/>
      <w:r>
        <w:rPr>
          <w:rStyle w:val="HTMLCode"/>
          <w:b/>
          <w:bCs/>
          <w:color w:val="000000"/>
        </w:rPr>
        <w:t>}/businesses/{</w:t>
      </w:r>
      <w:proofErr w:type="spellStart"/>
      <w:r>
        <w:rPr>
          <w:rStyle w:val="HTMLCode"/>
          <w:b/>
          <w:bCs/>
          <w:color w:val="000000"/>
        </w:rPr>
        <w:t>bizId</w:t>
      </w:r>
      <w:proofErr w:type="spellEnd"/>
      <w:r>
        <w:rPr>
          <w:rStyle w:val="HTMLCode"/>
          <w:b/>
          <w:bCs/>
          <w:color w:val="000000"/>
        </w:rPr>
        <w:t>}</w:t>
      </w:r>
      <w:r>
        <w:rPr>
          <w:rStyle w:val="Strong"/>
          <w:color w:val="000000"/>
        </w:rPr>
        <w:t xml:space="preserve"> via </w:t>
      </w:r>
      <w:proofErr w:type="spellStart"/>
      <w:r>
        <w:rPr>
          <w:rStyle w:val="Strong"/>
          <w:color w:val="000000"/>
        </w:rPr>
        <w:t>Firestore</w:t>
      </w:r>
      <w:proofErr w:type="spellEnd"/>
      <w:r>
        <w:rPr>
          <w:rStyle w:val="Strong"/>
          <w:color w:val="000000"/>
        </w:rPr>
        <w:t xml:space="preserve"> REST API. Also fixed </w:t>
      </w:r>
      <w:proofErr w:type="spellStart"/>
      <w:r>
        <w:rPr>
          <w:rStyle w:val="HTMLCode"/>
          <w:b/>
          <w:bCs/>
          <w:color w:val="000000"/>
        </w:rPr>
        <w:t>activeBusiness</w:t>
      </w:r>
      <w:proofErr w:type="spellEnd"/>
      <w:r>
        <w:rPr>
          <w:rStyle w:val="Strong"/>
          <w:color w:val="000000"/>
        </w:rPr>
        <w:t> pointer for user </w:t>
      </w:r>
      <w:r>
        <w:rPr>
          <w:rStyle w:val="HTMLCode"/>
          <w:b/>
          <w:bCs/>
          <w:color w:val="000000"/>
        </w:rPr>
        <w:t>FQllrDCU8OXtkjlp7S5CbM090Rk1</w:t>
      </w:r>
      <w:r>
        <w:rPr>
          <w:rStyle w:val="Strong"/>
          <w:color w:val="000000"/>
        </w:rPr>
        <w:t> which was pointing to their old UID-as-</w:t>
      </w:r>
      <w:proofErr w:type="spellStart"/>
      <w:r>
        <w:rPr>
          <w:rStyle w:val="Strong"/>
          <w:color w:val="000000"/>
        </w:rPr>
        <w:t>docId</w:t>
      </w:r>
      <w:proofErr w:type="spellEnd"/>
      <w:r>
        <w:rPr>
          <w:rStyle w:val="Strong"/>
          <w:color w:val="000000"/>
        </w:rPr>
        <w:t xml:space="preserve"> rather than the correct </w:t>
      </w:r>
      <w:proofErr w:type="spellStart"/>
      <w:r>
        <w:rPr>
          <w:rStyle w:val="Strong"/>
          <w:color w:val="000000"/>
        </w:rPr>
        <w:t>bizId</w:t>
      </w:r>
      <w:proofErr w:type="spellEnd"/>
      <w:r>
        <w:rPr>
          <w:rStyle w:val="Strong"/>
          <w:color w:val="000000"/>
        </w:rPr>
        <w:t>. No code changes required. | | Jul 4, 2026 | </w:t>
      </w:r>
      <w:r>
        <w:rPr>
          <w:rStyle w:val="HTMLCode"/>
          <w:b/>
          <w:bCs/>
          <w:color w:val="000000"/>
        </w:rPr>
        <w:t>BlastyBiz.html</w:t>
      </w:r>
      <w:r>
        <w:rPr>
          <w:rStyle w:val="Strong"/>
          <w:color w:val="000000"/>
        </w:rPr>
        <w:t> — Campaign images and factoids lost old data when switching campaigns | Root cause (images): </w:t>
      </w:r>
      <w:proofErr w:type="spellStart"/>
      <w:r>
        <w:rPr>
          <w:rStyle w:val="HTMLCode"/>
          <w:b/>
          <w:bCs/>
          <w:color w:val="000000"/>
        </w:rPr>
        <w:t>selectCampaign</w:t>
      </w:r>
      <w:proofErr w:type="spellEnd"/>
      <w:r>
        <w:rPr>
          <w:rStyle w:val="HTMLCode"/>
          <w:b/>
          <w:bCs/>
          <w:color w:val="000000"/>
        </w:rPr>
        <w:t>()</w:t>
      </w:r>
      <w:r>
        <w:rPr>
          <w:rStyle w:val="Strong"/>
          <w:color w:val="000000"/>
        </w:rPr>
        <w:t> called </w:t>
      </w:r>
      <w:r>
        <w:rPr>
          <w:rStyle w:val="HTMLCode"/>
          <w:b/>
          <w:bCs/>
          <w:color w:val="000000"/>
        </w:rPr>
        <w:t>_</w:t>
      </w:r>
      <w:proofErr w:type="spellStart"/>
      <w:r>
        <w:rPr>
          <w:rStyle w:val="HTMLCode"/>
          <w:b/>
          <w:bCs/>
          <w:color w:val="000000"/>
        </w:rPr>
        <w:t>bbLoadCampaignImages</w:t>
      </w:r>
      <w:proofErr w:type="spellEnd"/>
      <w:r>
        <w:rPr>
          <w:rStyle w:val="HTMLCode"/>
          <w:b/>
          <w:bCs/>
          <w:color w:val="000000"/>
        </w:rPr>
        <w:t>(id)</w:t>
      </w:r>
      <w:r>
        <w:rPr>
          <w:rStyle w:val="Strong"/>
          <w:color w:val="000000"/>
        </w:rPr>
        <w:t xml:space="preserve"> and mapped the result directly. If the </w:t>
      </w:r>
      <w:proofErr w:type="spellStart"/>
      <w:r>
        <w:rPr>
          <w:rStyle w:val="Strong"/>
          <w:color w:val="000000"/>
        </w:rPr>
        <w:t>subcollection</w:t>
      </w:r>
      <w:proofErr w:type="spellEnd"/>
      <w:r>
        <w:rPr>
          <w:rStyle w:val="Strong"/>
          <w:color w:val="000000"/>
        </w:rPr>
        <w:t xml:space="preserve"> was empty (e.g. campaign created before the images </w:t>
      </w:r>
      <w:proofErr w:type="spellStart"/>
      <w:r>
        <w:rPr>
          <w:rStyle w:val="Strong"/>
          <w:color w:val="000000"/>
        </w:rPr>
        <w:t>subcollection</w:t>
      </w:r>
      <w:proofErr w:type="spellEnd"/>
      <w:r>
        <w:rPr>
          <w:rStyle w:val="Strong"/>
          <w:color w:val="000000"/>
        </w:rPr>
        <w:t xml:space="preserve"> migration), the photo grid silently cleared to </w:t>
      </w:r>
      <w:r>
        <w:rPr>
          <w:rStyle w:val="HTMLCode"/>
          <w:b/>
          <w:bCs/>
          <w:color w:val="000000"/>
        </w:rPr>
        <w:t>[]</w:t>
      </w:r>
      <w:r>
        <w:rPr>
          <w:rStyle w:val="Strong"/>
          <w:color w:val="000000"/>
        </w:rPr>
        <w:t> — any </w:t>
      </w:r>
      <w:proofErr w:type="spellStart"/>
      <w:r>
        <w:rPr>
          <w:rStyle w:val="HTMLCode"/>
          <w:b/>
          <w:bCs/>
          <w:color w:val="000000"/>
        </w:rPr>
        <w:t>cam.photos</w:t>
      </w:r>
      <w:proofErr w:type="spellEnd"/>
      <w:r>
        <w:rPr>
          <w:rStyle w:val="Strong"/>
          <w:color w:val="000000"/>
        </w:rPr>
        <w:t> array data on the campaign doc was ignored. The </w:t>
      </w:r>
      <w:r>
        <w:rPr>
          <w:rStyle w:val="HTMLCode"/>
          <w:b/>
          <w:bCs/>
          <w:color w:val="000000"/>
        </w:rPr>
        <w:t>.catch()</w:t>
      </w:r>
      <w:r>
        <w:rPr>
          <w:rStyle w:val="Strong"/>
          <w:color w:val="000000"/>
        </w:rPr>
        <w:t> also cleared to </w:t>
      </w:r>
      <w:r>
        <w:rPr>
          <w:rStyle w:val="HTMLCode"/>
          <w:b/>
          <w:bCs/>
          <w:color w:val="000000"/>
        </w:rPr>
        <w:t>[]</w:t>
      </w:r>
      <w:r>
        <w:rPr>
          <w:rStyle w:val="Strong"/>
          <w:color w:val="000000"/>
        </w:rPr>
        <w:t>. Root cause (factoids): </w:t>
      </w:r>
      <w:r>
        <w:rPr>
          <w:rStyle w:val="HTMLCode"/>
          <w:b/>
          <w:bCs/>
          <w:color w:val="000000"/>
        </w:rPr>
        <w:t>_</w:t>
      </w:r>
      <w:proofErr w:type="spellStart"/>
      <w:r>
        <w:rPr>
          <w:rStyle w:val="HTMLCode"/>
          <w:b/>
          <w:bCs/>
          <w:color w:val="000000"/>
        </w:rPr>
        <w:t>bbLoadCampaignFactoids</w:t>
      </w:r>
      <w:proofErr w:type="spellEnd"/>
      <w:r>
        <w:rPr>
          <w:rStyle w:val="HTMLCode"/>
          <w:b/>
          <w:bCs/>
          <w:color w:val="000000"/>
        </w:rPr>
        <w:t>(id)</w:t>
      </w:r>
      <w:r>
        <w:rPr>
          <w:rStyle w:val="Strong"/>
          <w:color w:val="000000"/>
        </w:rPr>
        <w:t> unconditionally set </w:t>
      </w:r>
      <w:proofErr w:type="spellStart"/>
      <w:r>
        <w:rPr>
          <w:rStyle w:val="HTMLCode"/>
          <w:b/>
          <w:bCs/>
          <w:color w:val="000000"/>
        </w:rPr>
        <w:t>c.factoids</w:t>
      </w:r>
      <w:proofErr w:type="spellEnd"/>
      <w:r>
        <w:rPr>
          <w:rStyle w:val="HTMLCode"/>
          <w:b/>
          <w:bCs/>
          <w:color w:val="000000"/>
        </w:rPr>
        <w:t xml:space="preserve"> </w:t>
      </w:r>
      <w:r>
        <w:rPr>
          <w:rStyle w:val="HTMLCode"/>
          <w:b/>
          <w:bCs/>
          <w:color w:val="000000"/>
        </w:rPr>
        <w:lastRenderedPageBreak/>
        <w:t>= facts</w:t>
      </w:r>
      <w:r>
        <w:rPr>
          <w:rStyle w:val="Strong"/>
          <w:color w:val="000000"/>
        </w:rPr>
        <w:t> even when </w:t>
      </w:r>
      <w:r>
        <w:rPr>
          <w:rStyle w:val="HTMLCode"/>
          <w:b/>
          <w:bCs/>
          <w:color w:val="000000"/>
        </w:rPr>
        <w:t>facts</w:t>
      </w:r>
      <w:r>
        <w:rPr>
          <w:rStyle w:val="Strong"/>
          <w:color w:val="000000"/>
        </w:rPr>
        <w:t> was an empty array, overwriting any existing factoid data loaded from the campaign doc field. Fix: Images: added empty-</w:t>
      </w:r>
      <w:proofErr w:type="spellStart"/>
      <w:r>
        <w:rPr>
          <w:rStyle w:val="Strong"/>
          <w:color w:val="000000"/>
        </w:rPr>
        <w:t>subcollection</w:t>
      </w:r>
      <w:proofErr w:type="spellEnd"/>
      <w:r>
        <w:rPr>
          <w:rStyle w:val="Strong"/>
          <w:color w:val="000000"/>
        </w:rPr>
        <w:t xml:space="preserve"> check — if </w:t>
      </w:r>
      <w:proofErr w:type="spellStart"/>
      <w:r>
        <w:rPr>
          <w:rStyle w:val="HTMLCode"/>
          <w:b/>
          <w:bCs/>
          <w:color w:val="000000"/>
        </w:rPr>
        <w:t>images.length</w:t>
      </w:r>
      <w:proofErr w:type="spellEnd"/>
      <w:r>
        <w:rPr>
          <w:rStyle w:val="HTMLCode"/>
          <w:b/>
          <w:bCs/>
          <w:color w:val="000000"/>
        </w:rPr>
        <w:t xml:space="preserve"> &gt; 0</w:t>
      </w:r>
      <w:r>
        <w:rPr>
          <w:rStyle w:val="Strong"/>
          <w:color w:val="000000"/>
        </w:rPr>
        <w:t xml:space="preserve"> use </w:t>
      </w:r>
      <w:proofErr w:type="spellStart"/>
      <w:r>
        <w:rPr>
          <w:rStyle w:val="Strong"/>
          <w:color w:val="000000"/>
        </w:rPr>
        <w:t>subcollection</w:t>
      </w:r>
      <w:proofErr w:type="spellEnd"/>
      <w:r>
        <w:rPr>
          <w:rStyle w:val="Strong"/>
          <w:color w:val="000000"/>
        </w:rPr>
        <w:t>; if empty, fall back to </w:t>
      </w:r>
      <w:proofErr w:type="spellStart"/>
      <w:r>
        <w:rPr>
          <w:rStyle w:val="HTMLCode"/>
          <w:b/>
          <w:bCs/>
          <w:color w:val="000000"/>
        </w:rPr>
        <w:t>cam.photos</w:t>
      </w:r>
      <w:proofErr w:type="spellEnd"/>
      <w:r>
        <w:rPr>
          <w:rStyle w:val="Strong"/>
          <w:color w:val="000000"/>
        </w:rPr>
        <w:t> array (handles both string-URL and object formats); catch also falls back to </w:t>
      </w:r>
      <w:proofErr w:type="spellStart"/>
      <w:r>
        <w:rPr>
          <w:rStyle w:val="HTMLCode"/>
          <w:b/>
          <w:bCs/>
          <w:color w:val="000000"/>
        </w:rPr>
        <w:t>cam.photos</w:t>
      </w:r>
      <w:proofErr w:type="spellEnd"/>
      <w:r>
        <w:rPr>
          <w:rStyle w:val="Strong"/>
          <w:color w:val="000000"/>
        </w:rPr>
        <w:t>. Factoids: only set </w:t>
      </w:r>
      <w:proofErr w:type="spellStart"/>
      <w:r>
        <w:rPr>
          <w:rStyle w:val="HTMLCode"/>
          <w:b/>
          <w:bCs/>
          <w:color w:val="000000"/>
        </w:rPr>
        <w:t>c.factoids</w:t>
      </w:r>
      <w:proofErr w:type="spellEnd"/>
      <w:r>
        <w:rPr>
          <w:rStyle w:val="HTMLCode"/>
          <w:b/>
          <w:bCs/>
          <w:color w:val="000000"/>
        </w:rPr>
        <w:t xml:space="preserve"> = facts</w:t>
      </w:r>
      <w:r>
        <w:rPr>
          <w:rStyle w:val="Strong"/>
          <w:color w:val="000000"/>
        </w:rPr>
        <w:t> when </w:t>
      </w:r>
      <w:proofErr w:type="spellStart"/>
      <w:r>
        <w:rPr>
          <w:rStyle w:val="HTMLCode"/>
          <w:b/>
          <w:bCs/>
          <w:color w:val="000000"/>
        </w:rPr>
        <w:t>facts.length</w:t>
      </w:r>
      <w:proofErr w:type="spellEnd"/>
      <w:r>
        <w:rPr>
          <w:rStyle w:val="HTMLCode"/>
          <w:b/>
          <w:bCs/>
          <w:color w:val="000000"/>
        </w:rPr>
        <w:t xml:space="preserve"> &gt; 0</w:t>
      </w:r>
      <w:r>
        <w:rPr>
          <w:rStyle w:val="Strong"/>
          <w:color w:val="000000"/>
        </w:rPr>
        <w:t xml:space="preserve">; if </w:t>
      </w:r>
      <w:proofErr w:type="spellStart"/>
      <w:r>
        <w:rPr>
          <w:rStyle w:val="Strong"/>
          <w:color w:val="000000"/>
        </w:rPr>
        <w:t>subcollection</w:t>
      </w:r>
      <w:proofErr w:type="spellEnd"/>
      <w:r>
        <w:rPr>
          <w:rStyle w:val="Strong"/>
          <w:color w:val="000000"/>
        </w:rPr>
        <w:t xml:space="preserve"> empty or </w:t>
      </w:r>
      <w:proofErr w:type="spellStart"/>
      <w:r>
        <w:rPr>
          <w:rStyle w:val="Strong"/>
          <w:color w:val="000000"/>
        </w:rPr>
        <w:t>errored</w:t>
      </w:r>
      <w:proofErr w:type="spellEnd"/>
      <w:r>
        <w:rPr>
          <w:rStyle w:val="Strong"/>
          <w:color w:val="000000"/>
        </w:rPr>
        <w:t>, existing </w:t>
      </w:r>
      <w:proofErr w:type="spellStart"/>
      <w:r>
        <w:rPr>
          <w:rStyle w:val="HTMLCode"/>
          <w:b/>
          <w:bCs/>
          <w:color w:val="000000"/>
        </w:rPr>
        <w:t>c.factoids</w:t>
      </w:r>
      <w:proofErr w:type="spellEnd"/>
      <w:r>
        <w:rPr>
          <w:rStyle w:val="Strong"/>
          <w:color w:val="000000"/>
        </w:rPr>
        <w:t> value is preserved. Deployed hosting and curl-verified. | | Jul 4, 2026 | </w:t>
      </w:r>
      <w:r>
        <w:rPr>
          <w:rStyle w:val="HTMLCode"/>
          <w:b/>
          <w:bCs/>
          <w:color w:val="000000"/>
        </w:rPr>
        <w:t>BlastyBiz-Onboarding.html</w:t>
      </w:r>
      <w:r>
        <w:rPr>
          <w:rStyle w:val="Strong"/>
          <w:color w:val="000000"/>
        </w:rPr>
        <w:t xml:space="preserve"> — ownerRole in draft system + weekend hours not saved | Issue 1 — </w:t>
      </w:r>
      <w:proofErr w:type="spellStart"/>
      <w:r>
        <w:rPr>
          <w:rStyle w:val="Strong"/>
          <w:color w:val="000000"/>
        </w:rPr>
        <w:t>ownerRole</w:t>
      </w:r>
      <w:proofErr w:type="spellEnd"/>
      <w:r>
        <w:rPr>
          <w:rStyle w:val="Strong"/>
          <w:color w:val="000000"/>
        </w:rPr>
        <w:t>: The </w:t>
      </w:r>
      <w:r>
        <w:rPr>
          <w:rStyle w:val="HTMLCode"/>
          <w:b/>
          <w:bCs/>
          <w:color w:val="000000"/>
        </w:rPr>
        <w:t>_</w:t>
      </w:r>
      <w:proofErr w:type="spellStart"/>
      <w:r>
        <w:rPr>
          <w:rStyle w:val="HTMLCode"/>
          <w:b/>
          <w:bCs/>
          <w:color w:val="000000"/>
        </w:rPr>
        <w:t>doSave</w:t>
      </w:r>
      <w:proofErr w:type="spellEnd"/>
      <w:r>
        <w:rPr>
          <w:rStyle w:val="HTMLCode"/>
          <w:b/>
          <w:bCs/>
          <w:color w:val="000000"/>
        </w:rPr>
        <w:t>()</w:t>
      </w:r>
      <w:r>
        <w:rPr>
          <w:rStyle w:val="Strong"/>
          <w:color w:val="000000"/>
        </w:rPr>
        <w:t>, </w:t>
      </w:r>
      <w:r>
        <w:rPr>
          <w:rStyle w:val="HTMLCode"/>
          <w:b/>
          <w:bCs/>
          <w:color w:val="000000"/>
        </w:rPr>
        <w:t>_</w:t>
      </w:r>
      <w:proofErr w:type="spellStart"/>
      <w:r>
        <w:rPr>
          <w:rStyle w:val="HTMLCode"/>
          <w:b/>
          <w:bCs/>
          <w:color w:val="000000"/>
        </w:rPr>
        <w:t>restoreDraft</w:t>
      </w:r>
      <w:proofErr w:type="spellEnd"/>
      <w:r>
        <w:rPr>
          <w:rStyle w:val="HTMLCode"/>
          <w:b/>
          <w:bCs/>
          <w:color w:val="000000"/>
        </w:rPr>
        <w:t>()</w:t>
      </w:r>
      <w:r>
        <w:rPr>
          <w:rStyle w:val="Strong"/>
          <w:color w:val="000000"/>
        </w:rPr>
        <w:t>, </w:t>
      </w:r>
      <w:r>
        <w:rPr>
          <w:rStyle w:val="HTMLCode"/>
          <w:b/>
          <w:bCs/>
          <w:color w:val="000000"/>
        </w:rPr>
        <w:t>_</w:t>
      </w:r>
      <w:proofErr w:type="spellStart"/>
      <w:r>
        <w:rPr>
          <w:rStyle w:val="HTMLCode"/>
          <w:b/>
          <w:bCs/>
          <w:color w:val="000000"/>
        </w:rPr>
        <w:t>deleteDraft</w:t>
      </w:r>
      <w:proofErr w:type="spellEnd"/>
      <w:r>
        <w:rPr>
          <w:rStyle w:val="HTMLCode"/>
          <w:b/>
          <w:bCs/>
          <w:color w:val="000000"/>
        </w:rPr>
        <w:t>()</w:t>
      </w:r>
      <w:r>
        <w:rPr>
          <w:rStyle w:val="Strong"/>
          <w:color w:val="000000"/>
        </w:rPr>
        <w:t>, and data-assembly functions all referenced </w:t>
      </w:r>
      <w:r>
        <w:rPr>
          <w:rStyle w:val="HTMLCode"/>
          <w:b/>
          <w:bCs/>
          <w:color w:val="000000"/>
        </w:rPr>
        <w:t>s-owner-role</w:t>
      </w:r>
      <w:r>
        <w:rPr>
          <w:rStyle w:val="Strong"/>
          <w:color w:val="000000"/>
        </w:rPr>
        <w:t> as a draft field. The </w:t>
      </w:r>
      <w:r>
        <w:rPr>
          <w:rStyle w:val="HTMLCode"/>
          <w:b/>
          <w:bCs/>
          <w:color w:val="000000"/>
        </w:rPr>
        <w:t>s-owner-role</w:t>
      </w:r>
      <w:r>
        <w:rPr>
          <w:rStyle w:val="Strong"/>
          <w:color w:val="000000"/>
        </w:rPr>
        <w:t> field is being removed from the UI; keeping it in the draft system was dead weight and would restore a stale </w:t>
      </w:r>
      <w:r>
        <w:rPr>
          <w:rStyle w:val="HTMLCode"/>
          <w:b/>
          <w:bCs/>
          <w:color w:val="000000"/>
        </w:rPr>
        <w:t>owner</w:t>
      </w:r>
      <w:r>
        <w:rPr>
          <w:rStyle w:val="Strong"/>
          <w:color w:val="000000"/>
        </w:rPr>
        <w:t> value on re-entry. Removed </w:t>
      </w:r>
      <w:proofErr w:type="spellStart"/>
      <w:r>
        <w:rPr>
          <w:rStyle w:val="HTMLCode"/>
          <w:b/>
          <w:bCs/>
          <w:color w:val="000000"/>
        </w:rPr>
        <w:t>ownerRole</w:t>
      </w:r>
      <w:proofErr w:type="spellEnd"/>
      <w:r>
        <w:rPr>
          <w:rStyle w:val="Strong"/>
          <w:color w:val="000000"/>
        </w:rPr>
        <w:t> from all four locations. Issue 2 — weekend hours: </w:t>
      </w:r>
      <w:r>
        <w:rPr>
          <w:rStyle w:val="HTMLCode"/>
          <w:b/>
          <w:bCs/>
          <w:color w:val="000000"/>
        </w:rPr>
        <w:t>s-open-</w:t>
      </w:r>
      <w:proofErr w:type="spellStart"/>
      <w:r>
        <w:rPr>
          <w:rStyle w:val="HTMLCode"/>
          <w:b/>
          <w:bCs/>
          <w:color w:val="000000"/>
        </w:rPr>
        <w:t>wknd</w:t>
      </w:r>
      <w:proofErr w:type="spellEnd"/>
      <w:r>
        <w:rPr>
          <w:rStyle w:val="Strong"/>
          <w:color w:val="000000"/>
        </w:rPr>
        <w:t> and </w:t>
      </w:r>
      <w:r>
        <w:rPr>
          <w:rStyle w:val="HTMLCode"/>
          <w:b/>
          <w:bCs/>
          <w:color w:val="000000"/>
        </w:rPr>
        <w:t>s-close-</w:t>
      </w:r>
      <w:proofErr w:type="spellStart"/>
      <w:r>
        <w:rPr>
          <w:rStyle w:val="HTMLCode"/>
          <w:b/>
          <w:bCs/>
          <w:color w:val="000000"/>
        </w:rPr>
        <w:t>wknd</w:t>
      </w:r>
      <w:proofErr w:type="spellEnd"/>
      <w:r>
        <w:rPr>
          <w:rStyle w:val="Strong"/>
          <w:color w:val="000000"/>
        </w:rPr>
        <w:t> inputs were not included in </w:t>
      </w:r>
      <w:r>
        <w:rPr>
          <w:rStyle w:val="HTMLCode"/>
          <w:b/>
          <w:bCs/>
          <w:color w:val="000000"/>
        </w:rPr>
        <w:t>_</w:t>
      </w:r>
      <w:proofErr w:type="spellStart"/>
      <w:r>
        <w:rPr>
          <w:rStyle w:val="HTMLCode"/>
          <w:b/>
          <w:bCs/>
          <w:color w:val="000000"/>
        </w:rPr>
        <w:t>doSave</w:t>
      </w:r>
      <w:proofErr w:type="spellEnd"/>
      <w:r>
        <w:rPr>
          <w:rStyle w:val="HTMLCode"/>
          <w:b/>
          <w:bCs/>
          <w:color w:val="000000"/>
        </w:rPr>
        <w:t>()</w:t>
      </w:r>
      <w:r>
        <w:rPr>
          <w:rStyle w:val="Strong"/>
          <w:color w:val="000000"/>
        </w:rPr>
        <w:t>, </w:t>
      </w:r>
      <w:r>
        <w:rPr>
          <w:rStyle w:val="HTMLCode"/>
          <w:b/>
          <w:bCs/>
          <w:color w:val="000000"/>
        </w:rPr>
        <w:t>_</w:t>
      </w:r>
      <w:proofErr w:type="spellStart"/>
      <w:r>
        <w:rPr>
          <w:rStyle w:val="HTMLCode"/>
          <w:b/>
          <w:bCs/>
          <w:color w:val="000000"/>
        </w:rPr>
        <w:t>restoreDraft</w:t>
      </w:r>
      <w:proofErr w:type="spellEnd"/>
      <w:r>
        <w:rPr>
          <w:rStyle w:val="HTMLCode"/>
          <w:b/>
          <w:bCs/>
          <w:color w:val="000000"/>
        </w:rPr>
        <w:t>()</w:t>
      </w:r>
      <w:r>
        <w:rPr>
          <w:rStyle w:val="Strong"/>
          <w:color w:val="000000"/>
        </w:rPr>
        <w:t>, or </w:t>
      </w:r>
      <w:r>
        <w:rPr>
          <w:rStyle w:val="HTMLCode"/>
          <w:b/>
          <w:bCs/>
          <w:color w:val="000000"/>
        </w:rPr>
        <w:t>_</w:t>
      </w:r>
      <w:proofErr w:type="spellStart"/>
      <w:r>
        <w:rPr>
          <w:rStyle w:val="HTMLCode"/>
          <w:b/>
          <w:bCs/>
          <w:color w:val="000000"/>
        </w:rPr>
        <w:t>deleteDraft</w:t>
      </w:r>
      <w:proofErr w:type="spellEnd"/>
      <w:r>
        <w:rPr>
          <w:rStyle w:val="HTMLCode"/>
          <w:b/>
          <w:bCs/>
          <w:color w:val="000000"/>
        </w:rPr>
        <w:t>()</w:t>
      </w:r>
      <w:r>
        <w:rPr>
          <w:rStyle w:val="Strong"/>
          <w:color w:val="000000"/>
        </w:rPr>
        <w:t>, so any weekend hours entered would be lost if the user left and returned to the onboarding wizard. Added both fields to the draft with defaults </w:t>
      </w:r>
      <w:r>
        <w:rPr>
          <w:rStyle w:val="HTMLCode"/>
          <w:b/>
          <w:bCs/>
          <w:color w:val="000000"/>
        </w:rPr>
        <w:t>10:00</w:t>
      </w:r>
      <w:r>
        <w:rPr>
          <w:rStyle w:val="Strong"/>
          <w:color w:val="000000"/>
        </w:rPr>
        <w:t>/</w:t>
      </w:r>
      <w:r>
        <w:rPr>
          <w:rStyle w:val="HTMLCode"/>
          <w:b/>
          <w:bCs/>
          <w:color w:val="000000"/>
        </w:rPr>
        <w:t>17:00</w:t>
      </w:r>
      <w:r>
        <w:rPr>
          <w:rStyle w:val="Strong"/>
          <w:color w:val="000000"/>
        </w:rPr>
        <w:t>. </w:t>
      </w:r>
      <w:r>
        <w:rPr>
          <w:rStyle w:val="HTMLCode"/>
          <w:b/>
          <w:bCs/>
          <w:color w:val="000000"/>
        </w:rPr>
        <w:t>_</w:t>
      </w:r>
      <w:proofErr w:type="spellStart"/>
      <w:r>
        <w:rPr>
          <w:rStyle w:val="HTMLCode"/>
          <w:b/>
          <w:bCs/>
          <w:color w:val="000000"/>
        </w:rPr>
        <w:t>restoreDraft</w:t>
      </w:r>
      <w:proofErr w:type="spellEnd"/>
      <w:r>
        <w:rPr>
          <w:rStyle w:val="HTMLCode"/>
          <w:b/>
          <w:bCs/>
          <w:color w:val="000000"/>
        </w:rPr>
        <w:t>()</w:t>
      </w:r>
      <w:r>
        <w:rPr>
          <w:rStyle w:val="Strong"/>
          <w:color w:val="000000"/>
        </w:rPr>
        <w:t> also re-evaluates </w:t>
      </w:r>
      <w:r>
        <w:rPr>
          <w:rStyle w:val="HTMLCode"/>
          <w:b/>
          <w:bCs/>
          <w:color w:val="000000"/>
        </w:rPr>
        <w:t>weekend-hours-row</w:t>
      </w:r>
      <w:r>
        <w:rPr>
          <w:rStyle w:val="Strong"/>
          <w:color w:val="000000"/>
        </w:rPr>
        <w:t> visibility based on whether </w:t>
      </w:r>
      <w:r>
        <w:rPr>
          <w:rStyle w:val="HTMLCode"/>
          <w:b/>
          <w:bCs/>
          <w:color w:val="000000"/>
        </w:rPr>
        <w:t>Sat</w:t>
      </w:r>
      <w:r>
        <w:rPr>
          <w:rStyle w:val="Strong"/>
          <w:color w:val="000000"/>
        </w:rPr>
        <w:t> or </w:t>
      </w:r>
      <w:r>
        <w:rPr>
          <w:rStyle w:val="HTMLCode"/>
          <w:b/>
          <w:bCs/>
          <w:color w:val="000000"/>
        </w:rPr>
        <w:t>Sun</w:t>
      </w:r>
      <w:r>
        <w:rPr>
          <w:rStyle w:val="Strong"/>
          <w:color w:val="000000"/>
        </w:rPr>
        <w:t> are in </w:t>
      </w:r>
      <w:proofErr w:type="spellStart"/>
      <w:r>
        <w:rPr>
          <w:rStyle w:val="HTMLCode"/>
          <w:b/>
          <w:bCs/>
          <w:color w:val="000000"/>
        </w:rPr>
        <w:t>selectedDays</w:t>
      </w:r>
      <w:proofErr w:type="spellEnd"/>
      <w:r>
        <w:rPr>
          <w:rStyle w:val="Strong"/>
          <w:color w:val="000000"/>
        </w:rPr>
        <w:t>. </w:t>
      </w:r>
      <w:r>
        <w:rPr>
          <w:rStyle w:val="HTMLCode"/>
          <w:b/>
          <w:bCs/>
          <w:color w:val="000000"/>
        </w:rPr>
        <w:t>_</w:t>
      </w:r>
      <w:proofErr w:type="spellStart"/>
      <w:r>
        <w:rPr>
          <w:rStyle w:val="HTMLCode"/>
          <w:b/>
          <w:bCs/>
          <w:color w:val="000000"/>
        </w:rPr>
        <w:t>deleteDraft</w:t>
      </w:r>
      <w:proofErr w:type="spellEnd"/>
      <w:r>
        <w:rPr>
          <w:rStyle w:val="HTMLCode"/>
          <w:b/>
          <w:bCs/>
          <w:color w:val="000000"/>
        </w:rPr>
        <w:t>()</w:t>
      </w:r>
      <w:r>
        <w:rPr>
          <w:rStyle w:val="Strong"/>
          <w:color w:val="000000"/>
        </w:rPr>
        <w:t> resets both fields to defaults and hides the row. All references use optional chaining (</w:t>
      </w:r>
      <w:r>
        <w:rPr>
          <w:rStyle w:val="HTMLCode"/>
          <w:b/>
          <w:bCs/>
          <w:color w:val="000000"/>
        </w:rPr>
        <w:t>?.value</w:t>
      </w:r>
      <w:r>
        <w:rPr>
          <w:rStyle w:val="Strong"/>
          <w:color w:val="000000"/>
        </w:rPr>
        <w:t>) so they're safe if those elements don't yet exist. Deployed hosting and curl-verified. | | Jul 4, 2026 | </w:t>
      </w:r>
      <w:r>
        <w:rPr>
          <w:rStyle w:val="HTMLCode"/>
          <w:b/>
          <w:bCs/>
          <w:color w:val="000000"/>
        </w:rPr>
        <w:t>BlastyBiz-Admin-Queue-Manager.html</w:t>
      </w:r>
      <w:r>
        <w:rPr>
          <w:rStyle w:val="Strong"/>
          <w:color w:val="000000"/>
        </w:rPr>
        <w:t>, </w:t>
      </w:r>
      <w:r>
        <w:rPr>
          <w:rStyle w:val="HTMLCode"/>
          <w:b/>
          <w:bCs/>
          <w:color w:val="000000"/>
        </w:rPr>
        <w:t>BlastyBiz-Admin-Failed-Jobs.html</w:t>
      </w:r>
      <w:r>
        <w:rPr>
          <w:rStyle w:val="Strong"/>
          <w:color w:val="000000"/>
        </w:rPr>
        <w:t xml:space="preserve"> — Removed legacy flat </w:t>
      </w:r>
      <w:proofErr w:type="spellStart"/>
      <w:r>
        <w:rPr>
          <w:rStyle w:val="Strong"/>
          <w:color w:val="000000"/>
        </w:rPr>
        <w:t>publishJobs</w:t>
      </w:r>
      <w:proofErr w:type="spellEnd"/>
      <w:r>
        <w:rPr>
          <w:rStyle w:val="Strong"/>
          <w:color w:val="000000"/>
        </w:rPr>
        <w:t xml:space="preserve"> fallback refs | After the </w:t>
      </w:r>
      <w:proofErr w:type="spellStart"/>
      <w:r>
        <w:rPr>
          <w:rStyle w:val="Strong"/>
          <w:color w:val="000000"/>
        </w:rPr>
        <w:t>subcollection</w:t>
      </w:r>
      <w:proofErr w:type="spellEnd"/>
      <w:r>
        <w:rPr>
          <w:rStyle w:val="Strong"/>
          <w:color w:val="000000"/>
        </w:rPr>
        <w:t xml:space="preserve"> migration, both admin pages still had </w:t>
      </w:r>
      <w:r>
        <w:rPr>
          <w:rStyle w:val="HTMLCode"/>
          <w:b/>
          <w:bCs/>
          <w:color w:val="000000"/>
        </w:rPr>
        <w:t>|| doc(</w:t>
      </w:r>
      <w:proofErr w:type="spellStart"/>
      <w:r>
        <w:rPr>
          <w:rStyle w:val="HTMLCode"/>
          <w:b/>
          <w:bCs/>
          <w:color w:val="000000"/>
        </w:rPr>
        <w:t>db</w:t>
      </w:r>
      <w:proofErr w:type="spellEnd"/>
      <w:r>
        <w:rPr>
          <w:rStyle w:val="HTMLCode"/>
          <w:b/>
          <w:bCs/>
          <w:color w:val="000000"/>
        </w:rPr>
        <w:t>, '</w:t>
      </w:r>
      <w:proofErr w:type="spellStart"/>
      <w:r>
        <w:rPr>
          <w:rStyle w:val="HTMLCode"/>
          <w:b/>
          <w:bCs/>
          <w:color w:val="000000"/>
        </w:rPr>
        <w:t>publishJobs</w:t>
      </w:r>
      <w:proofErr w:type="spellEnd"/>
      <w:r>
        <w:rPr>
          <w:rStyle w:val="HTMLCode"/>
          <w:b/>
          <w:bCs/>
          <w:color w:val="000000"/>
        </w:rPr>
        <w:t xml:space="preserve">', </w:t>
      </w:r>
      <w:proofErr w:type="spellStart"/>
      <w:r>
        <w:rPr>
          <w:rStyle w:val="HTMLCode"/>
          <w:b/>
          <w:bCs/>
          <w:color w:val="000000"/>
        </w:rPr>
        <w:t>jobId</w:t>
      </w:r>
      <w:proofErr w:type="spellEnd"/>
      <w:r>
        <w:rPr>
          <w:rStyle w:val="HTMLCode"/>
          <w:b/>
          <w:bCs/>
          <w:color w:val="000000"/>
        </w:rPr>
        <w:t>)</w:t>
      </w:r>
      <w:r>
        <w:rPr>
          <w:rStyle w:val="Strong"/>
          <w:color w:val="000000"/>
        </w:rPr>
        <w:t> fallback paths that could silently write to the old flat collection on any job without a </w:t>
      </w:r>
      <w:proofErr w:type="spellStart"/>
      <w:r>
        <w:rPr>
          <w:rStyle w:val="HTMLCode"/>
          <w:b/>
          <w:bCs/>
          <w:color w:val="000000"/>
        </w:rPr>
        <w:t>jobRefMap</w:t>
      </w:r>
      <w:proofErr w:type="spellEnd"/>
      <w:r>
        <w:rPr>
          <w:rStyle w:val="Strong"/>
          <w:color w:val="000000"/>
        </w:rPr>
        <w:t> entry. Removed both fallbacks: Queue Manager now warns and no-ops if </w:t>
      </w:r>
      <w:proofErr w:type="spellStart"/>
      <w:r>
        <w:rPr>
          <w:rStyle w:val="HTMLCode"/>
          <w:b/>
          <w:bCs/>
          <w:color w:val="000000"/>
        </w:rPr>
        <w:t>jobRefMap</w:t>
      </w:r>
      <w:proofErr w:type="spellEnd"/>
      <w:r>
        <w:rPr>
          <w:rStyle w:val="HTMLCode"/>
          <w:b/>
          <w:bCs/>
          <w:color w:val="000000"/>
        </w:rPr>
        <w:t>[</w:t>
      </w:r>
      <w:proofErr w:type="spellStart"/>
      <w:r>
        <w:rPr>
          <w:rStyle w:val="HTMLCode"/>
          <w:b/>
          <w:bCs/>
          <w:color w:val="000000"/>
        </w:rPr>
        <w:t>jobId</w:t>
      </w:r>
      <w:proofErr w:type="spellEnd"/>
      <w:r>
        <w:rPr>
          <w:rStyle w:val="HTMLCode"/>
          <w:b/>
          <w:bCs/>
          <w:color w:val="000000"/>
        </w:rPr>
        <w:t>]</w:t>
      </w:r>
      <w:r>
        <w:rPr>
          <w:rStyle w:val="Strong"/>
          <w:color w:val="000000"/>
        </w:rPr>
        <w:t> is missing; Failed Jobs warns and no-ops if </w:t>
      </w:r>
      <w:proofErr w:type="spellStart"/>
      <w:r>
        <w:rPr>
          <w:rStyle w:val="HTMLCode"/>
          <w:b/>
          <w:bCs/>
          <w:color w:val="000000"/>
        </w:rPr>
        <w:t>uid</w:t>
      </w:r>
      <w:proofErr w:type="spellEnd"/>
      <w:r>
        <w:rPr>
          <w:rStyle w:val="Strong"/>
          <w:color w:val="000000"/>
        </w:rPr>
        <w:t>/</w:t>
      </w:r>
      <w:proofErr w:type="spellStart"/>
      <w:r>
        <w:rPr>
          <w:rStyle w:val="HTMLCode"/>
          <w:b/>
          <w:bCs/>
          <w:color w:val="000000"/>
        </w:rPr>
        <w:t>businessId</w:t>
      </w:r>
      <w:proofErr w:type="spellEnd"/>
      <w:r>
        <w:rPr>
          <w:rStyle w:val="Strong"/>
          <w:color w:val="000000"/>
        </w:rPr>
        <w:t> are absent from the job doc. All jobs written post-migration include both fields. Deployed hosting. | | Jul 4, 2026 | </w:t>
      </w:r>
      <w:r>
        <w:rPr>
          <w:rStyle w:val="HTMLCode"/>
          <w:b/>
          <w:bCs/>
          <w:color w:val="000000"/>
        </w:rPr>
        <w:t>functions/</w:t>
      </w:r>
      <w:proofErr w:type="spellStart"/>
      <w:r>
        <w:rPr>
          <w:rStyle w:val="HTMLCode"/>
          <w:b/>
          <w:bCs/>
          <w:color w:val="000000"/>
        </w:rPr>
        <w:t>index.js</w:t>
      </w:r>
      <w:proofErr w:type="spellEnd"/>
      <w:r>
        <w:rPr>
          <w:rStyle w:val="Strong"/>
          <w:color w:val="000000"/>
        </w:rPr>
        <w:t>, </w:t>
      </w:r>
      <w:proofErr w:type="spellStart"/>
      <w:r>
        <w:rPr>
          <w:rStyle w:val="HTMLCode"/>
          <w:b/>
          <w:bCs/>
          <w:color w:val="000000"/>
        </w:rPr>
        <w:t>firestore.rules</w:t>
      </w:r>
      <w:proofErr w:type="spellEnd"/>
      <w:r>
        <w:rPr>
          <w:rStyle w:val="Strong"/>
          <w:color w:val="000000"/>
        </w:rPr>
        <w:t>, all HTML pages — </w:t>
      </w:r>
      <w:proofErr w:type="spellStart"/>
      <w:r>
        <w:rPr>
          <w:rStyle w:val="Strong"/>
          <w:color w:val="000000"/>
        </w:rPr>
        <w:t>Firestore</w:t>
      </w:r>
      <w:proofErr w:type="spellEnd"/>
      <w:r>
        <w:rPr>
          <w:rStyle w:val="Strong"/>
          <w:color w:val="000000"/>
        </w:rPr>
        <w:t xml:space="preserve"> </w:t>
      </w:r>
      <w:proofErr w:type="spellStart"/>
      <w:r>
        <w:rPr>
          <w:rStyle w:val="Strong"/>
          <w:color w:val="000000"/>
        </w:rPr>
        <w:t>subcollection</w:t>
      </w:r>
      <w:proofErr w:type="spellEnd"/>
      <w:r>
        <w:rPr>
          <w:rStyle w:val="Strong"/>
          <w:color w:val="000000"/>
        </w:rPr>
        <w:t xml:space="preserve"> migration | Change: Moved 4 flat top-level collections into </w:t>
      </w:r>
      <w:r>
        <w:rPr>
          <w:rStyle w:val="HTMLCode"/>
          <w:b/>
          <w:bCs/>
          <w:color w:val="000000"/>
        </w:rPr>
        <w:t>users/{uid}/businesses/{bizId}/</w:t>
      </w:r>
      <w:r>
        <w:rPr>
          <w:rStyle w:val="Strong"/>
          <w:color w:val="000000"/>
        </w:rPr>
        <w:t> subcollections: </w:t>
      </w:r>
      <w:r>
        <w:rPr>
          <w:rStyle w:val="HTMLCode"/>
          <w:b/>
          <w:bCs/>
          <w:color w:val="000000"/>
        </w:rPr>
        <w:t>listingDrafts</w:t>
      </w:r>
      <w:r>
        <w:rPr>
          <w:rStyle w:val="Strong"/>
          <w:color w:val="000000"/>
        </w:rPr>
        <w:t>, </w:t>
      </w:r>
      <w:r>
        <w:rPr>
          <w:rStyle w:val="HTMLCode"/>
          <w:b/>
          <w:bCs/>
          <w:color w:val="000000"/>
        </w:rPr>
        <w:t>publishJobs</w:t>
      </w:r>
      <w:r>
        <w:rPr>
          <w:rStyle w:val="Strong"/>
          <w:color w:val="000000"/>
        </w:rPr>
        <w:t>, </w:t>
      </w:r>
      <w:r>
        <w:rPr>
          <w:rStyle w:val="HTMLCode"/>
          <w:b/>
          <w:bCs/>
          <w:color w:val="000000"/>
        </w:rPr>
        <w:t>pendingPosts</w:t>
      </w:r>
      <w:r>
        <w:rPr>
          <w:rStyle w:val="Strong"/>
          <w:color w:val="000000"/>
        </w:rPr>
        <w:t>, </w:t>
      </w:r>
      <w:r>
        <w:rPr>
          <w:rStyle w:val="HTMLCode"/>
          <w:b/>
          <w:bCs/>
          <w:color w:val="000000"/>
        </w:rPr>
        <w:t>platformConnections</w:t>
      </w:r>
      <w:r>
        <w:rPr>
          <w:rStyle w:val="Strong"/>
          <w:color w:val="000000"/>
        </w:rPr>
        <w:t>. </w:t>
      </w:r>
      <w:r>
        <w:rPr>
          <w:rStyle w:val="HTMLCode"/>
          <w:b/>
          <w:bCs/>
          <w:color w:val="000000"/>
        </w:rPr>
        <w:t>aiRequestDedup</w:t>
      </w:r>
      <w:r>
        <w:rPr>
          <w:rStyle w:val="Strong"/>
          <w:color w:val="000000"/>
        </w:rPr>
        <w:t xml:space="preserve"> stays flat. Why: Flat collections mixed all users' data with no </w:t>
      </w:r>
      <w:proofErr w:type="spellStart"/>
      <w:r>
        <w:rPr>
          <w:rStyle w:val="Strong"/>
          <w:color w:val="000000"/>
        </w:rPr>
        <w:t>uid</w:t>
      </w:r>
      <w:proofErr w:type="spellEnd"/>
      <w:r>
        <w:rPr>
          <w:rStyle w:val="Strong"/>
          <w:color w:val="000000"/>
        </w:rPr>
        <w:t xml:space="preserve">-based isolation; </w:t>
      </w:r>
      <w:proofErr w:type="spellStart"/>
      <w:r>
        <w:rPr>
          <w:rStyle w:val="Strong"/>
          <w:color w:val="000000"/>
        </w:rPr>
        <w:t>Firestore</w:t>
      </w:r>
      <w:proofErr w:type="spellEnd"/>
      <w:r>
        <w:rPr>
          <w:rStyle w:val="Strong"/>
          <w:color w:val="000000"/>
        </w:rPr>
        <w:t xml:space="preserve"> security rules required runtime field checks (</w:t>
      </w:r>
      <w:proofErr w:type="spellStart"/>
      <w:r>
        <w:rPr>
          <w:rStyle w:val="HTMLCode"/>
          <w:b/>
          <w:bCs/>
          <w:color w:val="000000"/>
        </w:rPr>
        <w:t>resource.data.uid</w:t>
      </w:r>
      <w:proofErr w:type="spellEnd"/>
      <w:r>
        <w:rPr>
          <w:rStyle w:val="HTMLCode"/>
          <w:b/>
          <w:bCs/>
          <w:color w:val="000000"/>
        </w:rPr>
        <w:t xml:space="preserve"> == </w:t>
      </w:r>
      <w:proofErr w:type="spellStart"/>
      <w:r>
        <w:rPr>
          <w:rStyle w:val="HTMLCode"/>
          <w:b/>
          <w:bCs/>
          <w:color w:val="000000"/>
        </w:rPr>
        <w:t>request.auth.uid</w:t>
      </w:r>
      <w:proofErr w:type="spellEnd"/>
      <w:r>
        <w:rPr>
          <w:rStyle w:val="Strong"/>
          <w:color w:val="000000"/>
        </w:rPr>
        <w:t xml:space="preserve">) on every read/write. </w:t>
      </w:r>
      <w:proofErr w:type="spellStart"/>
      <w:r>
        <w:rPr>
          <w:rStyle w:val="Strong"/>
          <w:color w:val="000000"/>
        </w:rPr>
        <w:t>Subcollections</w:t>
      </w:r>
      <w:proofErr w:type="spellEnd"/>
      <w:r>
        <w:rPr>
          <w:rStyle w:val="Strong"/>
          <w:color w:val="000000"/>
        </w:rPr>
        <w:t xml:space="preserve"> enforce user isolation at the path level, allow per-business granularity, and align with the existing </w:t>
      </w:r>
      <w:r>
        <w:rPr>
          <w:rStyle w:val="HTMLCode"/>
          <w:b/>
          <w:bCs/>
          <w:color w:val="000000"/>
        </w:rPr>
        <w:t>businesses/</w:t>
      </w:r>
      <w:r>
        <w:rPr>
          <w:rStyle w:val="Strong"/>
          <w:color w:val="000000"/>
        </w:rPr>
        <w:t> </w:t>
      </w:r>
      <w:proofErr w:type="spellStart"/>
      <w:r>
        <w:rPr>
          <w:rStyle w:val="Strong"/>
          <w:color w:val="000000"/>
        </w:rPr>
        <w:t>subcollection</w:t>
      </w:r>
      <w:proofErr w:type="spellEnd"/>
      <w:r>
        <w:rPr>
          <w:rStyle w:val="Strong"/>
          <w:color w:val="000000"/>
        </w:rPr>
        <w:t xml:space="preserve"> pattern. Changes — 3 targets: (1) </w:t>
      </w:r>
      <w:r>
        <w:rPr>
          <w:rStyle w:val="HTMLCode"/>
          <w:b/>
          <w:bCs/>
          <w:color w:val="000000"/>
        </w:rPr>
        <w:t>functions/</w:t>
      </w:r>
      <w:proofErr w:type="spellStart"/>
      <w:r>
        <w:rPr>
          <w:rStyle w:val="HTMLCode"/>
          <w:b/>
          <w:bCs/>
          <w:color w:val="000000"/>
        </w:rPr>
        <w:t>index.js</w:t>
      </w:r>
      <w:proofErr w:type="spellEnd"/>
      <w:r>
        <w:rPr>
          <w:rStyle w:val="Strong"/>
          <w:color w:val="000000"/>
        </w:rPr>
        <w:t> — added </w:t>
      </w:r>
      <w:r>
        <w:rPr>
          <w:rStyle w:val="HTMLCode"/>
          <w:b/>
          <w:bCs/>
          <w:color w:val="000000"/>
        </w:rPr>
        <w:t>userBizDraftsRef</w:t>
      </w:r>
      <w:r>
        <w:rPr>
          <w:rStyle w:val="Strong"/>
          <w:color w:val="000000"/>
        </w:rPr>
        <w:t>, </w:t>
      </w:r>
      <w:r>
        <w:rPr>
          <w:rStyle w:val="HTMLCode"/>
          <w:b/>
          <w:bCs/>
          <w:color w:val="000000"/>
        </w:rPr>
        <w:t>userBizJobsRef</w:t>
      </w:r>
      <w:r>
        <w:rPr>
          <w:rStyle w:val="Strong"/>
          <w:color w:val="000000"/>
        </w:rPr>
        <w:t>, </w:t>
      </w:r>
      <w:r>
        <w:rPr>
          <w:rStyle w:val="HTMLCode"/>
          <w:b/>
          <w:bCs/>
          <w:color w:val="000000"/>
        </w:rPr>
        <w:t>userBizPostsRef</w:t>
      </w:r>
      <w:r>
        <w:rPr>
          <w:rStyle w:val="Strong"/>
          <w:color w:val="000000"/>
        </w:rPr>
        <w:t>, </w:t>
      </w:r>
      <w:r>
        <w:rPr>
          <w:rStyle w:val="HTMLCode"/>
          <w:b/>
          <w:bCs/>
          <w:color w:val="000000"/>
        </w:rPr>
        <w:t>userBizConnsRef</w:t>
      </w:r>
      <w:r>
        <w:rPr>
          <w:rStyle w:val="Strong"/>
          <w:color w:val="000000"/>
        </w:rPr>
        <w:t xml:space="preserve"> helpers; updated all 9 CFs that touch these collections to use </w:t>
      </w:r>
      <w:proofErr w:type="spellStart"/>
      <w:r>
        <w:rPr>
          <w:rStyle w:val="Strong"/>
          <w:color w:val="000000"/>
        </w:rPr>
        <w:t>subcollection</w:t>
      </w:r>
      <w:proofErr w:type="spellEnd"/>
      <w:r>
        <w:rPr>
          <w:rStyle w:val="Strong"/>
          <w:color w:val="000000"/>
        </w:rPr>
        <w:t xml:space="preserve"> refs; </w:t>
      </w:r>
      <w:r>
        <w:rPr>
          <w:rStyle w:val="HTMLCode"/>
          <w:b/>
          <w:bCs/>
          <w:color w:val="000000"/>
        </w:rPr>
        <w:t>checkPlatformTokenExpiry</w:t>
      </w:r>
      <w:r>
        <w:rPr>
          <w:rStyle w:val="Strong"/>
          <w:color w:val="000000"/>
        </w:rPr>
        <w:t> uses </w:t>
      </w:r>
      <w:r>
        <w:rPr>
          <w:rStyle w:val="HTMLCode"/>
          <w:b/>
          <w:bCs/>
          <w:color w:val="000000"/>
        </w:rPr>
        <w:t>collectionGroup</w:t>
      </w:r>
      <w:r>
        <w:rPr>
          <w:rStyle w:val="Strong"/>
          <w:color w:val="000000"/>
        </w:rPr>
        <w:t>; </w:t>
      </w:r>
      <w:r>
        <w:rPr>
          <w:rStyle w:val="HTMLCode"/>
          <w:b/>
          <w:bCs/>
          <w:color w:val="000000"/>
        </w:rPr>
        <w:t>_runScheduledPost</w:t>
      </w:r>
      <w:r>
        <w:rPr>
          <w:rStyle w:val="Strong"/>
          <w:color w:val="000000"/>
        </w:rPr>
        <w:t> reads </w:t>
      </w:r>
      <w:r>
        <w:rPr>
          <w:rStyle w:val="HTMLCode"/>
          <w:b/>
          <w:bCs/>
          <w:color w:val="000000"/>
        </w:rPr>
        <w:t>uid</w:t>
      </w:r>
      <w:r>
        <w:rPr>
          <w:rStyle w:val="Strong"/>
          <w:color w:val="000000"/>
        </w:rPr>
        <w:t> from the scheduled doc; </w:t>
      </w:r>
      <w:proofErr w:type="spellStart"/>
      <w:r>
        <w:rPr>
          <w:rStyle w:val="HTMLCode"/>
          <w:b/>
          <w:bCs/>
          <w:color w:val="000000"/>
        </w:rPr>
        <w:t>weeklyDigest</w:t>
      </w:r>
      <w:proofErr w:type="spellEnd"/>
      <w:r>
        <w:rPr>
          <w:rStyle w:val="Strong"/>
          <w:color w:val="000000"/>
        </w:rPr>
        <w:t xml:space="preserve"> uses </w:t>
      </w:r>
      <w:proofErr w:type="spellStart"/>
      <w:r>
        <w:rPr>
          <w:rStyle w:val="Strong"/>
          <w:color w:val="000000"/>
        </w:rPr>
        <w:t>collectionGroup</w:t>
      </w:r>
      <w:proofErr w:type="spellEnd"/>
      <w:r>
        <w:rPr>
          <w:rStyle w:val="Strong"/>
          <w:color w:val="000000"/>
        </w:rPr>
        <w:t xml:space="preserve"> with in-memory date filter; </w:t>
      </w:r>
      <w:r>
        <w:rPr>
          <w:rStyle w:val="HTMLCode"/>
          <w:b/>
          <w:bCs/>
          <w:color w:val="000000"/>
        </w:rPr>
        <w:t>_</w:t>
      </w:r>
      <w:proofErr w:type="spellStart"/>
      <w:r>
        <w:rPr>
          <w:rStyle w:val="HTMLCode"/>
          <w:b/>
          <w:bCs/>
          <w:color w:val="000000"/>
        </w:rPr>
        <w:t>publishGoogleJob</w:t>
      </w:r>
      <w:proofErr w:type="spellEnd"/>
      <w:r>
        <w:rPr>
          <w:rStyle w:val="Strong"/>
          <w:color w:val="000000"/>
        </w:rPr>
        <w:t xml:space="preserve"> token-refresh write corrected to </w:t>
      </w:r>
      <w:proofErr w:type="spellStart"/>
      <w:r>
        <w:rPr>
          <w:rStyle w:val="Strong"/>
          <w:color w:val="000000"/>
        </w:rPr>
        <w:t>subcollection</w:t>
      </w:r>
      <w:proofErr w:type="spellEnd"/>
      <w:r>
        <w:rPr>
          <w:rStyle w:val="Strong"/>
          <w:color w:val="000000"/>
        </w:rPr>
        <w:t xml:space="preserve"> path; </w:t>
      </w:r>
      <w:proofErr w:type="spellStart"/>
      <w:r>
        <w:rPr>
          <w:rStyle w:val="HTMLCode"/>
          <w:b/>
          <w:bCs/>
          <w:color w:val="000000"/>
        </w:rPr>
        <w:t>businessCreatedTrigger</w:t>
      </w:r>
      <w:proofErr w:type="spellEnd"/>
      <w:r>
        <w:rPr>
          <w:rStyle w:val="Strong"/>
          <w:color w:val="000000"/>
        </w:rPr>
        <w:t xml:space="preserve"> deleted + redeployed to fix </w:t>
      </w:r>
      <w:proofErr w:type="spellStart"/>
      <w:r>
        <w:rPr>
          <w:rStyle w:val="Strong"/>
          <w:color w:val="000000"/>
        </w:rPr>
        <w:t>HTTPS→background</w:t>
      </w:r>
      <w:proofErr w:type="spellEnd"/>
      <w:r>
        <w:rPr>
          <w:rStyle w:val="Strong"/>
          <w:color w:val="000000"/>
        </w:rPr>
        <w:t xml:space="preserve"> trigger-type conflict. (2) </w:t>
      </w:r>
      <w:proofErr w:type="spellStart"/>
      <w:r>
        <w:rPr>
          <w:rStyle w:val="HTMLCode"/>
          <w:b/>
          <w:bCs/>
          <w:color w:val="000000"/>
        </w:rPr>
        <w:t>firestore.rules</w:t>
      </w:r>
      <w:proofErr w:type="spellEnd"/>
      <w:r>
        <w:rPr>
          <w:rStyle w:val="Strong"/>
          <w:color w:val="000000"/>
        </w:rPr>
        <w:t> — 4 collections moved inside </w:t>
      </w:r>
      <w:r>
        <w:rPr>
          <w:rStyle w:val="HTMLCode"/>
          <w:b/>
          <w:bCs/>
          <w:color w:val="000000"/>
        </w:rPr>
        <w:t>match /businesses/{</w:t>
      </w:r>
      <w:proofErr w:type="spellStart"/>
      <w:r>
        <w:rPr>
          <w:rStyle w:val="HTMLCode"/>
          <w:b/>
          <w:bCs/>
          <w:color w:val="000000"/>
        </w:rPr>
        <w:t>bizId</w:t>
      </w:r>
      <w:proofErr w:type="spellEnd"/>
      <w:r>
        <w:rPr>
          <w:rStyle w:val="HTMLCode"/>
          <w:b/>
          <w:bCs/>
          <w:color w:val="000000"/>
        </w:rPr>
        <w:t>}</w:t>
      </w:r>
      <w:r>
        <w:rPr>
          <w:rStyle w:val="Strong"/>
          <w:color w:val="000000"/>
        </w:rPr>
        <w:t xml:space="preserve"> block; </w:t>
      </w:r>
      <w:proofErr w:type="spellStart"/>
      <w:r>
        <w:rPr>
          <w:rStyle w:val="Strong"/>
          <w:color w:val="000000"/>
        </w:rPr>
        <w:t>collectionGroup</w:t>
      </w:r>
      <w:proofErr w:type="spellEnd"/>
      <w:r>
        <w:rPr>
          <w:rStyle w:val="Strong"/>
          <w:color w:val="000000"/>
        </w:rPr>
        <w:t xml:space="preserve"> admin rules added for all 4 at `/{path=</w:t>
      </w:r>
      <w:r>
        <w:rPr>
          <w:color w:val="000000"/>
        </w:rPr>
        <w:t>}/</w:t>
      </w:r>
      <w:proofErr w:type="spellStart"/>
      <w:r>
        <w:rPr>
          <w:color w:val="000000"/>
        </w:rPr>
        <w:t>collectionName</w:t>
      </w:r>
      <w:proofErr w:type="spellEnd"/>
      <w:r>
        <w:rPr>
          <w:color w:val="000000"/>
        </w:rPr>
        <w:t>/{</w:t>
      </w:r>
      <w:proofErr w:type="spellStart"/>
      <w:r>
        <w:rPr>
          <w:color w:val="000000"/>
        </w:rPr>
        <w:t>docId</w:t>
      </w:r>
      <w:proofErr w:type="spellEnd"/>
      <w:r>
        <w:rPr>
          <w:color w:val="000000"/>
        </w:rPr>
        <w:t>}</w:t>
      </w:r>
      <w:r>
        <w:rPr>
          <w:rStyle w:val="HTMLCode"/>
          <w:color w:val="000000"/>
        </w:rPr>
        <w:t>. (3) **All 10 frontend HTML pages** — </w:t>
      </w:r>
      <w:r>
        <w:rPr>
          <w:color w:val="000000"/>
        </w:rPr>
        <w:t>BlastyBiz.html</w:t>
      </w:r>
      <w:r>
        <w:rPr>
          <w:rStyle w:val="HTMLCode"/>
          <w:color w:val="000000"/>
        </w:rPr>
        <w:t>, </w:t>
      </w:r>
      <w:r>
        <w:rPr>
          <w:color w:val="000000"/>
        </w:rPr>
        <w:t>BlastyBiz-Connect.html</w:t>
      </w:r>
      <w:r>
        <w:rPr>
          <w:rStyle w:val="HTMLCode"/>
          <w:color w:val="000000"/>
        </w:rPr>
        <w:t>, </w:t>
      </w:r>
      <w:r>
        <w:rPr>
          <w:color w:val="000000"/>
        </w:rPr>
        <w:t>BlastyBiz-Publishing-Status.html</w:t>
      </w:r>
      <w:r>
        <w:rPr>
          <w:rStyle w:val="HTMLCode"/>
          <w:color w:val="000000"/>
        </w:rPr>
        <w:t>, </w:t>
      </w:r>
      <w:r>
        <w:rPr>
          <w:color w:val="000000"/>
        </w:rPr>
        <w:t>BlastyBiz-Connected.html</w:t>
      </w:r>
      <w:r>
        <w:rPr>
          <w:rStyle w:val="HTMLCode"/>
          <w:color w:val="000000"/>
        </w:rPr>
        <w:t>, </w:t>
      </w:r>
      <w:r>
        <w:rPr>
          <w:color w:val="000000"/>
        </w:rPr>
        <w:t>BlastyBiz-Listing-Preview.html</w:t>
      </w:r>
      <w:r>
        <w:rPr>
          <w:rStyle w:val="HTMLCode"/>
          <w:color w:val="000000"/>
        </w:rPr>
        <w:t>, </w:t>
      </w:r>
      <w:r>
        <w:rPr>
          <w:color w:val="000000"/>
        </w:rPr>
        <w:t>BlastyBiz-Dashboard.html</w:t>
      </w:r>
      <w:r>
        <w:rPr>
          <w:rStyle w:val="HTMLCode"/>
          <w:color w:val="000000"/>
        </w:rPr>
        <w:t>, </w:t>
      </w:r>
      <w:r>
        <w:rPr>
          <w:color w:val="000000"/>
        </w:rPr>
        <w:t>BlastyBiz-Admin-Failed-</w:t>
      </w:r>
      <w:r>
        <w:rPr>
          <w:color w:val="000000"/>
        </w:rPr>
        <w:lastRenderedPageBreak/>
        <w:t>Jobs.html</w:t>
      </w:r>
      <w:r>
        <w:rPr>
          <w:rStyle w:val="HTMLCode"/>
          <w:color w:val="000000"/>
        </w:rPr>
        <w:t>, </w:t>
      </w:r>
      <w:r>
        <w:rPr>
          <w:color w:val="000000"/>
        </w:rPr>
        <w:t>BlastyBiz-Admin-Queue-Manager.html</w:t>
      </w:r>
      <w:r>
        <w:rPr>
          <w:rStyle w:val="HTMLCode"/>
          <w:color w:val="000000"/>
        </w:rPr>
        <w:t>, </w:t>
      </w:r>
      <w:r>
        <w:rPr>
          <w:color w:val="000000"/>
        </w:rPr>
        <w:t>BlastyBiz-Admin.html</w:t>
      </w:r>
      <w:r>
        <w:rPr>
          <w:rStyle w:val="HTMLCode"/>
          <w:color w:val="000000"/>
        </w:rPr>
        <w:t>, </w:t>
      </w:r>
      <w:r>
        <w:rPr>
          <w:color w:val="000000"/>
        </w:rPr>
        <w:t>BlastyBiz-Admin-Platform-Health.html</w:t>
      </w:r>
      <w:r>
        <w:rPr>
          <w:rStyle w:val="HTMLCode"/>
          <w:color w:val="000000"/>
        </w:rPr>
        <w:t xml:space="preserve">— all </w:t>
      </w:r>
      <w:proofErr w:type="spellStart"/>
      <w:r>
        <w:rPr>
          <w:rStyle w:val="HTMLCode"/>
          <w:color w:val="000000"/>
        </w:rPr>
        <w:t>Firestore</w:t>
      </w:r>
      <w:proofErr w:type="spellEnd"/>
      <w:r>
        <w:rPr>
          <w:rStyle w:val="HTMLCode"/>
          <w:color w:val="000000"/>
        </w:rPr>
        <w:t xml:space="preserve"> refs updated to </w:t>
      </w:r>
      <w:proofErr w:type="spellStart"/>
      <w:r>
        <w:rPr>
          <w:rStyle w:val="HTMLCode"/>
          <w:color w:val="000000"/>
        </w:rPr>
        <w:t>subcollection</w:t>
      </w:r>
      <w:proofErr w:type="spellEnd"/>
      <w:r>
        <w:rPr>
          <w:rStyle w:val="HTMLCode"/>
          <w:color w:val="000000"/>
        </w:rPr>
        <w:t xml:space="preserve"> paths; admin pages use </w:t>
      </w:r>
      <w:proofErr w:type="spellStart"/>
      <w:r>
        <w:rPr>
          <w:rStyle w:val="HTMLCode"/>
          <w:color w:val="000000"/>
        </w:rPr>
        <w:t>collectionGroup</w:t>
      </w:r>
      <w:proofErr w:type="spellEnd"/>
      <w:r>
        <w:rPr>
          <w:rStyle w:val="HTMLCode"/>
          <w:color w:val="000000"/>
        </w:rPr>
        <w:t xml:space="preserve"> +</w:t>
      </w:r>
      <w:proofErr w:type="spellStart"/>
      <w:r>
        <w:rPr>
          <w:color w:val="000000"/>
        </w:rPr>
        <w:t>jobRefMap</w:t>
      </w:r>
      <w:r>
        <w:rPr>
          <w:rStyle w:val="HTMLCode"/>
          <w:color w:val="000000"/>
        </w:rPr>
        <w:t>for</w:t>
      </w:r>
      <w:proofErr w:type="spellEnd"/>
      <w:r>
        <w:rPr>
          <w:rStyle w:val="HTMLCode"/>
          <w:color w:val="000000"/>
        </w:rPr>
        <w:t xml:space="preserve"> accurate doc refs. New </w:t>
      </w:r>
      <w:proofErr w:type="spellStart"/>
      <w:r>
        <w:rPr>
          <w:rStyle w:val="HTMLCode"/>
          <w:color w:val="000000"/>
        </w:rPr>
        <w:t>platformConnections</w:t>
      </w:r>
      <w:proofErr w:type="spellEnd"/>
      <w:r>
        <w:rPr>
          <w:rStyle w:val="HTMLCode"/>
          <w:color w:val="000000"/>
        </w:rPr>
        <w:t xml:space="preserve"> doc ID is</w:t>
      </w:r>
      <w:r>
        <w:rPr>
          <w:color w:val="000000"/>
        </w:rPr>
        <w:t>{platform}</w:t>
      </w:r>
      <w:r>
        <w:rPr>
          <w:rStyle w:val="HTMLCode"/>
          <w:color w:val="000000"/>
        </w:rPr>
        <w:t>(</w:t>
      </w:r>
      <w:proofErr w:type="spellStart"/>
      <w:r>
        <w:rPr>
          <w:rStyle w:val="HTMLCode"/>
          <w:color w:val="000000"/>
        </w:rPr>
        <w:t>e.g.</w:t>
      </w:r>
      <w:r>
        <w:rPr>
          <w:color w:val="000000"/>
        </w:rPr>
        <w:t>google</w:t>
      </w:r>
      <w:proofErr w:type="spellEnd"/>
      <w:r>
        <w:rPr>
          <w:rStyle w:val="HTMLCode"/>
          <w:color w:val="000000"/>
        </w:rPr>
        <w:t>, </w:t>
      </w:r>
      <w:proofErr w:type="spellStart"/>
      <w:r>
        <w:rPr>
          <w:color w:val="000000"/>
        </w:rPr>
        <w:t>facebook</w:t>
      </w:r>
      <w:proofErr w:type="spellEnd"/>
      <w:r>
        <w:rPr>
          <w:rStyle w:val="HTMLCode"/>
          <w:color w:val="000000"/>
        </w:rPr>
        <w:t>), not </w:t>
      </w:r>
      <w:r>
        <w:rPr>
          <w:color w:val="000000"/>
        </w:rPr>
        <w:t>{</w:t>
      </w:r>
      <w:proofErr w:type="spellStart"/>
      <w:r>
        <w:rPr>
          <w:color w:val="000000"/>
        </w:rPr>
        <w:t>bizId</w:t>
      </w:r>
      <w:proofErr w:type="spellEnd"/>
      <w:r>
        <w:rPr>
          <w:color w:val="000000"/>
        </w:rPr>
        <w:t>}_{platform}</w:t>
      </w:r>
      <w:r>
        <w:rPr>
          <w:rStyle w:val="HTMLCode"/>
          <w:color w:val="000000"/>
        </w:rPr>
        <w:t>. All 3 deploy targets live. | | Jul 4, 2026 | </w:t>
      </w:r>
      <w:proofErr w:type="spellStart"/>
      <w:r>
        <w:rPr>
          <w:color w:val="000000"/>
        </w:rPr>
        <w:t>firestore.indexes.json</w:t>
      </w:r>
      <w:proofErr w:type="spellEnd"/>
      <w:r>
        <w:rPr>
          <w:rStyle w:val="HTMLCode"/>
          <w:color w:val="000000"/>
        </w:rPr>
        <w:t xml:space="preserve">— **COLLECTION_GROUP composite indexes added for admin </w:t>
      </w:r>
      <w:proofErr w:type="spellStart"/>
      <w:r>
        <w:rPr>
          <w:rStyle w:val="HTMLCode"/>
          <w:color w:val="000000"/>
        </w:rPr>
        <w:t>collectionGroup</w:t>
      </w:r>
      <w:proofErr w:type="spellEnd"/>
      <w:r>
        <w:rPr>
          <w:rStyle w:val="HTMLCode"/>
          <w:color w:val="000000"/>
        </w:rPr>
        <w:t xml:space="preserve"> queries after </w:t>
      </w:r>
      <w:proofErr w:type="spellStart"/>
      <w:r>
        <w:rPr>
          <w:rStyle w:val="HTMLCode"/>
          <w:color w:val="000000"/>
        </w:rPr>
        <w:t>subcollection</w:t>
      </w:r>
      <w:proofErr w:type="spellEnd"/>
      <w:r>
        <w:rPr>
          <w:rStyle w:val="HTMLCode"/>
          <w:color w:val="000000"/>
        </w:rPr>
        <w:t xml:space="preserve"> migration** | **Root cause:** After 72 docs were migrated from flat top-level collections to</w:t>
      </w:r>
      <w:r>
        <w:rPr>
          <w:color w:val="000000"/>
        </w:rPr>
        <w:t>users/{uid}/businesses/{bizId}/publishJobs</w:t>
      </w:r>
      <w:r>
        <w:rPr>
          <w:rStyle w:val="HTMLCode"/>
          <w:color w:val="000000"/>
        </w:rPr>
        <w:t>and</w:t>
      </w:r>
      <w:r>
        <w:rPr>
          <w:color w:val="000000"/>
        </w:rPr>
        <w:t>platformConnections</w:t>
      </w:r>
      <w:r>
        <w:rPr>
          <w:rStyle w:val="HTMLCode"/>
          <w:color w:val="000000"/>
        </w:rPr>
        <w:t> subcollections, the admin pages (</w:t>
      </w:r>
      <w:r>
        <w:rPr>
          <w:color w:val="000000"/>
        </w:rPr>
        <w:t>Queue Manager</w:t>
      </w:r>
      <w:r>
        <w:rPr>
          <w:rStyle w:val="HTMLCode"/>
          <w:color w:val="000000"/>
        </w:rPr>
        <w:t>, </w:t>
      </w:r>
      <w:r>
        <w:rPr>
          <w:color w:val="000000"/>
        </w:rPr>
        <w:t>Failed Jobs</w:t>
      </w:r>
      <w:r>
        <w:rPr>
          <w:rStyle w:val="HTMLCode"/>
          <w:color w:val="000000"/>
        </w:rPr>
        <w:t>, </w:t>
      </w:r>
      <w:r>
        <w:rPr>
          <w:color w:val="000000"/>
        </w:rPr>
        <w:t>Platform Health</w:t>
      </w:r>
      <w:r>
        <w:rPr>
          <w:rStyle w:val="HTMLCode"/>
          <w:color w:val="000000"/>
        </w:rPr>
        <w:t>) query via </w:t>
      </w:r>
      <w:proofErr w:type="spellStart"/>
      <w:r>
        <w:rPr>
          <w:color w:val="000000"/>
        </w:rPr>
        <w:t>collectionGroup</w:t>
      </w:r>
      <w:proofErr w:type="spellEnd"/>
      <w:r>
        <w:rPr>
          <w:rStyle w:val="HTMLCode"/>
          <w:color w:val="000000"/>
        </w:rPr>
        <w:t>. The </w:t>
      </w:r>
      <w:r>
        <w:rPr>
          <w:color w:val="000000"/>
        </w:rPr>
        <w:t xml:space="preserve">Failed </w:t>
      </w:r>
      <w:proofErr w:type="spellStart"/>
      <w:r>
        <w:rPr>
          <w:color w:val="000000"/>
        </w:rPr>
        <w:t>Jobs</w:t>
      </w:r>
      <w:r>
        <w:rPr>
          <w:rStyle w:val="HTMLCode"/>
          <w:color w:val="000000"/>
        </w:rPr>
        <w:t>page</w:t>
      </w:r>
      <w:proofErr w:type="spellEnd"/>
      <w:r>
        <w:rPr>
          <w:rStyle w:val="HTMLCode"/>
          <w:color w:val="000000"/>
        </w:rPr>
        <w:t xml:space="preserve"> </w:t>
      </w:r>
      <w:proofErr w:type="spellStart"/>
      <w:r>
        <w:rPr>
          <w:rStyle w:val="HTMLCode"/>
          <w:color w:val="000000"/>
        </w:rPr>
        <w:t>runs</w:t>
      </w:r>
      <w:r>
        <w:rPr>
          <w:color w:val="000000"/>
        </w:rPr>
        <w:t>collectionGroup</w:t>
      </w:r>
      <w:proofErr w:type="spellEnd"/>
      <w:r>
        <w:rPr>
          <w:color w:val="000000"/>
        </w:rPr>
        <w:t>('</w:t>
      </w:r>
      <w:proofErr w:type="spellStart"/>
      <w:r>
        <w:rPr>
          <w:color w:val="000000"/>
        </w:rPr>
        <w:t>publishJobs</w:t>
      </w:r>
      <w:proofErr w:type="spellEnd"/>
      <w:r>
        <w:rPr>
          <w:color w:val="000000"/>
        </w:rPr>
        <w:t>').where('status', 'in', [...]).</w:t>
      </w:r>
      <w:proofErr w:type="spellStart"/>
      <w:r>
        <w:rPr>
          <w:color w:val="000000"/>
        </w:rPr>
        <w:t>orderBy</w:t>
      </w:r>
      <w:proofErr w:type="spellEnd"/>
      <w:r>
        <w:rPr>
          <w:color w:val="000000"/>
        </w:rPr>
        <w:t>('</w:t>
      </w:r>
      <w:proofErr w:type="spellStart"/>
      <w:r>
        <w:rPr>
          <w:color w:val="000000"/>
        </w:rPr>
        <w:t>updatedAt</w:t>
      </w:r>
      <w:proofErr w:type="spellEnd"/>
      <w:r>
        <w:rPr>
          <w:color w:val="000000"/>
        </w:rPr>
        <w:t>', '</w:t>
      </w:r>
      <w:proofErr w:type="spellStart"/>
      <w:r>
        <w:rPr>
          <w:color w:val="000000"/>
        </w:rPr>
        <w:t>desc</w:t>
      </w:r>
      <w:proofErr w:type="spellEnd"/>
      <w:r>
        <w:rPr>
          <w:color w:val="000000"/>
        </w:rPr>
        <w:t>')</w:t>
      </w:r>
      <w:r>
        <w:rPr>
          <w:rStyle w:val="HTMLCode"/>
          <w:color w:val="000000"/>
        </w:rPr>
        <w:t xml:space="preserve">— a compound query </w:t>
      </w:r>
      <w:proofErr w:type="spellStart"/>
      <w:r>
        <w:rPr>
          <w:rStyle w:val="HTMLCode"/>
          <w:color w:val="000000"/>
        </w:rPr>
        <w:t>combining</w:t>
      </w:r>
      <w:r>
        <w:rPr>
          <w:color w:val="000000"/>
        </w:rPr>
        <w:t>where</w:t>
      </w:r>
      <w:r>
        <w:rPr>
          <w:rStyle w:val="HTMLCode"/>
          <w:color w:val="000000"/>
        </w:rPr>
        <w:t>+</w:t>
      </w:r>
      <w:r>
        <w:rPr>
          <w:color w:val="000000"/>
        </w:rPr>
        <w:t>orderBy</w:t>
      </w:r>
      <w:r>
        <w:rPr>
          <w:rStyle w:val="HTMLCode"/>
          <w:color w:val="000000"/>
        </w:rPr>
        <w:t>on</w:t>
      </w:r>
      <w:proofErr w:type="spellEnd"/>
      <w:r>
        <w:rPr>
          <w:rStyle w:val="HTMLCode"/>
          <w:color w:val="000000"/>
        </w:rPr>
        <w:t xml:space="preserve"> different fields that **requires a COLLECTION_GROUP composite index**. The existing indexes </w:t>
      </w:r>
      <w:proofErr w:type="spellStart"/>
      <w:r>
        <w:rPr>
          <w:rStyle w:val="HTMLCode"/>
          <w:color w:val="000000"/>
        </w:rPr>
        <w:t>in</w:t>
      </w:r>
      <w:r>
        <w:rPr>
          <w:color w:val="000000"/>
        </w:rPr>
        <w:t>firestore.indexes.json</w:t>
      </w:r>
      <w:r>
        <w:rPr>
          <w:rStyle w:val="HTMLCode"/>
          <w:color w:val="000000"/>
        </w:rPr>
        <w:t>were</w:t>
      </w:r>
      <w:proofErr w:type="spellEnd"/>
      <w:r>
        <w:rPr>
          <w:rStyle w:val="HTMLCode"/>
          <w:color w:val="000000"/>
        </w:rPr>
        <w:t xml:space="preserve"> </w:t>
      </w:r>
      <w:proofErr w:type="spellStart"/>
      <w:r>
        <w:rPr>
          <w:rStyle w:val="HTMLCode"/>
          <w:color w:val="000000"/>
        </w:rPr>
        <w:t>all</w:t>
      </w:r>
      <w:r>
        <w:rPr>
          <w:color w:val="000000"/>
        </w:rPr>
        <w:t>COLLECTION</w:t>
      </w:r>
      <w:r>
        <w:rPr>
          <w:rStyle w:val="HTMLCode"/>
          <w:color w:val="000000"/>
        </w:rPr>
        <w:t>scope</w:t>
      </w:r>
      <w:proofErr w:type="spellEnd"/>
      <w:r>
        <w:rPr>
          <w:rStyle w:val="HTMLCode"/>
          <w:color w:val="000000"/>
        </w:rPr>
        <w:t xml:space="preserve"> — valid only for queries against a specific known collection path, not cross-</w:t>
      </w:r>
      <w:proofErr w:type="spellStart"/>
      <w:r>
        <w:rPr>
          <w:rStyle w:val="HTMLCode"/>
          <w:color w:val="000000"/>
        </w:rPr>
        <w:t>subcollection</w:t>
      </w:r>
      <w:proofErr w:type="spellEnd"/>
      <w:r>
        <w:rPr>
          <w:rStyle w:val="HTMLCode"/>
          <w:color w:val="000000"/>
        </w:rPr>
        <w:t xml:space="preserve"> </w:t>
      </w:r>
      <w:proofErr w:type="spellStart"/>
      <w:r>
        <w:rPr>
          <w:rStyle w:val="HTMLCode"/>
          <w:color w:val="000000"/>
        </w:rPr>
        <w:t>collectionGroup</w:t>
      </w:r>
      <w:proofErr w:type="spellEnd"/>
      <w:r>
        <w:rPr>
          <w:rStyle w:val="HTMLCode"/>
          <w:color w:val="000000"/>
        </w:rPr>
        <w:t xml:space="preserve"> queries. The Queue Manager similarly </w:t>
      </w:r>
      <w:proofErr w:type="spellStart"/>
      <w:r>
        <w:rPr>
          <w:rStyle w:val="HTMLCode"/>
          <w:color w:val="000000"/>
        </w:rPr>
        <w:t>uses</w:t>
      </w:r>
      <w:r>
        <w:rPr>
          <w:color w:val="000000"/>
        </w:rPr>
        <w:t>collectionGroup</w:t>
      </w:r>
      <w:proofErr w:type="spellEnd"/>
      <w:r>
        <w:rPr>
          <w:color w:val="000000"/>
        </w:rPr>
        <w:t>('</w:t>
      </w:r>
      <w:proofErr w:type="spellStart"/>
      <w:r>
        <w:rPr>
          <w:color w:val="000000"/>
        </w:rPr>
        <w:t>publishJobs</w:t>
      </w:r>
      <w:proofErr w:type="spellEnd"/>
      <w:r>
        <w:rPr>
          <w:color w:val="000000"/>
        </w:rPr>
        <w:t>').</w:t>
      </w:r>
      <w:proofErr w:type="spellStart"/>
      <w:r>
        <w:rPr>
          <w:color w:val="000000"/>
        </w:rPr>
        <w:t>orderBy</w:t>
      </w:r>
      <w:proofErr w:type="spellEnd"/>
      <w:r>
        <w:rPr>
          <w:color w:val="000000"/>
        </w:rPr>
        <w:t>('</w:t>
      </w:r>
      <w:proofErr w:type="spellStart"/>
      <w:r>
        <w:rPr>
          <w:color w:val="000000"/>
        </w:rPr>
        <w:t>updatedAt</w:t>
      </w:r>
      <w:proofErr w:type="spellEnd"/>
      <w:r>
        <w:rPr>
          <w:color w:val="000000"/>
        </w:rPr>
        <w:t>', '</w:t>
      </w:r>
      <w:proofErr w:type="spellStart"/>
      <w:r>
        <w:rPr>
          <w:color w:val="000000"/>
        </w:rPr>
        <w:t>desc</w:t>
      </w:r>
      <w:proofErr w:type="spellEnd"/>
      <w:r>
        <w:rPr>
          <w:color w:val="000000"/>
        </w:rPr>
        <w:t>')</w:t>
      </w:r>
      <w:r>
        <w:rPr>
          <w:rStyle w:val="HTMLCode"/>
          <w:color w:val="000000"/>
        </w:rPr>
        <w:t xml:space="preserve">. Without the COLLECTION_GROUP composite index, </w:t>
      </w:r>
      <w:proofErr w:type="spellStart"/>
      <w:r>
        <w:rPr>
          <w:rStyle w:val="HTMLCode"/>
          <w:color w:val="000000"/>
        </w:rPr>
        <w:t>Firestore</w:t>
      </w:r>
      <w:proofErr w:type="spellEnd"/>
      <w:r>
        <w:rPr>
          <w:rStyle w:val="HTMLCode"/>
          <w:color w:val="000000"/>
        </w:rPr>
        <w:t xml:space="preserve"> returns an error (</w:t>
      </w:r>
      <w:r>
        <w:rPr>
          <w:color w:val="000000"/>
        </w:rPr>
        <w:t>The query requires an index</w:t>
      </w:r>
      <w:r>
        <w:rPr>
          <w:rStyle w:val="HTMLCode"/>
          <w:color w:val="000000"/>
        </w:rPr>
        <w:t>) and the Failed Jobs table silently shows nothing or an error state. **Fix:** Added two </w:t>
      </w:r>
      <w:proofErr w:type="spellStart"/>
      <w:r>
        <w:rPr>
          <w:color w:val="000000"/>
        </w:rPr>
        <w:t>COLLECTION_GROUP</w:t>
      </w:r>
      <w:r>
        <w:rPr>
          <w:rStyle w:val="HTMLCode"/>
          <w:color w:val="000000"/>
        </w:rPr>
        <w:t>scope</w:t>
      </w:r>
      <w:proofErr w:type="spellEnd"/>
      <w:r>
        <w:rPr>
          <w:rStyle w:val="HTMLCode"/>
          <w:color w:val="000000"/>
        </w:rPr>
        <w:t xml:space="preserve"> composite indexes </w:t>
      </w:r>
      <w:proofErr w:type="spellStart"/>
      <w:r>
        <w:rPr>
          <w:rStyle w:val="HTMLCode"/>
          <w:color w:val="000000"/>
        </w:rPr>
        <w:t>to</w:t>
      </w:r>
      <w:r>
        <w:rPr>
          <w:color w:val="000000"/>
        </w:rPr>
        <w:t>firestore.indexes.json</w:t>
      </w:r>
      <w:proofErr w:type="spellEnd"/>
      <w:r>
        <w:rPr>
          <w:rStyle w:val="HTMLCode"/>
          <w:color w:val="000000"/>
        </w:rPr>
        <w:t>: </w:t>
      </w:r>
      <w:r>
        <w:rPr>
          <w:color w:val="000000"/>
        </w:rPr>
        <w:t xml:space="preserve">[status ASC, </w:t>
      </w:r>
      <w:proofErr w:type="spellStart"/>
      <w:r>
        <w:rPr>
          <w:color w:val="000000"/>
        </w:rPr>
        <w:t>updatedAt</w:t>
      </w:r>
      <w:proofErr w:type="spellEnd"/>
      <w:r>
        <w:rPr>
          <w:color w:val="000000"/>
        </w:rPr>
        <w:t xml:space="preserve"> DESC]</w:t>
      </w:r>
      <w:r>
        <w:rPr>
          <w:rStyle w:val="HTMLCode"/>
          <w:color w:val="000000"/>
        </w:rPr>
        <w:t xml:space="preserve">(covers Failed </w:t>
      </w:r>
      <w:proofErr w:type="spellStart"/>
      <w:r>
        <w:rPr>
          <w:rStyle w:val="HTMLCode"/>
          <w:color w:val="000000"/>
        </w:rPr>
        <w:t>Jobs</w:t>
      </w:r>
      <w:r>
        <w:rPr>
          <w:color w:val="000000"/>
        </w:rPr>
        <w:t>where+orderBy</w:t>
      </w:r>
      <w:r>
        <w:rPr>
          <w:rStyle w:val="HTMLCode"/>
          <w:color w:val="000000"/>
        </w:rPr>
        <w:t>query</w:t>
      </w:r>
      <w:proofErr w:type="spellEnd"/>
      <w:r>
        <w:rPr>
          <w:rStyle w:val="HTMLCode"/>
          <w:color w:val="000000"/>
        </w:rPr>
        <w:t>) and</w:t>
      </w:r>
      <w:r>
        <w:rPr>
          <w:color w:val="000000"/>
        </w:rPr>
        <w:t xml:space="preserve">[status ASC, </w:t>
      </w:r>
      <w:proofErr w:type="spellStart"/>
      <w:r>
        <w:rPr>
          <w:color w:val="000000"/>
        </w:rPr>
        <w:t>createdAt</w:t>
      </w:r>
      <w:proofErr w:type="spellEnd"/>
      <w:r>
        <w:rPr>
          <w:color w:val="000000"/>
        </w:rPr>
        <w:t xml:space="preserve"> DESC]</w:t>
      </w:r>
      <w:r>
        <w:rPr>
          <w:rStyle w:val="HTMLCode"/>
          <w:color w:val="000000"/>
        </w:rPr>
        <w:t xml:space="preserve">(covers </w:t>
      </w:r>
      <w:proofErr w:type="spellStart"/>
      <w:r>
        <w:rPr>
          <w:rStyle w:val="HTMLCode"/>
          <w:color w:val="000000"/>
        </w:rPr>
        <w:t>CF</w:t>
      </w:r>
      <w:r>
        <w:rPr>
          <w:color w:val="000000"/>
        </w:rPr>
        <w:t>adminListPublishJobs</w:t>
      </w:r>
      <w:r>
        <w:rPr>
          <w:rStyle w:val="HTMLCode"/>
          <w:color w:val="000000"/>
        </w:rPr>
        <w:t>status</w:t>
      </w:r>
      <w:proofErr w:type="spellEnd"/>
      <w:r>
        <w:rPr>
          <w:rStyle w:val="HTMLCode"/>
          <w:color w:val="000000"/>
        </w:rPr>
        <w:t xml:space="preserve"> filter with creation-time ordering). Deployed </w:t>
      </w:r>
      <w:proofErr w:type="spellStart"/>
      <w:r>
        <w:rPr>
          <w:rStyle w:val="HTMLCode"/>
          <w:color w:val="000000"/>
        </w:rPr>
        <w:t>via</w:t>
      </w:r>
      <w:r>
        <w:rPr>
          <w:color w:val="000000"/>
        </w:rPr>
        <w:t>firebase</w:t>
      </w:r>
      <w:proofErr w:type="spellEnd"/>
      <w:r>
        <w:rPr>
          <w:color w:val="000000"/>
        </w:rPr>
        <w:t xml:space="preserve"> deploy --only </w:t>
      </w:r>
      <w:proofErr w:type="spellStart"/>
      <w:r>
        <w:rPr>
          <w:color w:val="000000"/>
        </w:rPr>
        <w:t>firestore:indexes</w:t>
      </w:r>
      <w:proofErr w:type="spellEnd"/>
      <w:r>
        <w:rPr>
          <w:rStyle w:val="HTMLCode"/>
          <w:color w:val="000000"/>
        </w:rPr>
        <w:t>. Security rules already had the correct </w:t>
      </w:r>
      <w:r>
        <w:rPr>
          <w:color w:val="000000"/>
        </w:rPr>
        <w:t>/{path=</w:t>
      </w:r>
      <w:r>
        <w:rPr>
          <w:rStyle w:val="Strong"/>
          <w:color w:val="000000"/>
        </w:rPr>
        <w:t>}/publishJobs/{jobId}</w:t>
      </w:r>
      <w:r>
        <w:rPr>
          <w:rStyle w:val="HTMLCode"/>
          <w:b/>
          <w:bCs/>
          <w:color w:val="000000"/>
        </w:rPr>
        <w:t>and</w:t>
      </w:r>
      <w:r>
        <w:rPr>
          <w:rStyle w:val="Strong"/>
          <w:color w:val="000000"/>
        </w:rPr>
        <w:t>/{path=</w:t>
      </w:r>
      <w:r>
        <w:rPr>
          <w:color w:val="000000"/>
        </w:rPr>
        <w:t>}/platformConnections/{connId}</w:t>
      </w:r>
      <w:r>
        <w:rPr>
          <w:rStyle w:val="HTMLCode"/>
          <w:color w:val="000000"/>
        </w:rPr>
        <w:t xml:space="preserve"> collectionGroup patterns for admin reads — no rule change needed. Connect page already used the correct </w:t>
      </w:r>
      <w:proofErr w:type="spellStart"/>
      <w:r>
        <w:rPr>
          <w:rStyle w:val="HTMLCode"/>
          <w:color w:val="000000"/>
        </w:rPr>
        <w:t>subcollection</w:t>
      </w:r>
      <w:proofErr w:type="spellEnd"/>
      <w:r>
        <w:rPr>
          <w:rStyle w:val="HTMLCode"/>
          <w:color w:val="000000"/>
        </w:rPr>
        <w:t xml:space="preserve"> path directly (</w:t>
      </w:r>
      <w:r>
        <w:rPr>
          <w:color w:val="000000"/>
        </w:rPr>
        <w:t>collection(</w:t>
      </w:r>
      <w:proofErr w:type="spellStart"/>
      <w:r>
        <w:rPr>
          <w:color w:val="000000"/>
        </w:rPr>
        <w:t>db</w:t>
      </w:r>
      <w:proofErr w:type="spellEnd"/>
      <w:r>
        <w:rPr>
          <w:color w:val="000000"/>
        </w:rPr>
        <w:t xml:space="preserve">, 'users', </w:t>
      </w:r>
      <w:proofErr w:type="spellStart"/>
      <w:r>
        <w:rPr>
          <w:color w:val="000000"/>
        </w:rPr>
        <w:t>uid</w:t>
      </w:r>
      <w:proofErr w:type="spellEnd"/>
      <w:r>
        <w:rPr>
          <w:color w:val="000000"/>
        </w:rPr>
        <w:t xml:space="preserve">, 'businesses', </w:t>
      </w:r>
      <w:proofErr w:type="spellStart"/>
      <w:r>
        <w:rPr>
          <w:color w:val="000000"/>
        </w:rPr>
        <w:t>bizId</w:t>
      </w:r>
      <w:proofErr w:type="spellEnd"/>
      <w:r>
        <w:rPr>
          <w:color w:val="000000"/>
        </w:rPr>
        <w:t>, '</w:t>
      </w:r>
      <w:proofErr w:type="spellStart"/>
      <w:r>
        <w:rPr>
          <w:color w:val="000000"/>
        </w:rPr>
        <w:t>platformConnections</w:t>
      </w:r>
      <w:proofErr w:type="spellEnd"/>
      <w:r>
        <w:rPr>
          <w:color w:val="000000"/>
        </w:rPr>
        <w:t>')</w:t>
      </w:r>
      <w:r>
        <w:rPr>
          <w:rStyle w:val="HTMLCode"/>
          <w:color w:val="000000"/>
        </w:rPr>
        <w:t>) — no change needed. | | Jul 3, 2026 | </w:t>
      </w:r>
      <w:r>
        <w:rPr>
          <w:color w:val="000000"/>
        </w:rPr>
        <w:t>functions/</w:t>
      </w:r>
      <w:proofErr w:type="spellStart"/>
      <w:r>
        <w:rPr>
          <w:color w:val="000000"/>
        </w:rPr>
        <w:t>index.js</w:t>
      </w:r>
      <w:proofErr w:type="spellEnd"/>
      <w:r>
        <w:rPr>
          <w:rStyle w:val="HTMLCode"/>
          <w:color w:val="000000"/>
        </w:rPr>
        <w:t xml:space="preserve">— </w:t>
      </w:r>
      <w:proofErr w:type="spellStart"/>
      <w:r>
        <w:rPr>
          <w:rStyle w:val="HTMLCode"/>
          <w:color w:val="000000"/>
        </w:rPr>
        <w:t>MEDIUM:</w:t>
      </w:r>
      <w:r>
        <w:rPr>
          <w:color w:val="000000"/>
        </w:rPr>
        <w:t>pendingCheckouts</w:t>
      </w:r>
      <w:r>
        <w:rPr>
          <w:rStyle w:val="HTMLCode"/>
          <w:color w:val="000000"/>
        </w:rPr>
        <w:t>had</w:t>
      </w:r>
      <w:proofErr w:type="spellEnd"/>
      <w:r>
        <w:rPr>
          <w:rStyle w:val="HTMLCode"/>
          <w:color w:val="000000"/>
        </w:rPr>
        <w:t xml:space="preserve"> no expiry field (accumulated forever) | Finding #8.</w:t>
      </w:r>
      <w:r>
        <w:rPr>
          <w:color w:val="000000"/>
        </w:rPr>
        <w:t>createCheckoutSession</w:t>
      </w:r>
      <w:r>
        <w:rPr>
          <w:rStyle w:val="HTMLCode"/>
          <w:color w:val="000000"/>
        </w:rPr>
        <w:t xml:space="preserve">now </w:t>
      </w:r>
      <w:proofErr w:type="spellStart"/>
      <w:r>
        <w:rPr>
          <w:rStyle w:val="HTMLCode"/>
          <w:color w:val="000000"/>
        </w:rPr>
        <w:t>writes</w:t>
      </w:r>
      <w:r>
        <w:rPr>
          <w:color w:val="000000"/>
        </w:rPr>
        <w:t>expiresAt</w:t>
      </w:r>
      <w:proofErr w:type="spellEnd"/>
      <w:r>
        <w:rPr>
          <w:color w:val="000000"/>
        </w:rPr>
        <w:t>: now + 48h</w:t>
      </w:r>
      <w:r>
        <w:rPr>
          <w:rStyle w:val="HTMLCode"/>
          <w:color w:val="000000"/>
        </w:rPr>
        <w:t>alongside</w:t>
      </w:r>
      <w:r>
        <w:rPr>
          <w:color w:val="000000"/>
        </w:rPr>
        <w:t>uid</w:t>
      </w:r>
      <w:r>
        <w:rPr>
          <w:rStyle w:val="HTMLCode"/>
          <w:color w:val="000000"/>
        </w:rPr>
        <w:t>, </w:t>
      </w:r>
      <w:r>
        <w:rPr>
          <w:color w:val="000000"/>
        </w:rPr>
        <w:t>plan</w:t>
      </w:r>
      <w:r>
        <w:rPr>
          <w:rStyle w:val="HTMLCode"/>
          <w:color w:val="000000"/>
        </w:rPr>
        <w:t>, </w:t>
      </w:r>
      <w:proofErr w:type="spellStart"/>
      <w:r>
        <w:rPr>
          <w:color w:val="000000"/>
        </w:rPr>
        <w:t>createdAt</w:t>
      </w:r>
      <w:proofErr w:type="spellEnd"/>
      <w:r>
        <w:rPr>
          <w:rStyle w:val="HTMLCode"/>
          <w:color w:val="000000"/>
        </w:rPr>
        <w:t>. TTL policy task card added to Operate page (Firebase Console Setup section). Deployed </w:t>
      </w:r>
      <w:proofErr w:type="spellStart"/>
      <w:r>
        <w:rPr>
          <w:color w:val="000000"/>
        </w:rPr>
        <w:t>functions:createCheckoutSession</w:t>
      </w:r>
      <w:proofErr w:type="spellEnd"/>
      <w:r>
        <w:rPr>
          <w:rStyle w:val="HTMLCode"/>
          <w:color w:val="000000"/>
        </w:rPr>
        <w:t>. | | Jul 2, 2026 | </w:t>
      </w:r>
      <w:proofErr w:type="spellStart"/>
      <w:r>
        <w:rPr>
          <w:color w:val="000000"/>
        </w:rPr>
        <w:t>BlastyBiz.html</w:t>
      </w:r>
      <w:r>
        <w:rPr>
          <w:rStyle w:val="HTMLCode"/>
          <w:color w:val="000000"/>
        </w:rPr>
        <w:t>+</w:t>
      </w:r>
      <w:r>
        <w:rPr>
          <w:color w:val="000000"/>
        </w:rPr>
        <w:t>global-style.css?v</w:t>
      </w:r>
      <w:proofErr w:type="spellEnd"/>
      <w:r>
        <w:rPr>
          <w:color w:val="000000"/>
        </w:rPr>
        <w:t>=39</w:t>
      </w:r>
      <w:r>
        <w:rPr>
          <w:rStyle w:val="HTMLCode"/>
          <w:color w:val="000000"/>
        </w:rPr>
        <w:t>— 3 mobile bugs fixed | **Bug 1 — "Create Listing" / "Log Out" showing inline on mobile header:**</w:t>
      </w:r>
      <w:proofErr w:type="spellStart"/>
      <w:r>
        <w:rPr>
          <w:color w:val="000000"/>
        </w:rPr>
        <w:t>body.logged</w:t>
      </w:r>
      <w:proofErr w:type="spellEnd"/>
      <w:r>
        <w:rPr>
          <w:color w:val="000000"/>
        </w:rPr>
        <w:t>-in #header__nav-create/logout { display: inline }</w:t>
      </w:r>
      <w:r>
        <w:rPr>
          <w:rStyle w:val="HTMLCode"/>
          <w:color w:val="000000"/>
        </w:rPr>
        <w:t xml:space="preserve">was not inside </w:t>
      </w:r>
      <w:proofErr w:type="spellStart"/>
      <w:r>
        <w:rPr>
          <w:rStyle w:val="HTMLCode"/>
          <w:color w:val="000000"/>
        </w:rPr>
        <w:t>a</w:t>
      </w:r>
      <w:r>
        <w:rPr>
          <w:color w:val="000000"/>
        </w:rPr>
        <w:t>@media</w:t>
      </w:r>
      <w:proofErr w:type="spellEnd"/>
      <w:r>
        <w:rPr>
          <w:color w:val="000000"/>
        </w:rPr>
        <w:t xml:space="preserve"> (min-width: 768px)</w:t>
      </w:r>
      <w:r>
        <w:rPr>
          <w:rStyle w:val="HTMLCode"/>
          <w:color w:val="000000"/>
        </w:rPr>
        <w:t xml:space="preserve">guard, so it overrode the </w:t>
      </w:r>
      <w:proofErr w:type="spellStart"/>
      <w:r>
        <w:rPr>
          <w:rStyle w:val="HTMLCode"/>
          <w:color w:val="000000"/>
        </w:rPr>
        <w:t>mobile</w:t>
      </w:r>
      <w:r>
        <w:rPr>
          <w:color w:val="000000"/>
        </w:rPr>
        <w:t>display</w:t>
      </w:r>
      <w:proofErr w:type="spellEnd"/>
      <w:r>
        <w:rPr>
          <w:color w:val="000000"/>
        </w:rPr>
        <w:t xml:space="preserve">: </w:t>
      </w:r>
      <w:proofErr w:type="spellStart"/>
      <w:r>
        <w:rPr>
          <w:color w:val="000000"/>
        </w:rPr>
        <w:t>none</w:t>
      </w:r>
      <w:r>
        <w:rPr>
          <w:rStyle w:val="HTMLCode"/>
          <w:color w:val="000000"/>
        </w:rPr>
        <w:t>rule</w:t>
      </w:r>
      <w:proofErr w:type="spellEnd"/>
      <w:r>
        <w:rPr>
          <w:rStyle w:val="HTMLCode"/>
          <w:color w:val="000000"/>
        </w:rPr>
        <w:t xml:space="preserve">. </w:t>
      </w:r>
      <w:proofErr w:type="spellStart"/>
      <w:r>
        <w:rPr>
          <w:rStyle w:val="HTMLCode"/>
          <w:color w:val="000000"/>
        </w:rPr>
        <w:t>Nav</w:t>
      </w:r>
      <w:proofErr w:type="spellEnd"/>
      <w:r>
        <w:rPr>
          <w:rStyle w:val="HTMLCode"/>
          <w:color w:val="000000"/>
        </w:rPr>
        <w:t xml:space="preserve"> links were appearing in the header row on mobile, wrapping to two lines and making the header taller than expected. Fix: moved those two rules </w:t>
      </w:r>
      <w:proofErr w:type="spellStart"/>
      <w:r>
        <w:rPr>
          <w:rStyle w:val="HTMLCode"/>
          <w:color w:val="000000"/>
        </w:rPr>
        <w:t>inside</w:t>
      </w:r>
      <w:r>
        <w:rPr>
          <w:color w:val="000000"/>
        </w:rPr>
        <w:t>@media</w:t>
      </w:r>
      <w:proofErr w:type="spellEnd"/>
      <w:r>
        <w:rPr>
          <w:color w:val="000000"/>
        </w:rPr>
        <w:t xml:space="preserve"> (min-width: 768px)</w:t>
      </w:r>
      <w:r>
        <w:rPr>
          <w:rStyle w:val="HTMLCode"/>
          <w:color w:val="000000"/>
        </w:rPr>
        <w:t>. **Bug 2 — Tab bar clipping "PROFILE" to "PROFILI":** </w:t>
      </w:r>
      <w:r>
        <w:rPr>
          <w:color w:val="000000"/>
        </w:rPr>
        <w:t>.</w:t>
      </w:r>
      <w:proofErr w:type="spellStart"/>
      <w:r>
        <w:rPr>
          <w:color w:val="000000"/>
        </w:rPr>
        <w:t>tabs</w:t>
      </w:r>
      <w:r>
        <w:rPr>
          <w:rStyle w:val="HTMLCode"/>
          <w:color w:val="000000"/>
        </w:rPr>
        <w:t>has</w:t>
      </w:r>
      <w:r>
        <w:rPr>
          <w:color w:val="000000"/>
        </w:rPr>
        <w:t>overflow</w:t>
      </w:r>
      <w:proofErr w:type="spellEnd"/>
      <w:r>
        <w:rPr>
          <w:color w:val="000000"/>
        </w:rPr>
        <w:t>: hidden</w:t>
      </w:r>
      <w:r>
        <w:rPr>
          <w:rStyle w:val="HTMLCode"/>
          <w:color w:val="000000"/>
        </w:rPr>
        <w:t>. At 12px font + 1px </w:t>
      </w:r>
      <w:r>
        <w:rPr>
          <w:color w:val="000000"/>
        </w:rPr>
        <w:t>letter-spacing</w:t>
      </w:r>
      <w:r>
        <w:rPr>
          <w:rStyle w:val="HTMLCode"/>
          <w:color w:val="000000"/>
        </w:rPr>
        <w:t xml:space="preserve">+ uppercase + emoji, 4 × 25% tabs overflowed on ~360px screens. Fix: wrapped each tab's emoji </w:t>
      </w:r>
      <w:proofErr w:type="spellStart"/>
      <w:r>
        <w:rPr>
          <w:rStyle w:val="HTMLCode"/>
          <w:color w:val="000000"/>
        </w:rPr>
        <w:t>inand</w:t>
      </w:r>
      <w:proofErr w:type="spellEnd"/>
      <w:r>
        <w:rPr>
          <w:rStyle w:val="HTMLCode"/>
          <w:color w:val="000000"/>
        </w:rPr>
        <w:t xml:space="preserve"> </w:t>
      </w:r>
      <w:proofErr w:type="spellStart"/>
      <w:r>
        <w:rPr>
          <w:rStyle w:val="HTMLCode"/>
          <w:color w:val="000000"/>
        </w:rPr>
        <w:t>added</w:t>
      </w:r>
      <w:r>
        <w:rPr>
          <w:rStyle w:val="tab-icon"/>
          <w:color w:val="000000"/>
        </w:rPr>
        <w:t>@media</w:t>
      </w:r>
      <w:proofErr w:type="spellEnd"/>
      <w:r>
        <w:rPr>
          <w:rStyle w:val="tab-icon"/>
          <w:color w:val="000000"/>
        </w:rPr>
        <w:t xml:space="preserve"> (max-width: 479px)</w:t>
      </w:r>
      <w:r>
        <w:rPr>
          <w:rStyle w:val="HTMLCode"/>
          <w:color w:val="000000"/>
        </w:rPr>
        <w:t xml:space="preserve">rule </w:t>
      </w:r>
      <w:proofErr w:type="spellStart"/>
      <w:r>
        <w:rPr>
          <w:rStyle w:val="HTMLCode"/>
          <w:color w:val="000000"/>
        </w:rPr>
        <w:t>hiding</w:t>
      </w:r>
      <w:r>
        <w:rPr>
          <w:rStyle w:val="tab-icon"/>
          <w:color w:val="000000"/>
        </w:rPr>
        <w:t>.tab</w:t>
      </w:r>
      <w:proofErr w:type="spellEnd"/>
      <w:r>
        <w:rPr>
          <w:rStyle w:val="tab-icon"/>
          <w:color w:val="000000"/>
        </w:rPr>
        <w:t>-icon</w:t>
      </w:r>
      <w:r>
        <w:rPr>
          <w:rStyle w:val="HTMLCode"/>
          <w:color w:val="000000"/>
        </w:rPr>
        <w:t>, reducing </w:t>
      </w:r>
      <w:r>
        <w:rPr>
          <w:rStyle w:val="tab-icon"/>
          <w:color w:val="000000"/>
        </w:rPr>
        <w:t>letter-spacing: 0.3px</w:t>
      </w:r>
      <w:r>
        <w:rPr>
          <w:rStyle w:val="HTMLCode"/>
          <w:color w:val="000000"/>
        </w:rPr>
        <w:t>, </w:t>
      </w:r>
      <w:r>
        <w:rPr>
          <w:rStyle w:val="tab-icon"/>
          <w:color w:val="000000"/>
        </w:rPr>
        <w:t>font-size: 11px</w:t>
      </w:r>
      <w:r>
        <w:rPr>
          <w:rStyle w:val="HTMLCode"/>
          <w:color w:val="000000"/>
        </w:rPr>
        <w:t>, </w:t>
      </w:r>
      <w:r>
        <w:rPr>
          <w:rStyle w:val="tab-icon"/>
          <w:color w:val="000000"/>
        </w:rPr>
        <w:t>padding: 13px 4px</w:t>
      </w:r>
      <w:r>
        <w:rPr>
          <w:rStyle w:val="HTMLCode"/>
          <w:color w:val="000000"/>
        </w:rPr>
        <w:t xml:space="preserve">— all 4 labels now fit. **Bug 3 — Warning banner appearing between header and sticky tab bar:** Caused by Bug 1. The </w:t>
      </w:r>
      <w:proofErr w:type="spellStart"/>
      <w:r>
        <w:rPr>
          <w:rStyle w:val="HTMLCode"/>
          <w:color w:val="000000"/>
        </w:rPr>
        <w:t>nav</w:t>
      </w:r>
      <w:proofErr w:type="spellEnd"/>
      <w:r>
        <w:rPr>
          <w:rStyle w:val="HTMLCode"/>
          <w:color w:val="000000"/>
        </w:rPr>
        <w:t xml:space="preserve"> links made the header </w:t>
      </w:r>
      <w:proofErr w:type="spellStart"/>
      <w:r>
        <w:rPr>
          <w:rStyle w:val="HTMLCode"/>
          <w:color w:val="000000"/>
        </w:rPr>
        <w:t>taller;</w:t>
      </w:r>
      <w:r>
        <w:rPr>
          <w:rStyle w:val="tab-icon"/>
          <w:color w:val="000000"/>
        </w:rPr>
        <w:t>blastybiz-menu.js</w:t>
      </w:r>
      <w:r>
        <w:rPr>
          <w:rStyle w:val="HTMLCode"/>
          <w:color w:val="000000"/>
        </w:rPr>
        <w:t>measured</w:t>
      </w:r>
      <w:proofErr w:type="spellEnd"/>
      <w:r>
        <w:rPr>
          <w:rStyle w:val="HTMLCode"/>
          <w:color w:val="000000"/>
        </w:rPr>
        <w:t xml:space="preserve"> that inflated height and set</w:t>
      </w:r>
      <w:r>
        <w:rPr>
          <w:rStyle w:val="tab-icon"/>
          <w:color w:val="000000"/>
        </w:rPr>
        <w:t xml:space="preserve">--main-offset` accordingly, making the sticky tabs sit lower than the actual header bottom, leaving a visible gap where the banner scrolled into view. Resolved </w:t>
      </w:r>
      <w:r>
        <w:rPr>
          <w:rStyle w:val="tab-icon"/>
          <w:color w:val="000000"/>
        </w:rPr>
        <w:lastRenderedPageBreak/>
        <w:t>automatically when Bug 1 was fixed. CSS bumped v=38→v=39 across all 28 pages. |</w:t>
      </w:r>
    </w:p>
    <w:p w14:paraId="6D000CAA" w14:textId="77777777" w:rsidR="00421C69" w:rsidRDefault="00421C69">
      <w:pPr>
        <w:pStyle w:val="HTMLPreformatted"/>
        <w:ind w:left="720"/>
        <w:rPr>
          <w:color w:val="000000"/>
        </w:rPr>
      </w:pPr>
    </w:p>
    <w:p w14:paraId="35F2CAB9" w14:textId="77777777" w:rsidR="00421C69" w:rsidRDefault="00421C69"/>
    <w:sectPr w:rsidR="00421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Noto Sans CJK JP">
    <w:panose1 w:val="020B0500000000000000"/>
    <w:charset w:val="80"/>
    <w:family w:val="swiss"/>
    <w:pitch w:val="variable"/>
    <w:sig w:usb0="30000083" w:usb1="2BDF3C10" w:usb2="00000016" w:usb3="00000000" w:csb0="002E0107" w:csb1="00000000"/>
  </w:font>
  <w:font w:name="Segoe UI Symbol">
    <w:panose1 w:val="020B0502040204020203"/>
    <w:charset w:val="00"/>
    <w:family w:val="swiss"/>
    <w:pitch w:val="variable"/>
    <w:sig w:usb0="800001E3" w:usb1="1200FFEF" w:usb2="0064C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B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C0D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D13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15E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95F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541105">
    <w:abstractNumId w:val="2"/>
  </w:num>
  <w:num w:numId="2" w16cid:durableId="1811826084">
    <w:abstractNumId w:val="4"/>
  </w:num>
  <w:num w:numId="3" w16cid:durableId="645746293">
    <w:abstractNumId w:val="1"/>
  </w:num>
  <w:num w:numId="4" w16cid:durableId="2052486995">
    <w:abstractNumId w:val="3"/>
  </w:num>
  <w:num w:numId="5" w16cid:durableId="763839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C69"/>
    <w:rsid w:val="00421C69"/>
    <w:rsid w:val="00DF6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41D0BC"/>
  <w15:chartTrackingRefBased/>
  <w15:docId w15:val="{22EC5121-C5A7-324E-87F3-DFF36D060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1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1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C69"/>
    <w:rPr>
      <w:rFonts w:eastAsiaTheme="majorEastAsia" w:cstheme="majorBidi"/>
      <w:color w:val="272727" w:themeColor="text1" w:themeTint="D8"/>
    </w:rPr>
  </w:style>
  <w:style w:type="paragraph" w:styleId="Title">
    <w:name w:val="Title"/>
    <w:basedOn w:val="Normal"/>
    <w:next w:val="Normal"/>
    <w:link w:val="TitleChar"/>
    <w:uiPriority w:val="10"/>
    <w:qFormat/>
    <w:rsid w:val="00421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C69"/>
    <w:pPr>
      <w:spacing w:before="160"/>
      <w:jc w:val="center"/>
    </w:pPr>
    <w:rPr>
      <w:i/>
      <w:iCs/>
      <w:color w:val="404040" w:themeColor="text1" w:themeTint="BF"/>
    </w:rPr>
  </w:style>
  <w:style w:type="character" w:customStyle="1" w:styleId="QuoteChar">
    <w:name w:val="Quote Char"/>
    <w:basedOn w:val="DefaultParagraphFont"/>
    <w:link w:val="Quote"/>
    <w:uiPriority w:val="29"/>
    <w:rsid w:val="00421C69"/>
    <w:rPr>
      <w:i/>
      <w:iCs/>
      <w:color w:val="404040" w:themeColor="text1" w:themeTint="BF"/>
    </w:rPr>
  </w:style>
  <w:style w:type="paragraph" w:styleId="ListParagraph">
    <w:name w:val="List Paragraph"/>
    <w:basedOn w:val="Normal"/>
    <w:uiPriority w:val="34"/>
    <w:qFormat/>
    <w:rsid w:val="00421C69"/>
    <w:pPr>
      <w:ind w:left="720"/>
      <w:contextualSpacing/>
    </w:pPr>
  </w:style>
  <w:style w:type="character" w:styleId="IntenseEmphasis">
    <w:name w:val="Intense Emphasis"/>
    <w:basedOn w:val="DefaultParagraphFont"/>
    <w:uiPriority w:val="21"/>
    <w:qFormat/>
    <w:rsid w:val="00421C69"/>
    <w:rPr>
      <w:i/>
      <w:iCs/>
      <w:color w:val="0F4761" w:themeColor="accent1" w:themeShade="BF"/>
    </w:rPr>
  </w:style>
  <w:style w:type="paragraph" w:styleId="IntenseQuote">
    <w:name w:val="Intense Quote"/>
    <w:basedOn w:val="Normal"/>
    <w:next w:val="Normal"/>
    <w:link w:val="IntenseQuoteChar"/>
    <w:uiPriority w:val="30"/>
    <w:qFormat/>
    <w:rsid w:val="00421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C69"/>
    <w:rPr>
      <w:i/>
      <w:iCs/>
      <w:color w:val="0F4761" w:themeColor="accent1" w:themeShade="BF"/>
    </w:rPr>
  </w:style>
  <w:style w:type="character" w:styleId="IntenseReference">
    <w:name w:val="Intense Reference"/>
    <w:basedOn w:val="DefaultParagraphFont"/>
    <w:uiPriority w:val="32"/>
    <w:qFormat/>
    <w:rsid w:val="00421C69"/>
    <w:rPr>
      <w:b/>
      <w:bCs/>
      <w:smallCaps/>
      <w:color w:val="0F4761" w:themeColor="accent1" w:themeShade="BF"/>
      <w:spacing w:val="5"/>
    </w:rPr>
  </w:style>
  <w:style w:type="paragraph" w:customStyle="1" w:styleId="msonormal0">
    <w:name w:val="msonormal"/>
    <w:basedOn w:val="Normal"/>
    <w:rsid w:val="00421C69"/>
    <w:pPr>
      <w:spacing w:before="100" w:beforeAutospacing="1" w:after="100" w:afterAutospacing="1" w:line="240" w:lineRule="auto"/>
    </w:pPr>
    <w:rPr>
      <w:rFonts w:ascii="Times New Roman" w:hAnsi="Times New Roman" w:cs="Times New Roman"/>
      <w:kern w:val="0"/>
      <w14:ligatures w14:val="none"/>
    </w:rPr>
  </w:style>
  <w:style w:type="paragraph" w:styleId="HTMLPreformatted">
    <w:name w:val="HTML Preformatted"/>
    <w:basedOn w:val="Normal"/>
    <w:link w:val="HTMLPreformattedChar"/>
    <w:uiPriority w:val="99"/>
    <w:unhideWhenUsed/>
    <w:rsid w:val="00421C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21C69"/>
    <w:rPr>
      <w:rFonts w:ascii="Courier New" w:hAnsi="Courier New" w:cs="Courier New"/>
      <w:kern w:val="0"/>
      <w:sz w:val="20"/>
      <w:szCs w:val="20"/>
      <w14:ligatures w14:val="none"/>
    </w:rPr>
  </w:style>
  <w:style w:type="paragraph" w:styleId="NormalWeb">
    <w:name w:val="Normal (Web)"/>
    <w:basedOn w:val="Normal"/>
    <w:uiPriority w:val="99"/>
    <w:semiHidden/>
    <w:unhideWhenUsed/>
    <w:rsid w:val="00421C6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21C69"/>
    <w:rPr>
      <w:b/>
      <w:bCs/>
    </w:rPr>
  </w:style>
  <w:style w:type="character" w:styleId="Hyperlink">
    <w:name w:val="Hyperlink"/>
    <w:basedOn w:val="DefaultParagraphFont"/>
    <w:uiPriority w:val="99"/>
    <w:semiHidden/>
    <w:unhideWhenUsed/>
    <w:rsid w:val="00421C69"/>
    <w:rPr>
      <w:color w:val="0000FF"/>
      <w:u w:val="single"/>
    </w:rPr>
  </w:style>
  <w:style w:type="character" w:styleId="FollowedHyperlink">
    <w:name w:val="FollowedHyperlink"/>
    <w:basedOn w:val="DefaultParagraphFont"/>
    <w:uiPriority w:val="99"/>
    <w:semiHidden/>
    <w:unhideWhenUsed/>
    <w:rsid w:val="00421C69"/>
    <w:rPr>
      <w:color w:val="800080"/>
      <w:u w:val="single"/>
    </w:rPr>
  </w:style>
  <w:style w:type="character" w:styleId="HTMLCode">
    <w:name w:val="HTML Code"/>
    <w:basedOn w:val="DefaultParagraphFont"/>
    <w:uiPriority w:val="99"/>
    <w:semiHidden/>
    <w:unhideWhenUsed/>
    <w:rsid w:val="00421C69"/>
    <w:rPr>
      <w:rFonts w:ascii="Courier New" w:eastAsiaTheme="minorEastAsia" w:hAnsi="Courier New" w:cs="Courier New"/>
      <w:sz w:val="20"/>
      <w:szCs w:val="20"/>
    </w:rPr>
  </w:style>
  <w:style w:type="character" w:styleId="Emphasis">
    <w:name w:val="Emphasis"/>
    <w:basedOn w:val="DefaultParagraphFont"/>
    <w:uiPriority w:val="20"/>
    <w:qFormat/>
    <w:rsid w:val="00421C69"/>
    <w:rPr>
      <w:i/>
      <w:iCs/>
    </w:rPr>
  </w:style>
  <w:style w:type="character" w:customStyle="1" w:styleId="tab-icon">
    <w:name w:val="tab-icon"/>
    <w:basedOn w:val="DefaultParagraphFont"/>
    <w:rsid w:val="00421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blastybiz.com" TargetMode="Externa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info@blastybiz.com" TargetMode="External" /><Relationship Id="rId12" Type="http://schemas.openxmlformats.org/officeDocument/2006/relationships/hyperlink" Target="mailto:info@blastybiz.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info@blastybiz.com" TargetMode="External" /><Relationship Id="rId11" Type="http://schemas.openxmlformats.org/officeDocument/2006/relationships/hyperlink" Target="mailto:info@blastybiz.com" TargetMode="External" /><Relationship Id="rId5" Type="http://schemas.openxmlformats.org/officeDocument/2006/relationships/hyperlink" Target="https://blastybiz-9523e.web.app" TargetMode="External" /><Relationship Id="rId10" Type="http://schemas.openxmlformats.org/officeDocument/2006/relationships/hyperlink" Target="mailto:perceys@gmail.com" TargetMode="External" /><Relationship Id="rId4" Type="http://schemas.openxmlformats.org/officeDocument/2006/relationships/webSettings" Target="webSettings.xml" /><Relationship Id="rId9" Type="http://schemas.openxmlformats.org/officeDocument/2006/relationships/hyperlink" Target="mailto:support@blastybiz.com" TargetMode="Externa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193</Pages>
  <Words>48620</Words>
  <Characters>277140</Characters>
  <Application>Microsoft Office Word</Application>
  <DocSecurity>0</DocSecurity>
  <Lines>2309</Lines>
  <Paragraphs>650</Paragraphs>
  <ScaleCrop>false</ScaleCrop>
  <Company/>
  <LinksUpToDate>false</LinksUpToDate>
  <CharactersWithSpaces>325110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Percey</dc:creator>
  <cp:keywords/>
  <dc:description/>
  <cp:lastModifiedBy>David Percey</cp:lastModifiedBy>
  <cp:revision>2</cp:revision>
  <dcterms:created xsi:type="dcterms:W3CDTF">2026-07-05T03:15:00Z</dcterms:created>
  <dcterms:modified xsi:type="dcterms:W3CDTF">2026-07-05T03:15:00Z</dcterms:modified>
</cp:coreProperties>
</file>